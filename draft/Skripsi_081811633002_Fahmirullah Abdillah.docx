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B39DE" w14:textId="28EDA44E" w:rsidR="00B3276F" w:rsidRDefault="00B3276F" w:rsidP="00B3276F">
      <w:pPr>
        <w:spacing w:line="360" w:lineRule="auto"/>
        <w:jc w:val="center"/>
        <w:rPr>
          <w:rFonts w:cs="Times New Roman"/>
          <w:b/>
          <w:szCs w:val="24"/>
          <w:lang w:val="id-ID"/>
        </w:rPr>
      </w:pPr>
      <w:bookmarkStart w:id="0" w:name="_Toc106188512"/>
      <w:bookmarkStart w:id="1" w:name="_Toc106189191"/>
      <w:bookmarkStart w:id="2" w:name="_Toc106199402"/>
      <w:bookmarkStart w:id="3" w:name="_Toc108648742"/>
      <w:bookmarkStart w:id="4" w:name="_Toc108650501"/>
      <w:bookmarkStart w:id="5" w:name="_Toc108651896"/>
      <w:bookmarkStart w:id="6" w:name="_Toc108684805"/>
      <w:r>
        <w:rPr>
          <w:rFonts w:cs="Times New Roman"/>
          <w:b/>
          <w:szCs w:val="24"/>
          <w:lang w:val="id-ID"/>
        </w:rPr>
        <w:t>SKRIPSI</w:t>
      </w:r>
    </w:p>
    <w:p w14:paraId="46204938" w14:textId="77777777" w:rsidR="00B3276F" w:rsidRDefault="00B3276F" w:rsidP="00B3276F">
      <w:pPr>
        <w:spacing w:line="360" w:lineRule="auto"/>
        <w:jc w:val="center"/>
        <w:rPr>
          <w:rFonts w:cs="Times New Roman"/>
          <w:b/>
          <w:szCs w:val="24"/>
          <w:lang w:val="id-ID"/>
        </w:rPr>
      </w:pPr>
    </w:p>
    <w:p w14:paraId="2B5D5900" w14:textId="3287D972" w:rsidR="00B3276F" w:rsidRPr="00F91FCC" w:rsidRDefault="00B3276F" w:rsidP="00B3276F">
      <w:pPr>
        <w:spacing w:line="360" w:lineRule="auto"/>
        <w:jc w:val="center"/>
        <w:rPr>
          <w:rFonts w:cs="Times New Roman"/>
          <w:b/>
          <w:szCs w:val="24"/>
          <w:lang w:val="id-ID"/>
        </w:rPr>
      </w:pPr>
      <w:bookmarkStart w:id="7" w:name="_Hlk148646409"/>
      <w:r w:rsidRPr="00B3276F">
        <w:rPr>
          <w:rFonts w:cs="Times New Roman"/>
          <w:b/>
          <w:szCs w:val="24"/>
        </w:rPr>
        <w:t>K</w:t>
      </w:r>
      <w:r w:rsidRPr="00B3276F">
        <w:rPr>
          <w:rFonts w:cs="Times New Roman"/>
          <w:b/>
          <w:szCs w:val="24"/>
          <w:lang w:val="en-US"/>
        </w:rPr>
        <w:t>LASTERISASI</w:t>
      </w:r>
      <w:r w:rsidRPr="00B3276F">
        <w:rPr>
          <w:rFonts w:cs="Times New Roman"/>
          <w:b/>
          <w:szCs w:val="24"/>
        </w:rPr>
        <w:t xml:space="preserve"> </w:t>
      </w:r>
      <w:r w:rsidRPr="00B3276F">
        <w:rPr>
          <w:rFonts w:cs="Times New Roman"/>
          <w:b/>
          <w:szCs w:val="24"/>
          <w:lang w:val="en-US"/>
        </w:rPr>
        <w:t>DAN GEOVISUALISASI</w:t>
      </w:r>
      <w:ins w:id="8" w:author="fahmi abdillah" w:date="2022-06-29T19:55:00Z">
        <w:r w:rsidRPr="00B3276F">
          <w:rPr>
            <w:rFonts w:cs="Times New Roman"/>
            <w:b/>
            <w:szCs w:val="24"/>
            <w:lang w:val="en-US"/>
          </w:rPr>
          <w:t xml:space="preserve"> </w:t>
        </w:r>
      </w:ins>
      <w:r w:rsidRPr="00B3276F">
        <w:rPr>
          <w:rFonts w:cs="Times New Roman"/>
          <w:b/>
          <w:i/>
          <w:iCs/>
          <w:szCs w:val="24"/>
          <w:lang w:val="en-US"/>
        </w:rPr>
        <w:t xml:space="preserve">TWEET </w:t>
      </w:r>
      <w:ins w:id="9" w:author="fahmi abdillah" w:date="2022-06-29T19:55:00Z">
        <w:r w:rsidRPr="00B3276F">
          <w:rPr>
            <w:rFonts w:cs="Times New Roman"/>
            <w:b/>
            <w:szCs w:val="24"/>
            <w:lang w:val="en-US"/>
          </w:rPr>
          <w:t>PENYEBARAN</w:t>
        </w:r>
      </w:ins>
      <w:r w:rsidRPr="00B3276F">
        <w:rPr>
          <w:rFonts w:cs="Times New Roman"/>
          <w:b/>
          <w:szCs w:val="24"/>
          <w:lang w:val="en-US"/>
        </w:rPr>
        <w:t xml:space="preserve"> PENYAKIT MENULAR LANGSUNG (STUDI KASUS COVID</w:t>
      </w:r>
      <w:r>
        <w:rPr>
          <w:rFonts w:cs="Times New Roman"/>
          <w:b/>
          <w:szCs w:val="24"/>
          <w:lang w:val="en-US"/>
        </w:rPr>
        <w:t>-19)</w:t>
      </w:r>
    </w:p>
    <w:p w14:paraId="7650BE14" w14:textId="77777777" w:rsidR="00B3276F" w:rsidRDefault="00B3276F" w:rsidP="00B3276F">
      <w:pPr>
        <w:spacing w:line="360" w:lineRule="auto"/>
        <w:jc w:val="center"/>
        <w:rPr>
          <w:rFonts w:cs="Times New Roman"/>
          <w:szCs w:val="24"/>
        </w:rPr>
      </w:pPr>
    </w:p>
    <w:p w14:paraId="1298F450" w14:textId="77777777" w:rsidR="00B3276F" w:rsidRPr="00005E12" w:rsidRDefault="00B3276F" w:rsidP="00B3276F">
      <w:pPr>
        <w:spacing w:line="360" w:lineRule="auto"/>
        <w:jc w:val="center"/>
        <w:rPr>
          <w:rFonts w:cs="Times New Roman"/>
          <w:szCs w:val="24"/>
        </w:rPr>
      </w:pPr>
    </w:p>
    <w:p w14:paraId="10E15C09" w14:textId="77777777" w:rsidR="00B3276F" w:rsidRDefault="00B3276F" w:rsidP="00B3276F">
      <w:pPr>
        <w:spacing w:line="360" w:lineRule="auto"/>
        <w:jc w:val="center"/>
        <w:rPr>
          <w:rFonts w:cs="Times New Roman"/>
          <w:szCs w:val="24"/>
        </w:rPr>
      </w:pPr>
      <w:r w:rsidRPr="008E4E3A">
        <w:rPr>
          <w:rFonts w:eastAsia="Times New Roman"/>
          <w:b/>
          <w:noProof/>
          <w:szCs w:val="24"/>
          <w:lang w:val="id-ID" w:eastAsia="id-ID"/>
        </w:rPr>
        <w:drawing>
          <wp:inline distT="0" distB="0" distL="0" distR="0" wp14:anchorId="6EEE781D" wp14:editId="4D82F4A2">
            <wp:extent cx="2160000" cy="2160000"/>
            <wp:effectExtent l="0" t="0" r="0" b="0"/>
            <wp:docPr id="2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60000" cy="2160000"/>
                    </a:xfrm>
                    <a:prstGeom prst="rect">
                      <a:avLst/>
                    </a:prstGeom>
                    <a:ln/>
                  </pic:spPr>
                </pic:pic>
              </a:graphicData>
            </a:graphic>
          </wp:inline>
        </w:drawing>
      </w:r>
    </w:p>
    <w:p w14:paraId="309476E0" w14:textId="77777777" w:rsidR="00B3276F" w:rsidRDefault="00B3276F" w:rsidP="00B3276F">
      <w:pPr>
        <w:spacing w:line="360" w:lineRule="auto"/>
        <w:jc w:val="center"/>
        <w:rPr>
          <w:rFonts w:cs="Times New Roman"/>
          <w:szCs w:val="24"/>
        </w:rPr>
      </w:pPr>
    </w:p>
    <w:p w14:paraId="4AA12C4B" w14:textId="6E8F341A" w:rsidR="00B3276F" w:rsidRDefault="00B3276F" w:rsidP="00B3276F">
      <w:pPr>
        <w:spacing w:line="360" w:lineRule="auto"/>
        <w:jc w:val="center"/>
        <w:rPr>
          <w:rFonts w:cs="Times New Roman"/>
          <w:szCs w:val="24"/>
        </w:rPr>
      </w:pPr>
    </w:p>
    <w:p w14:paraId="06CECBAD" w14:textId="38606620" w:rsidR="00B3276F" w:rsidRDefault="00B3276F" w:rsidP="00B3276F">
      <w:pPr>
        <w:spacing w:line="360" w:lineRule="auto"/>
        <w:jc w:val="center"/>
        <w:rPr>
          <w:rFonts w:cs="Times New Roman"/>
          <w:szCs w:val="24"/>
        </w:rPr>
      </w:pPr>
    </w:p>
    <w:p w14:paraId="242D0693" w14:textId="1C32BDD6" w:rsidR="00B3276F" w:rsidRPr="00B3276F" w:rsidRDefault="00B3276F" w:rsidP="00B3276F">
      <w:pPr>
        <w:spacing w:line="360" w:lineRule="auto"/>
        <w:jc w:val="center"/>
        <w:rPr>
          <w:rFonts w:cs="Times New Roman"/>
          <w:b/>
          <w:szCs w:val="24"/>
          <w:lang w:val="en-US"/>
        </w:rPr>
      </w:pPr>
      <w:r>
        <w:rPr>
          <w:rFonts w:cs="Times New Roman"/>
          <w:b/>
          <w:szCs w:val="24"/>
          <w:lang w:val="en-US"/>
        </w:rPr>
        <w:t>FAHMIRULLAH ABDILLAH</w:t>
      </w:r>
    </w:p>
    <w:p w14:paraId="6E61FA42" w14:textId="77777777" w:rsidR="00B3276F" w:rsidRDefault="00B3276F" w:rsidP="00B3276F">
      <w:pPr>
        <w:spacing w:line="360" w:lineRule="auto"/>
        <w:jc w:val="center"/>
        <w:rPr>
          <w:rFonts w:cs="Times New Roman"/>
          <w:b/>
          <w:szCs w:val="24"/>
        </w:rPr>
      </w:pPr>
    </w:p>
    <w:p w14:paraId="3FCAB368" w14:textId="5FA5B7F1" w:rsidR="00B3276F" w:rsidRDefault="00B3276F" w:rsidP="00B3276F">
      <w:pPr>
        <w:spacing w:line="360" w:lineRule="auto"/>
        <w:jc w:val="center"/>
        <w:rPr>
          <w:rFonts w:cs="Times New Roman"/>
          <w:b/>
          <w:szCs w:val="24"/>
        </w:rPr>
      </w:pPr>
    </w:p>
    <w:p w14:paraId="738E8724" w14:textId="3DE3742D" w:rsidR="00B3276F" w:rsidRDefault="00B3276F" w:rsidP="00B3276F">
      <w:pPr>
        <w:spacing w:line="360" w:lineRule="auto"/>
        <w:jc w:val="center"/>
        <w:rPr>
          <w:rFonts w:cs="Times New Roman"/>
          <w:b/>
          <w:szCs w:val="24"/>
        </w:rPr>
      </w:pPr>
    </w:p>
    <w:p w14:paraId="59ECC52D" w14:textId="6B553F97" w:rsidR="00B3276F" w:rsidRDefault="00B3276F" w:rsidP="00B3276F">
      <w:pPr>
        <w:spacing w:line="360" w:lineRule="auto"/>
        <w:jc w:val="center"/>
        <w:rPr>
          <w:rFonts w:cs="Times New Roman"/>
          <w:b/>
          <w:szCs w:val="24"/>
        </w:rPr>
      </w:pPr>
    </w:p>
    <w:p w14:paraId="40756171" w14:textId="722800F1" w:rsidR="00B3276F" w:rsidRDefault="00B3276F" w:rsidP="00B3276F">
      <w:pPr>
        <w:spacing w:line="360" w:lineRule="auto"/>
        <w:jc w:val="center"/>
        <w:rPr>
          <w:rFonts w:cs="Times New Roman"/>
          <w:b/>
          <w:szCs w:val="24"/>
        </w:rPr>
      </w:pPr>
    </w:p>
    <w:p w14:paraId="03B9160A" w14:textId="77777777" w:rsidR="00B3276F" w:rsidRDefault="00B3276F" w:rsidP="00B3276F">
      <w:pPr>
        <w:spacing w:line="360" w:lineRule="auto"/>
        <w:jc w:val="center"/>
        <w:rPr>
          <w:rFonts w:cs="Times New Roman"/>
          <w:b/>
          <w:szCs w:val="24"/>
        </w:rPr>
      </w:pPr>
    </w:p>
    <w:p w14:paraId="5E517951" w14:textId="77777777" w:rsidR="00B3276F" w:rsidRPr="00F91FCC" w:rsidRDefault="00B3276F" w:rsidP="00B3276F">
      <w:pPr>
        <w:spacing w:line="360" w:lineRule="auto"/>
        <w:jc w:val="center"/>
        <w:rPr>
          <w:rFonts w:cs="Times New Roman"/>
          <w:b/>
          <w:szCs w:val="24"/>
        </w:rPr>
      </w:pPr>
    </w:p>
    <w:p w14:paraId="76A7FEC6" w14:textId="77777777" w:rsidR="00B3276F" w:rsidRDefault="00B3276F" w:rsidP="00B3276F">
      <w:pPr>
        <w:spacing w:line="360" w:lineRule="auto"/>
        <w:jc w:val="center"/>
        <w:rPr>
          <w:rFonts w:cs="Times New Roman"/>
          <w:b/>
          <w:szCs w:val="24"/>
        </w:rPr>
      </w:pPr>
      <w:r w:rsidRPr="00005E12">
        <w:rPr>
          <w:rFonts w:cs="Times New Roman"/>
          <w:b/>
          <w:szCs w:val="24"/>
        </w:rPr>
        <w:t xml:space="preserve">PROGRAM STUDI </w:t>
      </w:r>
      <w:r>
        <w:rPr>
          <w:rFonts w:cs="Times New Roman"/>
          <w:b/>
          <w:szCs w:val="24"/>
          <w:lang w:val="id-ID"/>
        </w:rPr>
        <w:t xml:space="preserve">S1 </w:t>
      </w:r>
      <w:r w:rsidRPr="00005E12">
        <w:rPr>
          <w:rFonts w:cs="Times New Roman"/>
          <w:b/>
          <w:szCs w:val="24"/>
        </w:rPr>
        <w:t>SISTEM INFORMASI</w:t>
      </w:r>
    </w:p>
    <w:p w14:paraId="25E5F6C8" w14:textId="77777777" w:rsidR="00B3276F" w:rsidRPr="00F91FCC" w:rsidRDefault="00B3276F" w:rsidP="00B3276F">
      <w:pPr>
        <w:spacing w:line="360" w:lineRule="auto"/>
        <w:jc w:val="center"/>
        <w:rPr>
          <w:rFonts w:cs="Times New Roman"/>
          <w:b/>
          <w:szCs w:val="24"/>
          <w:lang w:val="id-ID"/>
        </w:rPr>
      </w:pPr>
      <w:r>
        <w:rPr>
          <w:rFonts w:cs="Times New Roman"/>
          <w:b/>
          <w:szCs w:val="24"/>
          <w:lang w:val="id-ID"/>
        </w:rPr>
        <w:t>DEPARTEMEN MATEMATIKA</w:t>
      </w:r>
    </w:p>
    <w:p w14:paraId="02390C16" w14:textId="77777777" w:rsidR="00B3276F" w:rsidRPr="00005E12" w:rsidRDefault="00B3276F" w:rsidP="00B3276F">
      <w:pPr>
        <w:spacing w:line="360" w:lineRule="auto"/>
        <w:jc w:val="center"/>
        <w:rPr>
          <w:rFonts w:cs="Times New Roman"/>
          <w:b/>
          <w:szCs w:val="24"/>
        </w:rPr>
      </w:pPr>
      <w:r w:rsidRPr="00005E12">
        <w:rPr>
          <w:rFonts w:cs="Times New Roman"/>
          <w:b/>
          <w:szCs w:val="24"/>
        </w:rPr>
        <w:t>FAKULTAS SAINS DAN TEKNOLOGI</w:t>
      </w:r>
    </w:p>
    <w:p w14:paraId="619148A9" w14:textId="77777777" w:rsidR="00B3276F" w:rsidRPr="00005E12" w:rsidRDefault="00B3276F" w:rsidP="00B3276F">
      <w:pPr>
        <w:spacing w:line="360" w:lineRule="auto"/>
        <w:jc w:val="center"/>
        <w:rPr>
          <w:rFonts w:cs="Times New Roman"/>
          <w:b/>
          <w:szCs w:val="24"/>
        </w:rPr>
      </w:pPr>
      <w:r w:rsidRPr="00005E12">
        <w:rPr>
          <w:rFonts w:cs="Times New Roman"/>
          <w:b/>
          <w:szCs w:val="24"/>
        </w:rPr>
        <w:t>UNIVERSITAS AIRLANGGA</w:t>
      </w:r>
    </w:p>
    <w:p w14:paraId="1D9D5CBB" w14:textId="70482E51" w:rsidR="00B3276F" w:rsidRPr="003A29D4" w:rsidRDefault="00B3276F" w:rsidP="00B3276F">
      <w:pPr>
        <w:spacing w:line="360" w:lineRule="auto"/>
        <w:jc w:val="center"/>
        <w:rPr>
          <w:rFonts w:cs="Times New Roman"/>
          <w:b/>
          <w:szCs w:val="24"/>
          <w:lang w:val="en-US"/>
        </w:rPr>
      </w:pPr>
      <w:r>
        <w:rPr>
          <w:rFonts w:cs="Times New Roman"/>
          <w:b/>
          <w:szCs w:val="24"/>
        </w:rPr>
        <w:t>202</w:t>
      </w:r>
      <w:r w:rsidR="003A29D4">
        <w:rPr>
          <w:rFonts w:cs="Times New Roman"/>
          <w:b/>
          <w:szCs w:val="24"/>
          <w:lang w:val="en-US"/>
        </w:rPr>
        <w:t>3</w:t>
      </w:r>
    </w:p>
    <w:bookmarkEnd w:id="7"/>
    <w:p w14:paraId="79D84A44" w14:textId="77777777" w:rsidR="00B3276F" w:rsidRDefault="00B3276F" w:rsidP="00B3276F">
      <w:pPr>
        <w:spacing w:after="160" w:line="259" w:lineRule="auto"/>
        <w:rPr>
          <w:rFonts w:cs="Times New Roman"/>
          <w:b/>
          <w:szCs w:val="24"/>
          <w:lang w:val="id-ID"/>
        </w:rPr>
      </w:pPr>
      <w:r>
        <w:rPr>
          <w:rFonts w:cs="Times New Roman"/>
          <w:b/>
          <w:szCs w:val="24"/>
          <w:lang w:val="id-ID"/>
        </w:rPr>
        <w:br w:type="page"/>
      </w:r>
      <w:bookmarkStart w:id="10" w:name="_Toc115358252"/>
    </w:p>
    <w:p w14:paraId="19019A59" w14:textId="48A30789" w:rsidR="00B3276F" w:rsidRDefault="00B3276F" w:rsidP="00B3276F">
      <w:pPr>
        <w:spacing w:after="160" w:line="259" w:lineRule="auto"/>
        <w:jc w:val="center"/>
        <w:rPr>
          <w:rFonts w:cs="Times New Roman"/>
          <w:b/>
          <w:lang w:val="id-ID"/>
        </w:rPr>
      </w:pPr>
      <w:r w:rsidRPr="0067105D">
        <w:rPr>
          <w:rFonts w:cs="Times New Roman"/>
          <w:b/>
          <w:lang w:val="id-ID"/>
        </w:rPr>
        <w:lastRenderedPageBreak/>
        <w:t>SKRIPSI</w:t>
      </w:r>
      <w:bookmarkEnd w:id="10"/>
    </w:p>
    <w:p w14:paraId="7307E1D6" w14:textId="77777777" w:rsidR="00B3276F" w:rsidRPr="00B3276F" w:rsidRDefault="00B3276F" w:rsidP="00B3276F">
      <w:pPr>
        <w:spacing w:after="160" w:line="259" w:lineRule="auto"/>
        <w:jc w:val="center"/>
        <w:rPr>
          <w:rFonts w:cs="Times New Roman"/>
          <w:b/>
          <w:szCs w:val="24"/>
          <w:lang w:val="id-ID"/>
        </w:rPr>
      </w:pPr>
    </w:p>
    <w:p w14:paraId="7A03F83A" w14:textId="77777777" w:rsidR="00B3276F" w:rsidRPr="00F91FCC" w:rsidRDefault="00B3276F" w:rsidP="00B3276F">
      <w:pPr>
        <w:spacing w:line="360" w:lineRule="auto"/>
        <w:jc w:val="center"/>
        <w:rPr>
          <w:rFonts w:cs="Times New Roman"/>
          <w:b/>
          <w:szCs w:val="24"/>
          <w:lang w:val="id-ID"/>
        </w:rPr>
      </w:pPr>
      <w:bookmarkStart w:id="11" w:name="_Hlk148646731"/>
      <w:r w:rsidRPr="00B3276F">
        <w:rPr>
          <w:rFonts w:cs="Times New Roman"/>
          <w:b/>
          <w:szCs w:val="24"/>
        </w:rPr>
        <w:t>K</w:t>
      </w:r>
      <w:r w:rsidRPr="00B3276F">
        <w:rPr>
          <w:rFonts w:cs="Times New Roman"/>
          <w:b/>
          <w:szCs w:val="24"/>
          <w:lang w:val="en-US"/>
        </w:rPr>
        <w:t>LASTERISASI</w:t>
      </w:r>
      <w:r w:rsidRPr="00B3276F">
        <w:rPr>
          <w:rFonts w:cs="Times New Roman"/>
          <w:b/>
          <w:szCs w:val="24"/>
        </w:rPr>
        <w:t xml:space="preserve"> </w:t>
      </w:r>
      <w:r w:rsidRPr="00B3276F">
        <w:rPr>
          <w:rFonts w:cs="Times New Roman"/>
          <w:b/>
          <w:szCs w:val="24"/>
          <w:lang w:val="en-US"/>
        </w:rPr>
        <w:t>DAN GEOVISUALISASI</w:t>
      </w:r>
      <w:ins w:id="12" w:author="fahmi abdillah" w:date="2022-06-29T19:55:00Z">
        <w:r w:rsidRPr="00B3276F">
          <w:rPr>
            <w:rFonts w:cs="Times New Roman"/>
            <w:b/>
            <w:szCs w:val="24"/>
            <w:lang w:val="en-US"/>
          </w:rPr>
          <w:t xml:space="preserve"> </w:t>
        </w:r>
      </w:ins>
      <w:r w:rsidRPr="00B3276F">
        <w:rPr>
          <w:rFonts w:cs="Times New Roman"/>
          <w:b/>
          <w:i/>
          <w:iCs/>
          <w:szCs w:val="24"/>
          <w:lang w:val="en-US"/>
        </w:rPr>
        <w:t xml:space="preserve">TWEET </w:t>
      </w:r>
      <w:ins w:id="13" w:author="fahmi abdillah" w:date="2022-06-29T19:55:00Z">
        <w:r w:rsidRPr="00B3276F">
          <w:rPr>
            <w:rFonts w:cs="Times New Roman"/>
            <w:b/>
            <w:szCs w:val="24"/>
            <w:lang w:val="en-US"/>
          </w:rPr>
          <w:t>PENYEBARAN</w:t>
        </w:r>
      </w:ins>
      <w:r w:rsidRPr="00B3276F">
        <w:rPr>
          <w:rFonts w:cs="Times New Roman"/>
          <w:b/>
          <w:szCs w:val="24"/>
          <w:lang w:val="en-US"/>
        </w:rPr>
        <w:t xml:space="preserve"> PENYAKIT MENULAR LANGSUNG (STUDI KASUS COVID</w:t>
      </w:r>
      <w:r>
        <w:rPr>
          <w:rFonts w:cs="Times New Roman"/>
          <w:b/>
          <w:szCs w:val="24"/>
          <w:lang w:val="en-US"/>
        </w:rPr>
        <w:t>-19)</w:t>
      </w:r>
    </w:p>
    <w:p w14:paraId="1EFE0729" w14:textId="77777777" w:rsidR="00B3276F" w:rsidRPr="00F91FCC" w:rsidRDefault="00B3276F" w:rsidP="00B3276F">
      <w:pPr>
        <w:spacing w:line="360" w:lineRule="auto"/>
        <w:jc w:val="center"/>
        <w:rPr>
          <w:rFonts w:cs="Times New Roman"/>
          <w:b/>
          <w:szCs w:val="24"/>
          <w:lang w:val="id-ID"/>
        </w:rPr>
      </w:pPr>
    </w:p>
    <w:p w14:paraId="0BEA57D6" w14:textId="77777777" w:rsidR="00B3276F" w:rsidRDefault="00B3276F" w:rsidP="00B3276F">
      <w:pPr>
        <w:spacing w:line="360" w:lineRule="auto"/>
        <w:jc w:val="center"/>
        <w:rPr>
          <w:rFonts w:cs="Times New Roman"/>
          <w:szCs w:val="24"/>
        </w:rPr>
      </w:pPr>
    </w:p>
    <w:p w14:paraId="383856A1" w14:textId="77777777" w:rsidR="00B3276F" w:rsidRPr="00005E12" w:rsidRDefault="00B3276F" w:rsidP="00B3276F">
      <w:pPr>
        <w:spacing w:line="360" w:lineRule="auto"/>
        <w:jc w:val="center"/>
        <w:rPr>
          <w:rFonts w:cs="Times New Roman"/>
          <w:szCs w:val="24"/>
        </w:rPr>
      </w:pPr>
    </w:p>
    <w:p w14:paraId="64602691" w14:textId="77777777" w:rsidR="00B3276F" w:rsidRDefault="00B3276F" w:rsidP="00B3276F">
      <w:pPr>
        <w:spacing w:line="360" w:lineRule="auto"/>
        <w:jc w:val="center"/>
        <w:rPr>
          <w:rFonts w:cs="Times New Roman"/>
          <w:szCs w:val="24"/>
        </w:rPr>
      </w:pPr>
      <w:r w:rsidRPr="008E4E3A">
        <w:rPr>
          <w:rFonts w:eastAsia="Times New Roman"/>
          <w:b/>
          <w:noProof/>
          <w:szCs w:val="24"/>
          <w:lang w:val="id-ID" w:eastAsia="id-ID"/>
        </w:rPr>
        <w:drawing>
          <wp:inline distT="0" distB="0" distL="0" distR="0" wp14:anchorId="33EFCDAF" wp14:editId="11B27C75">
            <wp:extent cx="2160000" cy="21600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60000" cy="2160000"/>
                    </a:xfrm>
                    <a:prstGeom prst="rect">
                      <a:avLst/>
                    </a:prstGeom>
                    <a:ln/>
                  </pic:spPr>
                </pic:pic>
              </a:graphicData>
            </a:graphic>
          </wp:inline>
        </w:drawing>
      </w:r>
    </w:p>
    <w:p w14:paraId="57B47ED6" w14:textId="77777777" w:rsidR="00B3276F" w:rsidRDefault="00B3276F" w:rsidP="00B3276F">
      <w:pPr>
        <w:spacing w:line="360" w:lineRule="auto"/>
        <w:jc w:val="center"/>
        <w:rPr>
          <w:rFonts w:cs="Times New Roman"/>
          <w:szCs w:val="24"/>
        </w:rPr>
      </w:pPr>
    </w:p>
    <w:p w14:paraId="4272C2BD" w14:textId="12657F06" w:rsidR="00B3276F" w:rsidRDefault="00B3276F" w:rsidP="00B3276F">
      <w:pPr>
        <w:spacing w:line="360" w:lineRule="auto"/>
        <w:jc w:val="center"/>
        <w:rPr>
          <w:rFonts w:cs="Times New Roman"/>
          <w:szCs w:val="24"/>
        </w:rPr>
      </w:pPr>
    </w:p>
    <w:p w14:paraId="5AC6B576" w14:textId="77777777" w:rsidR="00B3276F" w:rsidRPr="00005E12" w:rsidRDefault="00B3276F" w:rsidP="00B3276F">
      <w:pPr>
        <w:spacing w:line="360" w:lineRule="auto"/>
        <w:jc w:val="center"/>
        <w:rPr>
          <w:rFonts w:cs="Times New Roman"/>
          <w:szCs w:val="24"/>
        </w:rPr>
      </w:pPr>
    </w:p>
    <w:p w14:paraId="47A5B52F" w14:textId="09F76258" w:rsidR="00B3276F" w:rsidRPr="00B3276F" w:rsidRDefault="00B3276F" w:rsidP="00B3276F">
      <w:pPr>
        <w:spacing w:line="360" w:lineRule="auto"/>
        <w:jc w:val="center"/>
        <w:rPr>
          <w:rFonts w:cs="Times New Roman"/>
          <w:b/>
          <w:szCs w:val="24"/>
          <w:lang w:val="en-US"/>
        </w:rPr>
      </w:pPr>
      <w:r>
        <w:rPr>
          <w:rFonts w:cs="Times New Roman"/>
          <w:b/>
          <w:szCs w:val="24"/>
          <w:lang w:val="en-US"/>
        </w:rPr>
        <w:t>FAHMIRULLAH ABDILLAH</w:t>
      </w:r>
    </w:p>
    <w:p w14:paraId="3B24B4D3" w14:textId="7D40C91C" w:rsidR="00B3276F" w:rsidRPr="00B3276F" w:rsidRDefault="00B3276F" w:rsidP="00B3276F">
      <w:pPr>
        <w:spacing w:line="360" w:lineRule="auto"/>
        <w:jc w:val="center"/>
        <w:rPr>
          <w:rFonts w:cs="Times New Roman"/>
          <w:b/>
          <w:szCs w:val="24"/>
          <w:lang w:val="en-US"/>
        </w:rPr>
      </w:pPr>
      <w:r>
        <w:rPr>
          <w:rFonts w:cs="Times New Roman"/>
          <w:b/>
          <w:szCs w:val="24"/>
          <w:lang w:val="id-ID"/>
        </w:rPr>
        <w:t>0818116330</w:t>
      </w:r>
      <w:r>
        <w:rPr>
          <w:rFonts w:cs="Times New Roman"/>
          <w:b/>
          <w:szCs w:val="24"/>
          <w:lang w:val="en-US"/>
        </w:rPr>
        <w:t>02</w:t>
      </w:r>
    </w:p>
    <w:p w14:paraId="0A39D9F3" w14:textId="142C571F" w:rsidR="00B3276F" w:rsidRDefault="00B3276F" w:rsidP="00B3276F">
      <w:pPr>
        <w:spacing w:line="360" w:lineRule="auto"/>
        <w:jc w:val="center"/>
        <w:rPr>
          <w:rFonts w:cs="Times New Roman"/>
          <w:b/>
          <w:szCs w:val="24"/>
        </w:rPr>
      </w:pPr>
    </w:p>
    <w:p w14:paraId="0416FF48" w14:textId="014C176C" w:rsidR="00B3276F" w:rsidRDefault="00B3276F" w:rsidP="00B3276F">
      <w:pPr>
        <w:spacing w:line="360" w:lineRule="auto"/>
        <w:jc w:val="center"/>
        <w:rPr>
          <w:rFonts w:cs="Times New Roman"/>
          <w:b/>
          <w:szCs w:val="24"/>
        </w:rPr>
      </w:pPr>
    </w:p>
    <w:p w14:paraId="5F2B286E" w14:textId="15BAE586" w:rsidR="00B3276F" w:rsidRDefault="00B3276F" w:rsidP="00B3276F">
      <w:pPr>
        <w:spacing w:line="360" w:lineRule="auto"/>
        <w:jc w:val="center"/>
        <w:rPr>
          <w:rFonts w:cs="Times New Roman"/>
          <w:b/>
          <w:szCs w:val="24"/>
        </w:rPr>
      </w:pPr>
    </w:p>
    <w:p w14:paraId="686AE3D7" w14:textId="77777777" w:rsidR="00B3276F" w:rsidRPr="00F91FCC" w:rsidRDefault="00B3276F" w:rsidP="00B3276F">
      <w:pPr>
        <w:spacing w:line="360" w:lineRule="auto"/>
        <w:jc w:val="center"/>
        <w:rPr>
          <w:rFonts w:cs="Times New Roman"/>
          <w:b/>
          <w:szCs w:val="24"/>
        </w:rPr>
      </w:pPr>
    </w:p>
    <w:p w14:paraId="67B3A185" w14:textId="77777777" w:rsidR="00B3276F" w:rsidRDefault="00B3276F" w:rsidP="00B3276F">
      <w:pPr>
        <w:spacing w:line="360" w:lineRule="auto"/>
        <w:jc w:val="center"/>
        <w:rPr>
          <w:rFonts w:cs="Times New Roman"/>
          <w:b/>
          <w:szCs w:val="24"/>
        </w:rPr>
      </w:pPr>
      <w:r w:rsidRPr="00005E12">
        <w:rPr>
          <w:rFonts w:cs="Times New Roman"/>
          <w:b/>
          <w:szCs w:val="24"/>
        </w:rPr>
        <w:t xml:space="preserve">PROGRAM STUDI </w:t>
      </w:r>
      <w:r>
        <w:rPr>
          <w:rFonts w:cs="Times New Roman"/>
          <w:b/>
          <w:szCs w:val="24"/>
          <w:lang w:val="id-ID"/>
        </w:rPr>
        <w:t xml:space="preserve">S1 </w:t>
      </w:r>
      <w:r w:rsidRPr="00005E12">
        <w:rPr>
          <w:rFonts w:cs="Times New Roman"/>
          <w:b/>
          <w:szCs w:val="24"/>
        </w:rPr>
        <w:t>SISTEM INFORMASI</w:t>
      </w:r>
    </w:p>
    <w:p w14:paraId="7148532A" w14:textId="77777777" w:rsidR="00B3276F" w:rsidRPr="00F91FCC" w:rsidRDefault="00B3276F" w:rsidP="00B3276F">
      <w:pPr>
        <w:spacing w:line="360" w:lineRule="auto"/>
        <w:jc w:val="center"/>
        <w:rPr>
          <w:rFonts w:cs="Times New Roman"/>
          <w:b/>
          <w:szCs w:val="24"/>
          <w:lang w:val="id-ID"/>
        </w:rPr>
      </w:pPr>
      <w:r>
        <w:rPr>
          <w:rFonts w:cs="Times New Roman"/>
          <w:b/>
          <w:szCs w:val="24"/>
          <w:lang w:val="id-ID"/>
        </w:rPr>
        <w:t>DEPARTEMEN MATEMATIKA</w:t>
      </w:r>
    </w:p>
    <w:p w14:paraId="7EAB6904" w14:textId="77777777" w:rsidR="00B3276F" w:rsidRPr="00005E12" w:rsidRDefault="00B3276F" w:rsidP="00B3276F">
      <w:pPr>
        <w:spacing w:line="360" w:lineRule="auto"/>
        <w:jc w:val="center"/>
        <w:rPr>
          <w:rFonts w:cs="Times New Roman"/>
          <w:b/>
          <w:szCs w:val="24"/>
        </w:rPr>
      </w:pPr>
      <w:r w:rsidRPr="00005E12">
        <w:rPr>
          <w:rFonts w:cs="Times New Roman"/>
          <w:b/>
          <w:szCs w:val="24"/>
        </w:rPr>
        <w:t>FAKULTAS SAINS DAN TEKNOLOGI</w:t>
      </w:r>
    </w:p>
    <w:p w14:paraId="10E8BAEA" w14:textId="16F1D9E0" w:rsidR="00B3276F" w:rsidRDefault="00B3276F" w:rsidP="00B3276F">
      <w:pPr>
        <w:spacing w:line="360" w:lineRule="auto"/>
        <w:jc w:val="center"/>
        <w:rPr>
          <w:rFonts w:cs="Times New Roman"/>
          <w:b/>
          <w:szCs w:val="24"/>
        </w:rPr>
      </w:pPr>
      <w:r w:rsidRPr="00005E12">
        <w:rPr>
          <w:rFonts w:cs="Times New Roman"/>
          <w:b/>
          <w:szCs w:val="24"/>
        </w:rPr>
        <w:t>UNIVERSITAS AIRLANGGA</w:t>
      </w:r>
    </w:p>
    <w:p w14:paraId="57401C66" w14:textId="71D5F5EC" w:rsidR="00DE6C1F" w:rsidRPr="00DE6C1F" w:rsidRDefault="00DE6C1F" w:rsidP="00B3276F">
      <w:pPr>
        <w:spacing w:line="360" w:lineRule="auto"/>
        <w:jc w:val="center"/>
        <w:rPr>
          <w:rFonts w:cs="Times New Roman"/>
          <w:b/>
          <w:szCs w:val="24"/>
          <w:lang w:val="en-US"/>
        </w:rPr>
      </w:pPr>
      <w:r>
        <w:rPr>
          <w:rFonts w:cs="Times New Roman"/>
          <w:b/>
          <w:szCs w:val="24"/>
          <w:lang w:val="en-US"/>
        </w:rPr>
        <w:t>202</w:t>
      </w:r>
      <w:r w:rsidR="003A29D4">
        <w:rPr>
          <w:rFonts w:cs="Times New Roman"/>
          <w:b/>
          <w:szCs w:val="24"/>
          <w:lang w:val="en-US"/>
        </w:rPr>
        <w:t>3</w:t>
      </w:r>
    </w:p>
    <w:bookmarkEnd w:id="11"/>
    <w:p w14:paraId="24B01DCF" w14:textId="77777777" w:rsidR="00DE6C1F" w:rsidRDefault="00DE6C1F" w:rsidP="00B3276F">
      <w:pPr>
        <w:jc w:val="center"/>
        <w:rPr>
          <w:rFonts w:cs="Times New Roman"/>
          <w:b/>
          <w:szCs w:val="24"/>
        </w:rPr>
      </w:pPr>
    </w:p>
    <w:p w14:paraId="739FDB1D" w14:textId="77777777" w:rsidR="00DE6C1F" w:rsidRDefault="00DE6C1F">
      <w:pPr>
        <w:rPr>
          <w:rFonts w:cs="Times New Roman"/>
          <w:b/>
          <w:szCs w:val="24"/>
        </w:rPr>
      </w:pPr>
      <w:r>
        <w:rPr>
          <w:rFonts w:cs="Times New Roman"/>
          <w:b/>
          <w:szCs w:val="24"/>
        </w:rPr>
        <w:br w:type="page"/>
      </w:r>
    </w:p>
    <w:p w14:paraId="0EDC2733" w14:textId="77777777" w:rsidR="00DE6C1F" w:rsidRPr="00F91FCC" w:rsidRDefault="00DE6C1F" w:rsidP="00DE6C1F">
      <w:pPr>
        <w:spacing w:line="360" w:lineRule="auto"/>
        <w:jc w:val="center"/>
        <w:rPr>
          <w:rFonts w:cs="Times New Roman"/>
          <w:b/>
          <w:szCs w:val="24"/>
          <w:lang w:val="id-ID"/>
        </w:rPr>
      </w:pPr>
      <w:bookmarkStart w:id="14" w:name="_Hlk148646803"/>
      <w:r w:rsidRPr="00B3276F">
        <w:rPr>
          <w:rFonts w:cs="Times New Roman"/>
          <w:b/>
          <w:szCs w:val="24"/>
        </w:rPr>
        <w:lastRenderedPageBreak/>
        <w:t>K</w:t>
      </w:r>
      <w:r w:rsidRPr="00B3276F">
        <w:rPr>
          <w:rFonts w:cs="Times New Roman"/>
          <w:b/>
          <w:szCs w:val="24"/>
          <w:lang w:val="en-US"/>
        </w:rPr>
        <w:t>LASTERISASI</w:t>
      </w:r>
      <w:r w:rsidRPr="00B3276F">
        <w:rPr>
          <w:rFonts w:cs="Times New Roman"/>
          <w:b/>
          <w:szCs w:val="24"/>
        </w:rPr>
        <w:t xml:space="preserve"> </w:t>
      </w:r>
      <w:r w:rsidRPr="00B3276F">
        <w:rPr>
          <w:rFonts w:cs="Times New Roman"/>
          <w:b/>
          <w:szCs w:val="24"/>
          <w:lang w:val="en-US"/>
        </w:rPr>
        <w:t>DAN GEOVISUALISASI</w:t>
      </w:r>
      <w:ins w:id="15" w:author="fahmi abdillah" w:date="2022-06-29T19:55:00Z">
        <w:r w:rsidRPr="00B3276F">
          <w:rPr>
            <w:rFonts w:cs="Times New Roman"/>
            <w:b/>
            <w:szCs w:val="24"/>
            <w:lang w:val="en-US"/>
          </w:rPr>
          <w:t xml:space="preserve"> </w:t>
        </w:r>
      </w:ins>
      <w:r w:rsidRPr="00B3276F">
        <w:rPr>
          <w:rFonts w:cs="Times New Roman"/>
          <w:b/>
          <w:i/>
          <w:iCs/>
          <w:szCs w:val="24"/>
          <w:lang w:val="en-US"/>
        </w:rPr>
        <w:t xml:space="preserve">TWEET </w:t>
      </w:r>
      <w:ins w:id="16" w:author="fahmi abdillah" w:date="2022-06-29T19:55:00Z">
        <w:r w:rsidRPr="00B3276F">
          <w:rPr>
            <w:rFonts w:cs="Times New Roman"/>
            <w:b/>
            <w:szCs w:val="24"/>
            <w:lang w:val="en-US"/>
          </w:rPr>
          <w:t>PENYEBARAN</w:t>
        </w:r>
      </w:ins>
      <w:r w:rsidRPr="00B3276F">
        <w:rPr>
          <w:rFonts w:cs="Times New Roman"/>
          <w:b/>
          <w:szCs w:val="24"/>
          <w:lang w:val="en-US"/>
        </w:rPr>
        <w:t xml:space="preserve"> PENYAKIT MENULAR LANGSUNG (STUDI KASUS COVID</w:t>
      </w:r>
      <w:r>
        <w:rPr>
          <w:rFonts w:cs="Times New Roman"/>
          <w:b/>
          <w:szCs w:val="24"/>
          <w:lang w:val="en-US"/>
        </w:rPr>
        <w:t>-19)</w:t>
      </w:r>
    </w:p>
    <w:p w14:paraId="74151F56" w14:textId="6ADF2D5D" w:rsidR="00DE6C1F" w:rsidRPr="00F91FCC" w:rsidRDefault="00DE6C1F" w:rsidP="00DE6C1F">
      <w:pPr>
        <w:spacing w:line="360" w:lineRule="auto"/>
        <w:jc w:val="center"/>
        <w:rPr>
          <w:rFonts w:cs="Times New Roman"/>
          <w:b/>
          <w:szCs w:val="24"/>
          <w:lang w:val="id-ID"/>
        </w:rPr>
      </w:pPr>
    </w:p>
    <w:p w14:paraId="69600E8A" w14:textId="77777777" w:rsidR="00DE6C1F" w:rsidRPr="00684434" w:rsidRDefault="00DE6C1F" w:rsidP="00DE6C1F">
      <w:pPr>
        <w:spacing w:after="160" w:line="360" w:lineRule="auto"/>
        <w:jc w:val="both"/>
        <w:rPr>
          <w:lang w:val="en-US"/>
        </w:rPr>
      </w:pPr>
    </w:p>
    <w:p w14:paraId="251ABE58" w14:textId="77777777" w:rsidR="00DE6C1F" w:rsidRPr="00684434" w:rsidRDefault="00DE6C1F" w:rsidP="00DE6C1F">
      <w:pPr>
        <w:spacing w:after="160" w:line="360" w:lineRule="auto"/>
        <w:jc w:val="center"/>
        <w:rPr>
          <w:lang w:val="en-US"/>
        </w:rPr>
      </w:pPr>
      <w:r w:rsidRPr="00684434">
        <w:rPr>
          <w:b/>
          <w:bCs/>
          <w:lang w:val="en-US"/>
        </w:rPr>
        <w:t>SKRIPSI</w:t>
      </w:r>
    </w:p>
    <w:p w14:paraId="0E04F343" w14:textId="77777777" w:rsidR="00DE6C1F" w:rsidRPr="00684434" w:rsidRDefault="00DE6C1F" w:rsidP="00DE6C1F">
      <w:pPr>
        <w:spacing w:after="160" w:line="360" w:lineRule="auto"/>
        <w:ind w:left="-142" w:right="-285"/>
        <w:jc w:val="center"/>
        <w:rPr>
          <w:lang w:val="en-US"/>
        </w:rPr>
      </w:pPr>
      <w:r w:rsidRPr="00684434">
        <w:rPr>
          <w:b/>
          <w:bCs/>
          <w:lang w:val="en-US"/>
        </w:rPr>
        <w:t>Sebagai Salah Satu Syarat Untuk Memperoleh Gelar Sarjana Komputer Bidang</w:t>
      </w:r>
      <w:r w:rsidRPr="00684434">
        <w:rPr>
          <w:spacing w:val="-57"/>
          <w:lang w:val="en-US"/>
        </w:rPr>
        <w:t xml:space="preserve"> </w:t>
      </w:r>
      <w:r w:rsidRPr="00684434">
        <w:rPr>
          <w:b/>
          <w:bCs/>
          <w:lang w:val="en-US"/>
        </w:rPr>
        <w:t>Sistem</w:t>
      </w:r>
      <w:r w:rsidRPr="00684434">
        <w:rPr>
          <w:b/>
          <w:bCs/>
          <w:spacing w:val="1"/>
          <w:lang w:val="en-US"/>
        </w:rPr>
        <w:t xml:space="preserve"> </w:t>
      </w:r>
      <w:r w:rsidRPr="00684434">
        <w:rPr>
          <w:b/>
          <w:bCs/>
          <w:lang w:val="en-US"/>
        </w:rPr>
        <w:t>Informasi</w:t>
      </w:r>
      <w:r w:rsidRPr="00684434">
        <w:rPr>
          <w:b/>
          <w:bCs/>
          <w:spacing w:val="-3"/>
          <w:lang w:val="en-US"/>
        </w:rPr>
        <w:t xml:space="preserve"> </w:t>
      </w:r>
      <w:r w:rsidRPr="00684434">
        <w:rPr>
          <w:b/>
          <w:bCs/>
          <w:lang w:val="en-US"/>
        </w:rPr>
        <w:t>Pada</w:t>
      </w:r>
      <w:r w:rsidRPr="00684434">
        <w:rPr>
          <w:b/>
          <w:bCs/>
          <w:spacing w:val="-4"/>
          <w:lang w:val="en-US"/>
        </w:rPr>
        <w:t xml:space="preserve"> </w:t>
      </w:r>
      <w:r w:rsidRPr="00684434">
        <w:rPr>
          <w:b/>
          <w:bCs/>
          <w:lang w:val="en-US"/>
        </w:rPr>
        <w:t>Fakultas</w:t>
      </w:r>
      <w:r w:rsidRPr="00684434">
        <w:rPr>
          <w:b/>
          <w:bCs/>
          <w:spacing w:val="-1"/>
          <w:lang w:val="en-US"/>
        </w:rPr>
        <w:t xml:space="preserve"> </w:t>
      </w:r>
      <w:r w:rsidRPr="00684434">
        <w:rPr>
          <w:b/>
          <w:bCs/>
          <w:lang w:val="en-US"/>
        </w:rPr>
        <w:t>Sains</w:t>
      </w:r>
      <w:r w:rsidRPr="00684434">
        <w:rPr>
          <w:b/>
          <w:bCs/>
          <w:spacing w:val="-2"/>
          <w:lang w:val="en-US"/>
        </w:rPr>
        <w:t xml:space="preserve"> </w:t>
      </w:r>
      <w:r w:rsidRPr="00684434">
        <w:rPr>
          <w:b/>
          <w:bCs/>
          <w:lang w:val="en-US"/>
        </w:rPr>
        <w:t>Dan</w:t>
      </w:r>
      <w:r w:rsidRPr="00684434">
        <w:rPr>
          <w:b/>
          <w:bCs/>
          <w:spacing w:val="-4"/>
          <w:lang w:val="en-US"/>
        </w:rPr>
        <w:t xml:space="preserve"> </w:t>
      </w:r>
      <w:r w:rsidRPr="00684434">
        <w:rPr>
          <w:b/>
          <w:bCs/>
          <w:lang w:val="en-US"/>
        </w:rPr>
        <w:t>Teknologi</w:t>
      </w:r>
      <w:r w:rsidRPr="00684434">
        <w:rPr>
          <w:b/>
          <w:bCs/>
          <w:spacing w:val="1"/>
          <w:lang w:val="en-US"/>
        </w:rPr>
        <w:t xml:space="preserve"> </w:t>
      </w:r>
      <w:r w:rsidRPr="00684434">
        <w:rPr>
          <w:b/>
          <w:bCs/>
          <w:lang w:val="en-US"/>
        </w:rPr>
        <w:t>Universitas</w:t>
      </w:r>
      <w:r w:rsidRPr="00684434">
        <w:rPr>
          <w:b/>
          <w:bCs/>
          <w:spacing w:val="-1"/>
          <w:lang w:val="en-US"/>
        </w:rPr>
        <w:t xml:space="preserve"> </w:t>
      </w:r>
      <w:proofErr w:type="spellStart"/>
      <w:r w:rsidRPr="00684434">
        <w:rPr>
          <w:b/>
          <w:bCs/>
          <w:lang w:val="en-US"/>
        </w:rPr>
        <w:t>Airlangga</w:t>
      </w:r>
      <w:proofErr w:type="spellEnd"/>
    </w:p>
    <w:p w14:paraId="6EF51B24" w14:textId="77777777" w:rsidR="00DE6C1F" w:rsidRPr="00684434" w:rsidRDefault="00DE6C1F" w:rsidP="00DE6C1F">
      <w:pPr>
        <w:spacing w:after="160" w:line="360" w:lineRule="auto"/>
        <w:jc w:val="both"/>
        <w:rPr>
          <w:lang w:val="en-US"/>
        </w:rPr>
      </w:pPr>
    </w:p>
    <w:p w14:paraId="4C1F310F" w14:textId="77777777" w:rsidR="00DE6C1F" w:rsidRPr="00684434" w:rsidRDefault="00DE6C1F" w:rsidP="00DE6C1F">
      <w:pPr>
        <w:spacing w:after="160" w:line="360" w:lineRule="auto"/>
        <w:jc w:val="center"/>
        <w:rPr>
          <w:lang w:val="en-US"/>
        </w:rPr>
      </w:pPr>
      <w:proofErr w:type="gramStart"/>
      <w:r w:rsidRPr="00684434">
        <w:rPr>
          <w:lang w:val="en-US"/>
        </w:rPr>
        <w:t>Oleh :</w:t>
      </w:r>
      <w:proofErr w:type="gramEnd"/>
      <w:r w:rsidRPr="00684434">
        <w:rPr>
          <w:lang w:val="en-US"/>
        </w:rPr>
        <w:t xml:space="preserve"> </w:t>
      </w:r>
    </w:p>
    <w:p w14:paraId="63A9E563" w14:textId="5897FFBD" w:rsidR="00DE6C1F" w:rsidRPr="00DE6C1F" w:rsidRDefault="00DE6C1F" w:rsidP="00DE6C1F">
      <w:pPr>
        <w:spacing w:line="240" w:lineRule="auto"/>
        <w:jc w:val="center"/>
        <w:rPr>
          <w:lang w:val="en-US"/>
        </w:rPr>
      </w:pPr>
      <w:proofErr w:type="spellStart"/>
      <w:r>
        <w:rPr>
          <w:lang w:val="en-US"/>
        </w:rPr>
        <w:t>Fahmirullah</w:t>
      </w:r>
      <w:proofErr w:type="spellEnd"/>
      <w:r>
        <w:rPr>
          <w:lang w:val="en-US"/>
        </w:rPr>
        <w:t xml:space="preserve"> Abdillah</w:t>
      </w:r>
    </w:p>
    <w:p w14:paraId="07D1F81C" w14:textId="5A52F4E5" w:rsidR="00DE6C1F" w:rsidRPr="00684434" w:rsidRDefault="00DE6C1F" w:rsidP="00DE6C1F">
      <w:pPr>
        <w:spacing w:after="160" w:line="360" w:lineRule="auto"/>
        <w:jc w:val="center"/>
        <w:rPr>
          <w:lang w:val="en-US"/>
        </w:rPr>
      </w:pPr>
      <w:proofErr w:type="gramStart"/>
      <w:r>
        <w:rPr>
          <w:lang w:val="en-US"/>
        </w:rPr>
        <w:t>NIM :</w:t>
      </w:r>
      <w:proofErr w:type="gramEnd"/>
      <w:r>
        <w:rPr>
          <w:lang w:val="en-US"/>
        </w:rPr>
        <w:t xml:space="preserve"> 081811633002</w:t>
      </w:r>
    </w:p>
    <w:p w14:paraId="1D28084A" w14:textId="77777777" w:rsidR="00DE6C1F" w:rsidRPr="00684434" w:rsidRDefault="00DE6C1F" w:rsidP="00DE6C1F">
      <w:pPr>
        <w:spacing w:after="160" w:line="360" w:lineRule="auto"/>
        <w:jc w:val="both"/>
        <w:rPr>
          <w:lang w:val="en-US"/>
        </w:rPr>
      </w:pPr>
    </w:p>
    <w:p w14:paraId="23D2C89D" w14:textId="77777777" w:rsidR="00DE6C1F" w:rsidRPr="00684434" w:rsidRDefault="00DE6C1F" w:rsidP="00DE6C1F">
      <w:pPr>
        <w:spacing w:after="160" w:line="360" w:lineRule="auto"/>
        <w:jc w:val="both"/>
        <w:rPr>
          <w:lang w:val="en-US"/>
        </w:rPr>
      </w:pPr>
    </w:p>
    <w:p w14:paraId="6866FEAF" w14:textId="77777777" w:rsidR="00DE6C1F" w:rsidRPr="00684434" w:rsidRDefault="00DE6C1F" w:rsidP="00DE6C1F">
      <w:pPr>
        <w:spacing w:after="160" w:line="360" w:lineRule="auto"/>
        <w:jc w:val="both"/>
        <w:rPr>
          <w:lang w:val="en-US"/>
        </w:rPr>
      </w:pPr>
    </w:p>
    <w:p w14:paraId="52455CA2" w14:textId="77777777" w:rsidR="00DE6C1F" w:rsidRPr="00684434" w:rsidRDefault="00DE6C1F" w:rsidP="00DE6C1F">
      <w:pPr>
        <w:spacing w:after="160" w:line="360" w:lineRule="auto"/>
        <w:jc w:val="both"/>
        <w:rPr>
          <w:lang w:val="en-US"/>
        </w:rPr>
      </w:pPr>
    </w:p>
    <w:p w14:paraId="49FFA39E" w14:textId="77777777" w:rsidR="00DE6C1F" w:rsidRPr="00684434" w:rsidRDefault="00DE6C1F" w:rsidP="00DE6C1F">
      <w:pPr>
        <w:spacing w:after="160" w:line="360" w:lineRule="auto"/>
        <w:jc w:val="both"/>
        <w:rPr>
          <w:lang w:val="en-US"/>
        </w:rPr>
      </w:pPr>
    </w:p>
    <w:p w14:paraId="6F34CC65" w14:textId="77777777" w:rsidR="00DE6C1F" w:rsidRPr="00684434" w:rsidRDefault="00DE6C1F" w:rsidP="00DE6C1F">
      <w:pPr>
        <w:spacing w:after="160" w:line="360" w:lineRule="auto"/>
        <w:jc w:val="both"/>
        <w:rPr>
          <w:lang w:val="en-US"/>
        </w:rPr>
      </w:pPr>
    </w:p>
    <w:p w14:paraId="57924363" w14:textId="77777777" w:rsidR="00DE6C1F" w:rsidRPr="00684434" w:rsidRDefault="00DE6C1F" w:rsidP="00DE6C1F">
      <w:pPr>
        <w:spacing w:after="160" w:line="360" w:lineRule="auto"/>
        <w:jc w:val="center"/>
        <w:rPr>
          <w:lang w:val="en-US"/>
        </w:rPr>
      </w:pPr>
      <w:r w:rsidRPr="00684434">
        <w:rPr>
          <w:lang w:val="en-US"/>
        </w:rPr>
        <w:t xml:space="preserve">Disetujui </w:t>
      </w:r>
      <w:proofErr w:type="gramStart"/>
      <w:r w:rsidRPr="00684434">
        <w:rPr>
          <w:lang w:val="en-US"/>
        </w:rPr>
        <w:t>Oleh :</w:t>
      </w:r>
      <w:proofErr w:type="gramEnd"/>
    </w:p>
    <w:tbl>
      <w:tblPr>
        <w:tblStyle w:val="TableGrid"/>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4550"/>
      </w:tblGrid>
      <w:tr w:rsidR="00DE6C1F" w14:paraId="14139422" w14:textId="77777777" w:rsidTr="009B36C5">
        <w:tc>
          <w:tcPr>
            <w:tcW w:w="3672" w:type="dxa"/>
            <w:hideMark/>
          </w:tcPr>
          <w:p w14:paraId="2130212E" w14:textId="77777777" w:rsidR="00DE6C1F" w:rsidRPr="00684434" w:rsidRDefault="00DE6C1F" w:rsidP="009B36C5">
            <w:pPr>
              <w:jc w:val="center"/>
              <w:rPr>
                <w:rFonts w:eastAsia="Calibri" w:cs="Times New Roman"/>
                <w:bCs/>
                <w:szCs w:val="24"/>
              </w:rPr>
            </w:pPr>
            <w:r w:rsidRPr="00684434">
              <w:rPr>
                <w:rFonts w:eastAsia="Calibri" w:cs="Times New Roman"/>
                <w:bCs/>
                <w:szCs w:val="24"/>
              </w:rPr>
              <w:t>Pembimbing I,</w:t>
            </w:r>
          </w:p>
        </w:tc>
        <w:tc>
          <w:tcPr>
            <w:tcW w:w="4550" w:type="dxa"/>
            <w:hideMark/>
          </w:tcPr>
          <w:p w14:paraId="4E75B0FC" w14:textId="77777777" w:rsidR="00DE6C1F" w:rsidRPr="00684434" w:rsidRDefault="00DE6C1F" w:rsidP="009B36C5">
            <w:pPr>
              <w:tabs>
                <w:tab w:val="left" w:pos="662"/>
              </w:tabs>
              <w:jc w:val="center"/>
              <w:rPr>
                <w:rFonts w:eastAsia="Calibri" w:cs="Times New Roman"/>
                <w:bCs/>
                <w:szCs w:val="24"/>
              </w:rPr>
            </w:pPr>
            <w:r w:rsidRPr="00684434">
              <w:rPr>
                <w:rFonts w:eastAsia="Calibri" w:cs="Times New Roman"/>
                <w:bCs/>
                <w:szCs w:val="24"/>
              </w:rPr>
              <w:t>Pembimbing II,</w:t>
            </w:r>
          </w:p>
        </w:tc>
      </w:tr>
      <w:tr w:rsidR="00DE6C1F" w14:paraId="5C9948BB" w14:textId="77777777" w:rsidTr="009B36C5">
        <w:trPr>
          <w:trHeight w:val="1407"/>
        </w:trPr>
        <w:tc>
          <w:tcPr>
            <w:tcW w:w="3672" w:type="dxa"/>
            <w:hideMark/>
          </w:tcPr>
          <w:p w14:paraId="4E2694FF" w14:textId="77777777" w:rsidR="00DE6C1F" w:rsidRPr="00684434" w:rsidRDefault="00DE6C1F" w:rsidP="009B36C5">
            <w:pPr>
              <w:jc w:val="center"/>
              <w:rPr>
                <w:rFonts w:eastAsia="Calibri" w:cs="Times New Roman"/>
                <w:bCs/>
                <w:szCs w:val="24"/>
              </w:rPr>
            </w:pPr>
          </w:p>
          <w:p w14:paraId="392EE0C4" w14:textId="77777777" w:rsidR="00DE6C1F" w:rsidRPr="00684434" w:rsidRDefault="00DE6C1F" w:rsidP="009B36C5">
            <w:pPr>
              <w:rPr>
                <w:rFonts w:eastAsia="Calibri" w:cs="Times New Roman"/>
                <w:bCs/>
                <w:szCs w:val="24"/>
              </w:rPr>
            </w:pPr>
          </w:p>
        </w:tc>
        <w:tc>
          <w:tcPr>
            <w:tcW w:w="4550" w:type="dxa"/>
            <w:hideMark/>
          </w:tcPr>
          <w:p w14:paraId="567188C8" w14:textId="77777777" w:rsidR="00DE6C1F" w:rsidRPr="00684434" w:rsidRDefault="00DE6C1F" w:rsidP="009B36C5">
            <w:pPr>
              <w:jc w:val="center"/>
              <w:rPr>
                <w:rFonts w:eastAsia="Calibri" w:cs="Times New Roman"/>
                <w:bCs/>
                <w:szCs w:val="24"/>
              </w:rPr>
            </w:pPr>
          </w:p>
        </w:tc>
      </w:tr>
      <w:tr w:rsidR="00DE6C1F" w14:paraId="42B8E15D" w14:textId="77777777" w:rsidTr="009B36C5">
        <w:tc>
          <w:tcPr>
            <w:tcW w:w="3672" w:type="dxa"/>
            <w:hideMark/>
          </w:tcPr>
          <w:p w14:paraId="790EDF9B" w14:textId="77777777" w:rsidR="00DE6C1F" w:rsidRPr="00C004FE" w:rsidRDefault="00DE6C1F" w:rsidP="00DE6C1F">
            <w:pPr>
              <w:widowControl w:val="0"/>
              <w:autoSpaceDE w:val="0"/>
              <w:autoSpaceDN w:val="0"/>
              <w:jc w:val="center"/>
              <w:rPr>
                <w:rFonts w:eastAsia="Times New Roman" w:cs="Times New Roman"/>
              </w:rPr>
            </w:pPr>
            <w:r w:rsidRPr="00C004FE">
              <w:rPr>
                <w:rFonts w:eastAsia="Times New Roman" w:cs="Times New Roman"/>
                <w:u w:val="single"/>
              </w:rPr>
              <w:t>Ira Puspitasari, S.T., M.T., Ph.D.</w:t>
            </w:r>
          </w:p>
          <w:p w14:paraId="7F88133C" w14:textId="0DE9A8C5" w:rsidR="00DE6C1F" w:rsidRPr="00684434" w:rsidRDefault="00DE6C1F" w:rsidP="009B36C5">
            <w:pPr>
              <w:jc w:val="center"/>
              <w:rPr>
                <w:rFonts w:eastAsia="Calibri" w:cs="Times New Roman"/>
                <w:bCs/>
                <w:szCs w:val="24"/>
              </w:rPr>
            </w:pPr>
            <w:r w:rsidRPr="00684434">
              <w:rPr>
                <w:rFonts w:eastAsia="Calibri" w:cs="Times New Roman"/>
                <w:bCs/>
                <w:szCs w:val="24"/>
              </w:rPr>
              <w:t xml:space="preserve">NIP. </w:t>
            </w:r>
            <w:r w:rsidRPr="00C004FE">
              <w:rPr>
                <w:bCs/>
                <w:lang w:val="en-US"/>
              </w:rPr>
              <w:t>198410272010122005</w:t>
            </w:r>
          </w:p>
        </w:tc>
        <w:tc>
          <w:tcPr>
            <w:tcW w:w="4550" w:type="dxa"/>
            <w:hideMark/>
          </w:tcPr>
          <w:p w14:paraId="2256D4D1" w14:textId="66BCAFC8" w:rsidR="00DE6C1F" w:rsidRPr="00FE2C27" w:rsidRDefault="00DE6C1F" w:rsidP="009B36C5">
            <w:pPr>
              <w:pStyle w:val="HeaderBab"/>
              <w:spacing w:line="240" w:lineRule="auto"/>
              <w:rPr>
                <w:b w:val="0"/>
                <w:highlight w:val="yellow"/>
                <w:u w:val="single"/>
                <w:lang w:val="en-US"/>
              </w:rPr>
            </w:pPr>
            <w:r w:rsidRPr="00DE6C1F">
              <w:rPr>
                <w:rFonts w:eastAsia="Times New Roman"/>
                <w:b w:val="0"/>
                <w:szCs w:val="22"/>
                <w:u w:val="single"/>
                <w:lang w:val="en-US" w:eastAsia="en-US"/>
              </w:rPr>
              <w:t>Drs</w:t>
            </w:r>
            <w:r w:rsidRPr="00DE6C1F">
              <w:rPr>
                <w:rFonts w:eastAsia="Times New Roman"/>
                <w:b w:val="0"/>
                <w:szCs w:val="22"/>
                <w:u w:val="single"/>
                <w:lang w:val="id" w:eastAsia="en-US"/>
              </w:rPr>
              <w:t>.</w:t>
            </w:r>
            <w:r w:rsidRPr="00DE6C1F">
              <w:rPr>
                <w:rFonts w:eastAsia="Times New Roman"/>
                <w:b w:val="0"/>
                <w:szCs w:val="22"/>
                <w:u w:val="single"/>
                <w:lang w:val="en-US" w:eastAsia="en-US"/>
              </w:rPr>
              <w:t xml:space="preserve"> </w:t>
            </w:r>
            <w:proofErr w:type="spellStart"/>
            <w:r w:rsidRPr="00DE6C1F">
              <w:rPr>
                <w:rFonts w:eastAsia="Times New Roman"/>
                <w:b w:val="0"/>
                <w:szCs w:val="22"/>
                <w:u w:val="single"/>
                <w:lang w:val="en-US" w:eastAsia="en-US"/>
              </w:rPr>
              <w:t>Eto</w:t>
            </w:r>
            <w:proofErr w:type="spellEnd"/>
            <w:r w:rsidRPr="00DE6C1F">
              <w:rPr>
                <w:rFonts w:eastAsia="Times New Roman"/>
                <w:b w:val="0"/>
                <w:szCs w:val="22"/>
                <w:u w:val="single"/>
                <w:lang w:val="en-US" w:eastAsia="en-US"/>
              </w:rPr>
              <w:t xml:space="preserve"> </w:t>
            </w:r>
            <w:proofErr w:type="spellStart"/>
            <w:r w:rsidRPr="00DE6C1F">
              <w:rPr>
                <w:rFonts w:eastAsia="Times New Roman"/>
                <w:b w:val="0"/>
                <w:szCs w:val="22"/>
                <w:u w:val="single"/>
                <w:lang w:val="en-US" w:eastAsia="en-US"/>
              </w:rPr>
              <w:t>Wuryanto</w:t>
            </w:r>
            <w:proofErr w:type="spellEnd"/>
            <w:r w:rsidRPr="00DE6C1F">
              <w:rPr>
                <w:rFonts w:eastAsia="Times New Roman"/>
                <w:b w:val="0"/>
                <w:szCs w:val="22"/>
                <w:u w:val="single"/>
                <w:lang w:val="en-US" w:eastAsia="en-US"/>
              </w:rPr>
              <w:t>, DEA</w:t>
            </w:r>
            <w:r w:rsidRPr="00FE2C27">
              <w:rPr>
                <w:b w:val="0"/>
                <w:u w:val="single"/>
              </w:rPr>
              <w:t>.</w:t>
            </w:r>
          </w:p>
          <w:p w14:paraId="782F1EAE" w14:textId="70B617E4" w:rsidR="00DE6C1F" w:rsidRPr="00684434" w:rsidRDefault="00DE6C1F" w:rsidP="009B36C5">
            <w:pPr>
              <w:jc w:val="center"/>
              <w:rPr>
                <w:rFonts w:eastAsia="Calibri" w:cs="Times New Roman"/>
                <w:bCs/>
                <w:szCs w:val="24"/>
              </w:rPr>
            </w:pPr>
            <w:r w:rsidRPr="00684434">
              <w:rPr>
                <w:rFonts w:cs="Times New Roman"/>
                <w:lang w:val="en-US"/>
              </w:rPr>
              <w:t xml:space="preserve">NIP. </w:t>
            </w:r>
            <w:r w:rsidRPr="00C004FE">
              <w:rPr>
                <w:rFonts w:eastAsia="Times New Roman"/>
                <w:shd w:val="clear" w:color="auto" w:fill="FFFFFF"/>
                <w:lang w:eastAsia="en-US"/>
              </w:rPr>
              <w:t>196609281991021001</w:t>
            </w:r>
          </w:p>
        </w:tc>
      </w:tr>
    </w:tbl>
    <w:p w14:paraId="49AA72D8" w14:textId="77777777" w:rsidR="00DE6C1F" w:rsidRDefault="00DE6C1F" w:rsidP="00DE6C1F">
      <w:pPr>
        <w:spacing w:after="160" w:line="259" w:lineRule="auto"/>
        <w:rPr>
          <w:rFonts w:eastAsiaTheme="majorEastAsia" w:cs="Times New Roman"/>
          <w:b/>
          <w:szCs w:val="24"/>
          <w:lang w:val="id-ID"/>
        </w:rPr>
      </w:pPr>
      <w:r>
        <w:rPr>
          <w:rFonts w:cs="Times New Roman"/>
          <w:b/>
          <w:szCs w:val="24"/>
          <w:lang w:val="id-ID"/>
        </w:rPr>
        <w:br w:type="page"/>
      </w:r>
    </w:p>
    <w:bookmarkEnd w:id="14"/>
    <w:p w14:paraId="32CCB108" w14:textId="77777777" w:rsidR="00DE6C1F" w:rsidRDefault="00DE6C1F" w:rsidP="00B3276F">
      <w:pPr>
        <w:jc w:val="center"/>
        <w:rPr>
          <w:rFonts w:cs="Times New Roman"/>
          <w:b/>
          <w:szCs w:val="24"/>
        </w:rPr>
      </w:pPr>
    </w:p>
    <w:p w14:paraId="6C43A1E2" w14:textId="45E45EC9" w:rsidR="00B3276F" w:rsidRDefault="009B36C5" w:rsidP="00914589">
      <w:pPr>
        <w:pStyle w:val="Heading1"/>
        <w:numPr>
          <w:ilvl w:val="0"/>
          <w:numId w:val="0"/>
        </w:numPr>
        <w:ind w:left="360"/>
        <w:rPr>
          <w:lang w:val="en-US"/>
        </w:rPr>
      </w:pPr>
      <w:r>
        <w:rPr>
          <w:lang w:val="en-US"/>
        </w:rPr>
        <w:t>LEMBAR PENGESAHAN NASKAH SKRIPSI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3"/>
        <w:gridCol w:w="5772"/>
      </w:tblGrid>
      <w:tr w:rsidR="009B36C5" w:rsidRPr="009D3BBC" w14:paraId="0DDFC153" w14:textId="77777777" w:rsidTr="009B36C5">
        <w:trPr>
          <w:trHeight w:val="900"/>
        </w:trPr>
        <w:tc>
          <w:tcPr>
            <w:tcW w:w="1885" w:type="dxa"/>
          </w:tcPr>
          <w:p w14:paraId="17A9E5E0" w14:textId="77777777" w:rsidR="009B36C5" w:rsidRPr="00FE2C27" w:rsidRDefault="009B36C5" w:rsidP="009B36C5">
            <w:pPr>
              <w:pStyle w:val="HeaderBab"/>
              <w:jc w:val="left"/>
              <w:rPr>
                <w:b w:val="0"/>
              </w:rPr>
            </w:pPr>
            <w:bookmarkStart w:id="17" w:name="_Hlk148647160"/>
            <w:r>
              <w:rPr>
                <w:b w:val="0"/>
              </w:rPr>
              <w:t>Judul</w:t>
            </w:r>
          </w:p>
        </w:tc>
        <w:tc>
          <w:tcPr>
            <w:tcW w:w="270" w:type="dxa"/>
          </w:tcPr>
          <w:p w14:paraId="6BE484D6" w14:textId="77777777" w:rsidR="009B36C5" w:rsidRPr="009D3BBC" w:rsidRDefault="009B36C5" w:rsidP="009B36C5">
            <w:pPr>
              <w:pStyle w:val="NoSpacing"/>
              <w:spacing w:line="360" w:lineRule="auto"/>
              <w:rPr>
                <w:rFonts w:cs="Times New Roman"/>
                <w:szCs w:val="24"/>
                <w:lang w:eastAsia="id-ID"/>
              </w:rPr>
            </w:pPr>
            <w:r w:rsidRPr="009D3BBC">
              <w:rPr>
                <w:rFonts w:cs="Times New Roman"/>
                <w:szCs w:val="24"/>
                <w:lang w:eastAsia="id-ID"/>
              </w:rPr>
              <w:t>:</w:t>
            </w:r>
          </w:p>
        </w:tc>
        <w:tc>
          <w:tcPr>
            <w:tcW w:w="5772" w:type="dxa"/>
          </w:tcPr>
          <w:p w14:paraId="38C8E401" w14:textId="5FBE5CF2" w:rsidR="009B36C5" w:rsidRPr="00914589" w:rsidRDefault="009B36C5" w:rsidP="009B36C5">
            <w:pPr>
              <w:pStyle w:val="NoSpacing"/>
              <w:spacing w:line="360" w:lineRule="auto"/>
              <w:jc w:val="both"/>
              <w:rPr>
                <w:rFonts w:cs="Times New Roman"/>
                <w:szCs w:val="24"/>
                <w:lang w:val="en-US" w:eastAsia="id-ID"/>
              </w:rPr>
            </w:pPr>
            <w:proofErr w:type="spellStart"/>
            <w:r>
              <w:rPr>
                <w:rFonts w:cs="Times New Roman"/>
                <w:szCs w:val="24"/>
                <w:lang w:val="en-US" w:eastAsia="id-ID"/>
              </w:rPr>
              <w:t>Klasterisasi</w:t>
            </w:r>
            <w:proofErr w:type="spellEnd"/>
            <w:r>
              <w:rPr>
                <w:rFonts w:cs="Times New Roman"/>
                <w:szCs w:val="24"/>
                <w:lang w:val="en-US" w:eastAsia="id-ID"/>
              </w:rPr>
              <w:t xml:space="preserve"> </w:t>
            </w:r>
            <w:r w:rsidR="00914589">
              <w:rPr>
                <w:rFonts w:cs="Times New Roman"/>
                <w:szCs w:val="24"/>
                <w:lang w:val="en-US" w:eastAsia="id-ID"/>
              </w:rPr>
              <w:t xml:space="preserve">dan </w:t>
            </w:r>
            <w:proofErr w:type="spellStart"/>
            <w:r w:rsidR="00914589">
              <w:rPr>
                <w:rFonts w:cs="Times New Roman"/>
                <w:szCs w:val="24"/>
                <w:lang w:val="en-US" w:eastAsia="id-ID"/>
              </w:rPr>
              <w:t>Geovisualisasi</w:t>
            </w:r>
            <w:proofErr w:type="spellEnd"/>
            <w:r w:rsidR="00914589">
              <w:rPr>
                <w:rFonts w:cs="Times New Roman"/>
                <w:szCs w:val="24"/>
                <w:lang w:val="en-US" w:eastAsia="id-ID"/>
              </w:rPr>
              <w:t xml:space="preserve"> </w:t>
            </w:r>
            <w:r w:rsidR="00914589">
              <w:rPr>
                <w:rFonts w:cs="Times New Roman"/>
                <w:i/>
                <w:iCs/>
                <w:szCs w:val="24"/>
                <w:lang w:val="en-US" w:eastAsia="id-ID"/>
              </w:rPr>
              <w:t>Tweet</w:t>
            </w:r>
            <w:r w:rsidR="00914589">
              <w:rPr>
                <w:rFonts w:cs="Times New Roman"/>
                <w:szCs w:val="24"/>
                <w:lang w:val="en-US" w:eastAsia="id-ID"/>
              </w:rPr>
              <w:t xml:space="preserve"> Penyebaran Penyakit Menular Langsung (Studi Kasus COVID-19)</w:t>
            </w:r>
          </w:p>
        </w:tc>
      </w:tr>
      <w:tr w:rsidR="009B36C5" w:rsidRPr="009D3BBC" w14:paraId="7C9D7829" w14:textId="77777777" w:rsidTr="009B36C5">
        <w:tc>
          <w:tcPr>
            <w:tcW w:w="1885" w:type="dxa"/>
          </w:tcPr>
          <w:p w14:paraId="5C084127" w14:textId="77777777" w:rsidR="009B36C5" w:rsidRPr="00FE2C27" w:rsidRDefault="009B36C5" w:rsidP="009B36C5">
            <w:pPr>
              <w:pStyle w:val="HeaderBab"/>
              <w:jc w:val="left"/>
              <w:rPr>
                <w:b w:val="0"/>
              </w:rPr>
            </w:pPr>
            <w:r>
              <w:rPr>
                <w:b w:val="0"/>
              </w:rPr>
              <w:t>Penyusun</w:t>
            </w:r>
          </w:p>
        </w:tc>
        <w:tc>
          <w:tcPr>
            <w:tcW w:w="270" w:type="dxa"/>
          </w:tcPr>
          <w:p w14:paraId="43B85141" w14:textId="77777777" w:rsidR="009B36C5" w:rsidRPr="009D3BBC" w:rsidRDefault="009B36C5" w:rsidP="009B36C5">
            <w:pPr>
              <w:pStyle w:val="HeaderBab"/>
              <w:jc w:val="left"/>
              <w:rPr>
                <w:b w:val="0"/>
                <w:lang w:val="en-US"/>
              </w:rPr>
            </w:pPr>
            <w:r w:rsidRPr="009D3BBC">
              <w:rPr>
                <w:b w:val="0"/>
                <w:lang w:val="en-US"/>
              </w:rPr>
              <w:t>:</w:t>
            </w:r>
          </w:p>
        </w:tc>
        <w:tc>
          <w:tcPr>
            <w:tcW w:w="5772" w:type="dxa"/>
          </w:tcPr>
          <w:p w14:paraId="11120D86" w14:textId="39FEC3AF" w:rsidR="009B36C5" w:rsidRPr="00914589" w:rsidRDefault="00914589" w:rsidP="009B36C5">
            <w:pPr>
              <w:pStyle w:val="HeaderBab"/>
              <w:jc w:val="left"/>
              <w:rPr>
                <w:b w:val="0"/>
                <w:lang w:val="en-US"/>
              </w:rPr>
            </w:pPr>
            <w:proofErr w:type="spellStart"/>
            <w:r>
              <w:rPr>
                <w:b w:val="0"/>
                <w:lang w:val="en-US"/>
              </w:rPr>
              <w:t>Fahmirullah</w:t>
            </w:r>
            <w:proofErr w:type="spellEnd"/>
            <w:r>
              <w:rPr>
                <w:b w:val="0"/>
                <w:lang w:val="en-US"/>
              </w:rPr>
              <w:t xml:space="preserve"> Abdillah</w:t>
            </w:r>
          </w:p>
        </w:tc>
      </w:tr>
      <w:tr w:rsidR="009B36C5" w:rsidRPr="009D3BBC" w14:paraId="7609B7DA" w14:textId="77777777" w:rsidTr="009B36C5">
        <w:tc>
          <w:tcPr>
            <w:tcW w:w="1885" w:type="dxa"/>
          </w:tcPr>
          <w:p w14:paraId="4017BCB9" w14:textId="77777777" w:rsidR="009B36C5" w:rsidRPr="009D3BBC" w:rsidRDefault="009B36C5" w:rsidP="009B36C5">
            <w:pPr>
              <w:pStyle w:val="HeaderBab"/>
              <w:jc w:val="left"/>
              <w:rPr>
                <w:b w:val="0"/>
                <w:lang w:val="en-US"/>
              </w:rPr>
            </w:pPr>
            <w:r w:rsidRPr="009D3BBC">
              <w:rPr>
                <w:b w:val="0"/>
                <w:lang w:val="en-US"/>
              </w:rPr>
              <w:t>NIM</w:t>
            </w:r>
          </w:p>
        </w:tc>
        <w:tc>
          <w:tcPr>
            <w:tcW w:w="270" w:type="dxa"/>
          </w:tcPr>
          <w:p w14:paraId="69AFDA8C" w14:textId="77777777" w:rsidR="009B36C5" w:rsidRPr="009D3BBC" w:rsidRDefault="009B36C5" w:rsidP="009B36C5">
            <w:pPr>
              <w:pStyle w:val="HeaderBab"/>
              <w:jc w:val="left"/>
              <w:rPr>
                <w:b w:val="0"/>
                <w:lang w:val="en-US"/>
              </w:rPr>
            </w:pPr>
            <w:r w:rsidRPr="009D3BBC">
              <w:rPr>
                <w:b w:val="0"/>
                <w:lang w:val="en-US"/>
              </w:rPr>
              <w:t>:</w:t>
            </w:r>
          </w:p>
        </w:tc>
        <w:tc>
          <w:tcPr>
            <w:tcW w:w="5772" w:type="dxa"/>
          </w:tcPr>
          <w:p w14:paraId="1A6028CB" w14:textId="72400CFA" w:rsidR="009B36C5" w:rsidRPr="009D3BBC" w:rsidRDefault="009B36C5" w:rsidP="009B36C5">
            <w:pPr>
              <w:pStyle w:val="HeaderBab"/>
              <w:jc w:val="left"/>
              <w:rPr>
                <w:b w:val="0"/>
                <w:lang w:val="en-US"/>
              </w:rPr>
            </w:pPr>
            <w:r>
              <w:rPr>
                <w:b w:val="0"/>
                <w:lang w:val="en-US"/>
              </w:rPr>
              <w:t>0818116330</w:t>
            </w:r>
            <w:r w:rsidR="00914589">
              <w:rPr>
                <w:b w:val="0"/>
                <w:lang w:val="en-US"/>
              </w:rPr>
              <w:t>02</w:t>
            </w:r>
          </w:p>
        </w:tc>
      </w:tr>
      <w:tr w:rsidR="009B36C5" w:rsidRPr="009D3BBC" w14:paraId="7B9B6704" w14:textId="77777777" w:rsidTr="009B36C5">
        <w:tc>
          <w:tcPr>
            <w:tcW w:w="1885" w:type="dxa"/>
          </w:tcPr>
          <w:p w14:paraId="6DDF2AAB" w14:textId="77777777" w:rsidR="009B36C5" w:rsidRPr="009D3BBC" w:rsidRDefault="009B36C5" w:rsidP="009B36C5">
            <w:pPr>
              <w:pStyle w:val="HeaderBab"/>
              <w:jc w:val="left"/>
              <w:rPr>
                <w:b w:val="0"/>
                <w:lang w:val="en-US"/>
              </w:rPr>
            </w:pPr>
            <w:r>
              <w:rPr>
                <w:b w:val="0"/>
              </w:rPr>
              <w:t>Pembimbing</w:t>
            </w:r>
            <w:r w:rsidRPr="009D3BBC">
              <w:rPr>
                <w:b w:val="0"/>
                <w:lang w:val="en-US"/>
              </w:rPr>
              <w:t xml:space="preserve"> I</w:t>
            </w:r>
          </w:p>
        </w:tc>
        <w:tc>
          <w:tcPr>
            <w:tcW w:w="270" w:type="dxa"/>
          </w:tcPr>
          <w:p w14:paraId="2574C15B" w14:textId="77777777" w:rsidR="009B36C5" w:rsidRPr="009D3BBC" w:rsidRDefault="009B36C5" w:rsidP="009B36C5">
            <w:pPr>
              <w:pStyle w:val="HeaderBab"/>
              <w:jc w:val="left"/>
              <w:rPr>
                <w:b w:val="0"/>
                <w:lang w:val="en-US"/>
              </w:rPr>
            </w:pPr>
            <w:r w:rsidRPr="009D3BBC">
              <w:rPr>
                <w:b w:val="0"/>
                <w:lang w:val="en-US"/>
              </w:rPr>
              <w:t>:</w:t>
            </w:r>
          </w:p>
        </w:tc>
        <w:tc>
          <w:tcPr>
            <w:tcW w:w="5772" w:type="dxa"/>
          </w:tcPr>
          <w:p w14:paraId="0B2A94CE" w14:textId="5247AEE9" w:rsidR="009B36C5" w:rsidRPr="009D3BBC" w:rsidRDefault="00914589" w:rsidP="009B36C5">
            <w:pPr>
              <w:pStyle w:val="HeaderBab"/>
              <w:jc w:val="left"/>
              <w:rPr>
                <w:b w:val="0"/>
                <w:lang w:val="en-US"/>
              </w:rPr>
            </w:pPr>
            <w:r w:rsidRPr="00914589">
              <w:rPr>
                <w:b w:val="0"/>
              </w:rPr>
              <w:t>Ira Puspitasari, S.T., M.T., Ph.D.</w:t>
            </w:r>
            <w:r w:rsidR="009B36C5">
              <w:rPr>
                <w:b w:val="0"/>
                <w:lang w:val="en-US"/>
              </w:rPr>
              <w:t>.</w:t>
            </w:r>
          </w:p>
        </w:tc>
      </w:tr>
      <w:tr w:rsidR="009B36C5" w:rsidRPr="009D3BBC" w14:paraId="3041FB30" w14:textId="77777777" w:rsidTr="009B36C5">
        <w:tc>
          <w:tcPr>
            <w:tcW w:w="1885" w:type="dxa"/>
          </w:tcPr>
          <w:p w14:paraId="13CC0FE6" w14:textId="77777777" w:rsidR="009B36C5" w:rsidRPr="009D3BBC" w:rsidRDefault="009B36C5" w:rsidP="009B36C5">
            <w:pPr>
              <w:pStyle w:val="HeaderBab"/>
              <w:jc w:val="left"/>
              <w:rPr>
                <w:b w:val="0"/>
                <w:lang w:val="en-US"/>
              </w:rPr>
            </w:pPr>
            <w:r>
              <w:rPr>
                <w:b w:val="0"/>
              </w:rPr>
              <w:t xml:space="preserve">Pembimbing </w:t>
            </w:r>
            <w:r w:rsidRPr="009D3BBC">
              <w:rPr>
                <w:b w:val="0"/>
                <w:lang w:val="en-US"/>
              </w:rPr>
              <w:t>II</w:t>
            </w:r>
          </w:p>
        </w:tc>
        <w:tc>
          <w:tcPr>
            <w:tcW w:w="270" w:type="dxa"/>
          </w:tcPr>
          <w:p w14:paraId="168A9F62" w14:textId="77777777" w:rsidR="009B36C5" w:rsidRPr="009D3BBC" w:rsidRDefault="009B36C5" w:rsidP="009B36C5">
            <w:pPr>
              <w:pStyle w:val="HeaderBab"/>
              <w:jc w:val="left"/>
              <w:rPr>
                <w:b w:val="0"/>
                <w:lang w:val="en-US"/>
              </w:rPr>
            </w:pPr>
            <w:r w:rsidRPr="009D3BBC">
              <w:rPr>
                <w:b w:val="0"/>
                <w:lang w:val="en-US"/>
              </w:rPr>
              <w:t>:</w:t>
            </w:r>
          </w:p>
        </w:tc>
        <w:tc>
          <w:tcPr>
            <w:tcW w:w="5772" w:type="dxa"/>
          </w:tcPr>
          <w:p w14:paraId="5F112840" w14:textId="688C67F3" w:rsidR="009B36C5" w:rsidRPr="00FE2C27" w:rsidRDefault="00914589" w:rsidP="009B36C5">
            <w:pPr>
              <w:pStyle w:val="HeaderBab"/>
              <w:jc w:val="left"/>
              <w:rPr>
                <w:b w:val="0"/>
              </w:rPr>
            </w:pPr>
            <w:r w:rsidRPr="00914589">
              <w:rPr>
                <w:b w:val="0"/>
              </w:rPr>
              <w:t>Drs. Eto Wuryanto, DEA</w:t>
            </w:r>
          </w:p>
        </w:tc>
      </w:tr>
      <w:tr w:rsidR="009B36C5" w:rsidRPr="009D3BBC" w14:paraId="216359AE" w14:textId="77777777" w:rsidTr="009B36C5">
        <w:tc>
          <w:tcPr>
            <w:tcW w:w="1885" w:type="dxa"/>
          </w:tcPr>
          <w:p w14:paraId="6E4E3567" w14:textId="77777777" w:rsidR="009B36C5" w:rsidRPr="009D3BBC" w:rsidRDefault="009B36C5" w:rsidP="009B36C5">
            <w:pPr>
              <w:pStyle w:val="HeaderBab"/>
              <w:jc w:val="left"/>
              <w:rPr>
                <w:b w:val="0"/>
                <w:lang w:val="en-US"/>
              </w:rPr>
            </w:pPr>
            <w:r>
              <w:rPr>
                <w:b w:val="0"/>
              </w:rPr>
              <w:t>Tanggal</w:t>
            </w:r>
            <w:r w:rsidRPr="009D3BBC">
              <w:rPr>
                <w:b w:val="0"/>
                <w:lang w:val="en-US"/>
              </w:rPr>
              <w:t xml:space="preserve"> Seminar</w:t>
            </w:r>
          </w:p>
        </w:tc>
        <w:tc>
          <w:tcPr>
            <w:tcW w:w="270" w:type="dxa"/>
          </w:tcPr>
          <w:p w14:paraId="4963AFDF" w14:textId="77777777" w:rsidR="009B36C5" w:rsidRPr="009D3BBC" w:rsidRDefault="009B36C5" w:rsidP="009B36C5">
            <w:pPr>
              <w:pStyle w:val="HeaderBab"/>
              <w:jc w:val="left"/>
              <w:rPr>
                <w:b w:val="0"/>
                <w:lang w:val="en-US"/>
              </w:rPr>
            </w:pPr>
            <w:r w:rsidRPr="009D3BBC">
              <w:rPr>
                <w:b w:val="0"/>
                <w:lang w:val="en-US"/>
              </w:rPr>
              <w:t>:</w:t>
            </w:r>
          </w:p>
        </w:tc>
        <w:tc>
          <w:tcPr>
            <w:tcW w:w="5772" w:type="dxa"/>
          </w:tcPr>
          <w:p w14:paraId="105ED6CE" w14:textId="77777777" w:rsidR="009B36C5" w:rsidRPr="00C454C3" w:rsidRDefault="009B36C5" w:rsidP="009B36C5">
            <w:pPr>
              <w:pStyle w:val="HeaderBab"/>
              <w:jc w:val="left"/>
              <w:rPr>
                <w:b w:val="0"/>
              </w:rPr>
            </w:pPr>
          </w:p>
        </w:tc>
      </w:tr>
    </w:tbl>
    <w:p w14:paraId="72573C1C" w14:textId="77777777" w:rsidR="009B36C5" w:rsidRPr="009B36C5" w:rsidRDefault="009B36C5" w:rsidP="009B36C5">
      <w:pPr>
        <w:rPr>
          <w:lang w:val="en-US"/>
        </w:rPr>
      </w:pPr>
    </w:p>
    <w:p w14:paraId="47844383" w14:textId="77777777" w:rsidR="00914589" w:rsidRDefault="00914589" w:rsidP="00914589">
      <w:pPr>
        <w:spacing w:line="360" w:lineRule="auto"/>
        <w:jc w:val="center"/>
        <w:rPr>
          <w:rFonts w:cs="Times New Roman"/>
          <w:szCs w:val="24"/>
          <w:lang w:val="id-ID"/>
        </w:rPr>
      </w:pPr>
      <w:bookmarkStart w:id="18" w:name="_Toc115358254"/>
      <w:bookmarkStart w:id="19" w:name="_Toc139379625"/>
    </w:p>
    <w:p w14:paraId="2078F14C" w14:textId="3C24C497" w:rsidR="00914589" w:rsidRDefault="00914589" w:rsidP="00914589">
      <w:pPr>
        <w:tabs>
          <w:tab w:val="left" w:pos="3276"/>
        </w:tabs>
        <w:spacing w:line="360" w:lineRule="auto"/>
        <w:rPr>
          <w:rFonts w:cs="Times New Roman"/>
          <w:szCs w:val="24"/>
          <w:lang w:val="id-ID"/>
        </w:rPr>
      </w:pPr>
      <w:r>
        <w:rPr>
          <w:rFonts w:cs="Times New Roman"/>
          <w:szCs w:val="24"/>
          <w:lang w:val="id-ID"/>
        </w:rPr>
        <w:tab/>
        <w:t>Disetujui Oleh,</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4536"/>
      </w:tblGrid>
      <w:tr w:rsidR="00914589" w:rsidRPr="009D3BBC" w14:paraId="043197E7" w14:textId="77777777" w:rsidTr="00755880">
        <w:tc>
          <w:tcPr>
            <w:tcW w:w="3823" w:type="dxa"/>
          </w:tcPr>
          <w:p w14:paraId="5ACDC3C7" w14:textId="77777777" w:rsidR="00914589" w:rsidRPr="009D3BBC" w:rsidRDefault="00914589" w:rsidP="00755880">
            <w:pPr>
              <w:pStyle w:val="HeaderBab"/>
              <w:rPr>
                <w:b w:val="0"/>
                <w:lang w:val="en-US"/>
              </w:rPr>
            </w:pPr>
            <w:r>
              <w:rPr>
                <w:b w:val="0"/>
              </w:rPr>
              <w:t>Pembimbing</w:t>
            </w:r>
            <w:r w:rsidRPr="009D3BBC">
              <w:rPr>
                <w:b w:val="0"/>
                <w:lang w:val="en-US"/>
              </w:rPr>
              <w:t xml:space="preserve"> I,</w:t>
            </w:r>
          </w:p>
        </w:tc>
        <w:tc>
          <w:tcPr>
            <w:tcW w:w="4536" w:type="dxa"/>
          </w:tcPr>
          <w:p w14:paraId="22DC9AF6" w14:textId="77777777" w:rsidR="00914589" w:rsidRPr="009D3BBC" w:rsidRDefault="00914589" w:rsidP="00755880">
            <w:pPr>
              <w:pStyle w:val="HeaderBab"/>
              <w:rPr>
                <w:b w:val="0"/>
                <w:lang w:val="en-US"/>
              </w:rPr>
            </w:pPr>
            <w:r>
              <w:rPr>
                <w:b w:val="0"/>
              </w:rPr>
              <w:t>Pembimbing</w:t>
            </w:r>
            <w:r w:rsidRPr="009D3BBC">
              <w:rPr>
                <w:b w:val="0"/>
                <w:lang w:val="en-US"/>
              </w:rPr>
              <w:t>II,</w:t>
            </w:r>
          </w:p>
        </w:tc>
      </w:tr>
      <w:tr w:rsidR="00914589" w:rsidRPr="009D3BBC" w14:paraId="302992F3" w14:textId="77777777" w:rsidTr="00755880">
        <w:trPr>
          <w:trHeight w:val="1503"/>
        </w:trPr>
        <w:tc>
          <w:tcPr>
            <w:tcW w:w="3823" w:type="dxa"/>
          </w:tcPr>
          <w:p w14:paraId="7D9D25CC" w14:textId="77777777" w:rsidR="00914589" w:rsidRPr="009D3BBC" w:rsidRDefault="00914589" w:rsidP="00755880">
            <w:pPr>
              <w:pStyle w:val="HeaderBab"/>
              <w:rPr>
                <w:b w:val="0"/>
                <w:lang w:val="en-US"/>
              </w:rPr>
            </w:pPr>
          </w:p>
        </w:tc>
        <w:tc>
          <w:tcPr>
            <w:tcW w:w="4536" w:type="dxa"/>
          </w:tcPr>
          <w:p w14:paraId="10BFFBBF" w14:textId="77777777" w:rsidR="00914589" w:rsidRPr="009D3BBC" w:rsidRDefault="00914589" w:rsidP="00755880">
            <w:pPr>
              <w:pStyle w:val="HeaderBab"/>
              <w:rPr>
                <w:b w:val="0"/>
                <w:lang w:val="en-US"/>
              </w:rPr>
            </w:pPr>
          </w:p>
        </w:tc>
      </w:tr>
      <w:tr w:rsidR="00914589" w:rsidRPr="009D3BBC" w14:paraId="4B711145" w14:textId="77777777" w:rsidTr="00755880">
        <w:tc>
          <w:tcPr>
            <w:tcW w:w="3823" w:type="dxa"/>
          </w:tcPr>
          <w:p w14:paraId="45F72F78" w14:textId="17B49A81" w:rsidR="00914589" w:rsidRPr="00914589" w:rsidRDefault="00914589" w:rsidP="00914589">
            <w:pPr>
              <w:widowControl w:val="0"/>
              <w:autoSpaceDE w:val="0"/>
              <w:autoSpaceDN w:val="0"/>
              <w:jc w:val="center"/>
              <w:rPr>
                <w:rFonts w:eastAsia="Times New Roman" w:cs="Times New Roman"/>
              </w:rPr>
            </w:pPr>
            <w:r>
              <w:rPr>
                <w:rFonts w:eastAsia="Times New Roman" w:cs="Times New Roman"/>
                <w:u w:val="single"/>
              </w:rPr>
              <w:t>Ira Puspitasari, S.T., M.T., Ph.D.</w:t>
            </w:r>
          </w:p>
          <w:p w14:paraId="36E4FB77" w14:textId="5F6323CE" w:rsidR="00914589" w:rsidRPr="002E7911" w:rsidRDefault="00914589" w:rsidP="00755880">
            <w:pPr>
              <w:pStyle w:val="HeaderBab"/>
              <w:spacing w:line="240" w:lineRule="auto"/>
              <w:rPr>
                <w:b w:val="0"/>
                <w:highlight w:val="yellow"/>
                <w:lang w:val="en-US"/>
              </w:rPr>
            </w:pPr>
            <w:r w:rsidRPr="001D410D">
              <w:rPr>
                <w:b w:val="0"/>
                <w:lang w:val="en-US"/>
              </w:rPr>
              <w:t xml:space="preserve">NIP. </w:t>
            </w:r>
            <w:r w:rsidRPr="00914589">
              <w:rPr>
                <w:b w:val="0"/>
                <w:lang w:val="en-US"/>
              </w:rPr>
              <w:t>198410272010122005</w:t>
            </w:r>
          </w:p>
        </w:tc>
        <w:tc>
          <w:tcPr>
            <w:tcW w:w="4536" w:type="dxa"/>
          </w:tcPr>
          <w:p w14:paraId="098FDB27" w14:textId="24C56E2D" w:rsidR="00914589" w:rsidRPr="00FE2C27" w:rsidRDefault="00914589" w:rsidP="00755880">
            <w:pPr>
              <w:pStyle w:val="HeaderBab"/>
              <w:spacing w:line="240" w:lineRule="auto"/>
              <w:rPr>
                <w:b w:val="0"/>
                <w:highlight w:val="yellow"/>
                <w:u w:val="single"/>
                <w:lang w:val="en-US"/>
              </w:rPr>
            </w:pPr>
            <w:r w:rsidRPr="00914589">
              <w:rPr>
                <w:b w:val="0"/>
                <w:u w:val="single"/>
              </w:rPr>
              <w:t>Drs. Eto Wuryanto, DEA</w:t>
            </w:r>
            <w:r w:rsidRPr="00FE2C27">
              <w:rPr>
                <w:b w:val="0"/>
                <w:u w:val="single"/>
              </w:rPr>
              <w:t>.</w:t>
            </w:r>
          </w:p>
          <w:p w14:paraId="6ED70F41" w14:textId="6176D465" w:rsidR="00914589" w:rsidRPr="002E7911" w:rsidRDefault="00914589" w:rsidP="00755880">
            <w:pPr>
              <w:pStyle w:val="HeaderBab"/>
              <w:spacing w:line="240" w:lineRule="auto"/>
              <w:rPr>
                <w:b w:val="0"/>
                <w:highlight w:val="yellow"/>
                <w:lang w:val="en-US"/>
              </w:rPr>
            </w:pPr>
            <w:r w:rsidRPr="001D410D">
              <w:rPr>
                <w:b w:val="0"/>
                <w:lang w:val="en-US"/>
              </w:rPr>
              <w:t xml:space="preserve">NIP. </w:t>
            </w:r>
            <w:r w:rsidRPr="00914589">
              <w:rPr>
                <w:b w:val="0"/>
                <w:shd w:val="clear" w:color="auto" w:fill="FFFFFF"/>
              </w:rPr>
              <w:t>196609281991021001</w:t>
            </w:r>
          </w:p>
        </w:tc>
      </w:tr>
    </w:tbl>
    <w:p w14:paraId="4BB06A31" w14:textId="77777777" w:rsidR="00914589" w:rsidRPr="009D3BBC" w:rsidRDefault="00914589" w:rsidP="00914589">
      <w:pPr>
        <w:pStyle w:val="HeaderBab"/>
        <w:jc w:val="left"/>
        <w:rPr>
          <w:b w:val="0"/>
          <w:lang w:val="en-US"/>
        </w:rPr>
      </w:pPr>
    </w:p>
    <w:p w14:paraId="49E6C9BE" w14:textId="77777777" w:rsidR="00914589" w:rsidRDefault="00914589" w:rsidP="00914589">
      <w:pPr>
        <w:pStyle w:val="HeaderBab"/>
        <w:spacing w:line="240" w:lineRule="auto"/>
        <w:rPr>
          <w:b w:val="0"/>
          <w:lang w:val="en-US"/>
        </w:rPr>
      </w:pPr>
      <w:r>
        <w:rPr>
          <w:b w:val="0"/>
        </w:rPr>
        <w:t>Mengetahui</w:t>
      </w:r>
      <w:r w:rsidRPr="009D3BBC">
        <w:rPr>
          <w:b w:val="0"/>
          <w:lang w:val="en-US"/>
        </w:rPr>
        <w:t xml:space="preserve">, </w:t>
      </w:r>
    </w:p>
    <w:p w14:paraId="35D6661A" w14:textId="77777777" w:rsidR="00914589" w:rsidRPr="009D3BBC" w:rsidRDefault="00914589" w:rsidP="00914589">
      <w:pPr>
        <w:pStyle w:val="HeaderBab"/>
        <w:spacing w:line="240" w:lineRule="auto"/>
        <w:rPr>
          <w:b w:val="0"/>
          <w:lang w:val="en-US"/>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4252"/>
      </w:tblGrid>
      <w:tr w:rsidR="00914589" w:rsidRPr="00F40919" w14:paraId="50284EE8" w14:textId="77777777" w:rsidTr="00755880">
        <w:trPr>
          <w:trHeight w:val="1647"/>
        </w:trPr>
        <w:tc>
          <w:tcPr>
            <w:tcW w:w="3686" w:type="dxa"/>
          </w:tcPr>
          <w:p w14:paraId="7D17B262" w14:textId="77777777" w:rsidR="00914589" w:rsidRPr="00684434" w:rsidRDefault="00914589" w:rsidP="00755880">
            <w:pPr>
              <w:jc w:val="center"/>
              <w:rPr>
                <w:rFonts w:cs="Times New Roman"/>
                <w:szCs w:val="24"/>
              </w:rPr>
            </w:pPr>
            <w:bookmarkStart w:id="20" w:name="_Hlk115624673"/>
            <w:r w:rsidRPr="00684434">
              <w:rPr>
                <w:rFonts w:cs="Times New Roman"/>
                <w:szCs w:val="24"/>
              </w:rPr>
              <w:t>Ketua Departemen Matematika</w:t>
            </w:r>
          </w:p>
          <w:p w14:paraId="1123499F" w14:textId="77777777" w:rsidR="00914589" w:rsidRPr="00684434" w:rsidRDefault="00914589" w:rsidP="00755880">
            <w:pPr>
              <w:jc w:val="center"/>
              <w:rPr>
                <w:rFonts w:cs="Times New Roman"/>
                <w:szCs w:val="24"/>
              </w:rPr>
            </w:pPr>
            <w:r w:rsidRPr="00684434">
              <w:rPr>
                <w:rFonts w:cs="Times New Roman"/>
                <w:szCs w:val="24"/>
              </w:rPr>
              <w:t>Fakultas Sains dan Teknologi</w:t>
            </w:r>
          </w:p>
          <w:p w14:paraId="11CC2185" w14:textId="77777777" w:rsidR="00914589" w:rsidRPr="00684434" w:rsidRDefault="00914589" w:rsidP="00755880">
            <w:pPr>
              <w:jc w:val="center"/>
              <w:rPr>
                <w:rFonts w:cs="Times New Roman"/>
                <w:szCs w:val="24"/>
              </w:rPr>
            </w:pPr>
            <w:r w:rsidRPr="00684434">
              <w:rPr>
                <w:rFonts w:cs="Times New Roman"/>
                <w:szCs w:val="24"/>
              </w:rPr>
              <w:t>Universitas Airlangga</w:t>
            </w:r>
          </w:p>
        </w:tc>
        <w:tc>
          <w:tcPr>
            <w:tcW w:w="4252" w:type="dxa"/>
          </w:tcPr>
          <w:p w14:paraId="5F2EAD1A" w14:textId="77777777" w:rsidR="00914589" w:rsidRPr="00684434" w:rsidRDefault="00914589" w:rsidP="00755880">
            <w:pPr>
              <w:jc w:val="center"/>
              <w:rPr>
                <w:rFonts w:cs="Times New Roman"/>
                <w:szCs w:val="24"/>
              </w:rPr>
            </w:pPr>
            <w:r w:rsidRPr="00684434">
              <w:rPr>
                <w:rFonts w:cs="Times New Roman"/>
                <w:szCs w:val="24"/>
              </w:rPr>
              <w:t>Koordinator Program Studi</w:t>
            </w:r>
          </w:p>
          <w:p w14:paraId="1CB3AAB8" w14:textId="77777777" w:rsidR="00914589" w:rsidRPr="00684434" w:rsidRDefault="00914589" w:rsidP="00755880">
            <w:pPr>
              <w:jc w:val="center"/>
              <w:rPr>
                <w:rFonts w:cs="Times New Roman"/>
                <w:szCs w:val="24"/>
              </w:rPr>
            </w:pPr>
            <w:r w:rsidRPr="00684434">
              <w:rPr>
                <w:rFonts w:cs="Times New Roman"/>
                <w:szCs w:val="24"/>
              </w:rPr>
              <w:t>S1 Sistem Informasi</w:t>
            </w:r>
          </w:p>
          <w:p w14:paraId="33A91A61" w14:textId="77777777" w:rsidR="00914589" w:rsidRPr="00684434" w:rsidRDefault="00914589" w:rsidP="00755880">
            <w:pPr>
              <w:jc w:val="center"/>
              <w:rPr>
                <w:rFonts w:cs="Times New Roman"/>
                <w:szCs w:val="24"/>
              </w:rPr>
            </w:pPr>
            <w:r w:rsidRPr="00684434">
              <w:rPr>
                <w:rFonts w:cs="Times New Roman"/>
                <w:szCs w:val="24"/>
              </w:rPr>
              <w:t>Fakultas Sains dan Teknologi</w:t>
            </w:r>
          </w:p>
          <w:p w14:paraId="7965C44A" w14:textId="77777777" w:rsidR="00914589" w:rsidRPr="00684434" w:rsidRDefault="00914589" w:rsidP="00755880">
            <w:pPr>
              <w:jc w:val="center"/>
              <w:rPr>
                <w:rFonts w:cs="Times New Roman"/>
                <w:szCs w:val="24"/>
              </w:rPr>
            </w:pPr>
            <w:r w:rsidRPr="00684434">
              <w:rPr>
                <w:rFonts w:cs="Times New Roman"/>
                <w:szCs w:val="24"/>
              </w:rPr>
              <w:t>Universitas Airlangga</w:t>
            </w:r>
          </w:p>
        </w:tc>
      </w:tr>
      <w:tr w:rsidR="00914589" w:rsidRPr="00F40919" w14:paraId="5182B127" w14:textId="77777777" w:rsidTr="00755880">
        <w:trPr>
          <w:trHeight w:val="1647"/>
        </w:trPr>
        <w:tc>
          <w:tcPr>
            <w:tcW w:w="3686" w:type="dxa"/>
          </w:tcPr>
          <w:p w14:paraId="3567F638" w14:textId="77777777" w:rsidR="00914589" w:rsidRPr="00684434" w:rsidRDefault="00914589" w:rsidP="00755880">
            <w:pPr>
              <w:jc w:val="center"/>
              <w:rPr>
                <w:rFonts w:cs="Times New Roman"/>
                <w:szCs w:val="24"/>
              </w:rPr>
            </w:pPr>
          </w:p>
        </w:tc>
        <w:tc>
          <w:tcPr>
            <w:tcW w:w="4252" w:type="dxa"/>
          </w:tcPr>
          <w:p w14:paraId="705D974F" w14:textId="77777777" w:rsidR="00914589" w:rsidRPr="00684434" w:rsidRDefault="00914589" w:rsidP="00755880">
            <w:pPr>
              <w:jc w:val="center"/>
              <w:rPr>
                <w:rFonts w:cs="Times New Roman"/>
                <w:szCs w:val="24"/>
              </w:rPr>
            </w:pPr>
          </w:p>
        </w:tc>
      </w:tr>
      <w:tr w:rsidR="00914589" w:rsidRPr="00F40919" w14:paraId="12A4862B" w14:textId="77777777" w:rsidTr="00755880">
        <w:tc>
          <w:tcPr>
            <w:tcW w:w="3686" w:type="dxa"/>
            <w:hideMark/>
          </w:tcPr>
          <w:p w14:paraId="1DD2FDF6" w14:textId="77777777" w:rsidR="00914589" w:rsidRPr="00684434" w:rsidRDefault="00914589" w:rsidP="00755880">
            <w:pPr>
              <w:jc w:val="center"/>
              <w:rPr>
                <w:rFonts w:cs="Times New Roman"/>
                <w:szCs w:val="24"/>
              </w:rPr>
            </w:pPr>
            <w:r w:rsidRPr="00684434">
              <w:rPr>
                <w:rFonts w:cs="Times New Roman"/>
                <w:szCs w:val="24"/>
                <w:u w:val="single"/>
              </w:rPr>
              <w:t>Dr. Herry Suprajitno, S.Si, M.Si.</w:t>
            </w:r>
          </w:p>
          <w:p w14:paraId="42658336" w14:textId="77777777" w:rsidR="00914589" w:rsidRPr="00684434" w:rsidRDefault="00914589" w:rsidP="00755880">
            <w:pPr>
              <w:jc w:val="center"/>
              <w:rPr>
                <w:rFonts w:cs="Times New Roman"/>
                <w:szCs w:val="24"/>
              </w:rPr>
            </w:pPr>
            <w:r w:rsidRPr="00684434">
              <w:rPr>
                <w:rFonts w:cs="Times New Roman"/>
                <w:szCs w:val="24"/>
              </w:rPr>
              <w:t>NIP. 196804041994031020</w:t>
            </w:r>
          </w:p>
        </w:tc>
        <w:tc>
          <w:tcPr>
            <w:tcW w:w="4252" w:type="dxa"/>
            <w:hideMark/>
          </w:tcPr>
          <w:p w14:paraId="4B6774F9" w14:textId="77777777" w:rsidR="00914589" w:rsidRPr="00684434" w:rsidRDefault="00914589" w:rsidP="00755880">
            <w:pPr>
              <w:jc w:val="center"/>
              <w:rPr>
                <w:rFonts w:eastAsia="Calibri" w:cs="Times New Roman"/>
                <w:color w:val="000000"/>
                <w:szCs w:val="24"/>
                <w:u w:val="single"/>
              </w:rPr>
            </w:pPr>
            <w:r w:rsidRPr="00684434">
              <w:rPr>
                <w:rFonts w:eastAsia="Calibri" w:cs="Times New Roman"/>
                <w:color w:val="000000"/>
                <w:szCs w:val="24"/>
                <w:u w:val="single"/>
              </w:rPr>
              <w:t>Dr. Rimuljo Hendradi, S.Si., M.Si.</w:t>
            </w:r>
          </w:p>
          <w:p w14:paraId="5AFF63CD" w14:textId="77777777" w:rsidR="00914589" w:rsidRPr="00684434" w:rsidRDefault="00914589" w:rsidP="00755880">
            <w:pPr>
              <w:jc w:val="center"/>
              <w:rPr>
                <w:rFonts w:cs="Times New Roman"/>
                <w:szCs w:val="24"/>
              </w:rPr>
            </w:pPr>
            <w:r w:rsidRPr="00684434">
              <w:rPr>
                <w:rFonts w:cs="Times New Roman"/>
                <w:szCs w:val="24"/>
              </w:rPr>
              <w:t>NIP. 197102111997021001</w:t>
            </w:r>
          </w:p>
        </w:tc>
      </w:tr>
      <w:bookmarkEnd w:id="20"/>
    </w:tbl>
    <w:p w14:paraId="67EE8EAD" w14:textId="77777777" w:rsidR="00914589" w:rsidRDefault="00914589">
      <w:pPr>
        <w:rPr>
          <w:rFonts w:cs="Times New Roman"/>
          <w:b/>
          <w:szCs w:val="24"/>
          <w:lang w:val="id-ID"/>
        </w:rPr>
      </w:pPr>
    </w:p>
    <w:bookmarkEnd w:id="17"/>
    <w:p w14:paraId="26BF2133" w14:textId="2AA8433E" w:rsidR="00914589" w:rsidRDefault="00914589" w:rsidP="00914589">
      <w:pPr>
        <w:pStyle w:val="Heading1"/>
        <w:numPr>
          <w:ilvl w:val="0"/>
          <w:numId w:val="0"/>
        </w:numPr>
        <w:ind w:left="360"/>
        <w:rPr>
          <w:lang w:val="en-US"/>
        </w:rPr>
      </w:pPr>
      <w:r>
        <w:rPr>
          <w:lang w:val="en-US"/>
        </w:rPr>
        <w:lastRenderedPageBreak/>
        <w:t>SURAT PERNYATAAN TENTANG ORISINALITAS</w:t>
      </w:r>
    </w:p>
    <w:p w14:paraId="5235B635" w14:textId="77777777" w:rsidR="00914589" w:rsidRPr="00684434" w:rsidRDefault="00914589" w:rsidP="00914589">
      <w:pPr>
        <w:spacing w:after="160" w:line="360" w:lineRule="auto"/>
        <w:jc w:val="both"/>
        <w:rPr>
          <w:lang w:val="en-US"/>
        </w:rPr>
      </w:pPr>
      <w:bookmarkStart w:id="21" w:name="_Hlk148647367"/>
      <w:r w:rsidRPr="00684434">
        <w:rPr>
          <w:lang w:val="en-US"/>
        </w:rPr>
        <w:t xml:space="preserve">Yang </w:t>
      </w:r>
      <w:r>
        <w:rPr>
          <w:lang w:val="id-ID"/>
        </w:rPr>
        <w:t>bertanda tangan di bawah ini, saya: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318"/>
        <w:gridCol w:w="5606"/>
      </w:tblGrid>
      <w:tr w:rsidR="00914589" w:rsidRPr="00684434" w14:paraId="4535EAE0" w14:textId="77777777" w:rsidTr="00755880">
        <w:tc>
          <w:tcPr>
            <w:tcW w:w="2013" w:type="dxa"/>
          </w:tcPr>
          <w:p w14:paraId="719BF5AE" w14:textId="77777777" w:rsidR="00914589" w:rsidRPr="00684434" w:rsidRDefault="00914589" w:rsidP="00755880">
            <w:pPr>
              <w:spacing w:line="360" w:lineRule="auto"/>
              <w:jc w:val="both"/>
              <w:rPr>
                <w:rFonts w:cs="Times New Roman"/>
                <w:lang w:val="en-US"/>
              </w:rPr>
            </w:pPr>
            <w:r>
              <w:rPr>
                <w:rFonts w:cs="Times New Roman"/>
                <w:lang w:val="id-ID"/>
              </w:rPr>
              <w:t>Nama</w:t>
            </w:r>
          </w:p>
        </w:tc>
        <w:tc>
          <w:tcPr>
            <w:tcW w:w="318" w:type="dxa"/>
          </w:tcPr>
          <w:p w14:paraId="072CF9AB" w14:textId="77777777" w:rsidR="00914589" w:rsidRPr="00684434" w:rsidRDefault="00914589" w:rsidP="00755880">
            <w:pPr>
              <w:spacing w:line="360" w:lineRule="auto"/>
              <w:jc w:val="both"/>
              <w:rPr>
                <w:rFonts w:cs="Times New Roman"/>
                <w:lang w:val="en-US"/>
              </w:rPr>
            </w:pPr>
            <w:r w:rsidRPr="00684434">
              <w:rPr>
                <w:rFonts w:cs="Times New Roman"/>
                <w:lang w:val="en-US"/>
              </w:rPr>
              <w:t>:</w:t>
            </w:r>
          </w:p>
        </w:tc>
        <w:tc>
          <w:tcPr>
            <w:tcW w:w="5606" w:type="dxa"/>
          </w:tcPr>
          <w:p w14:paraId="6372C67F" w14:textId="76517747" w:rsidR="00914589" w:rsidRPr="00914589" w:rsidRDefault="00914589" w:rsidP="00755880">
            <w:pPr>
              <w:spacing w:line="360" w:lineRule="auto"/>
              <w:jc w:val="both"/>
              <w:rPr>
                <w:rFonts w:cs="Times New Roman"/>
                <w:lang w:val="en-US"/>
              </w:rPr>
            </w:pPr>
            <w:proofErr w:type="spellStart"/>
            <w:r>
              <w:rPr>
                <w:rFonts w:cs="Times New Roman"/>
                <w:lang w:val="en-US"/>
              </w:rPr>
              <w:t>Fahmirullah</w:t>
            </w:r>
            <w:proofErr w:type="spellEnd"/>
            <w:r>
              <w:rPr>
                <w:rFonts w:cs="Times New Roman"/>
                <w:lang w:val="en-US"/>
              </w:rPr>
              <w:t xml:space="preserve"> Abdillah</w:t>
            </w:r>
          </w:p>
        </w:tc>
      </w:tr>
      <w:tr w:rsidR="00914589" w:rsidRPr="00684434" w14:paraId="7FBEB544" w14:textId="77777777" w:rsidTr="00755880">
        <w:trPr>
          <w:trHeight w:val="444"/>
        </w:trPr>
        <w:tc>
          <w:tcPr>
            <w:tcW w:w="2013" w:type="dxa"/>
          </w:tcPr>
          <w:p w14:paraId="40806D11" w14:textId="77777777" w:rsidR="00914589" w:rsidRPr="00684434" w:rsidRDefault="00914589" w:rsidP="00755880">
            <w:pPr>
              <w:spacing w:line="360" w:lineRule="auto"/>
              <w:jc w:val="both"/>
              <w:rPr>
                <w:rFonts w:cs="Times New Roman"/>
                <w:lang w:val="en-US"/>
              </w:rPr>
            </w:pPr>
            <w:r>
              <w:rPr>
                <w:rFonts w:cs="Times New Roman"/>
                <w:lang w:val="en-US"/>
              </w:rPr>
              <w:t>NIM</w:t>
            </w:r>
          </w:p>
        </w:tc>
        <w:tc>
          <w:tcPr>
            <w:tcW w:w="318" w:type="dxa"/>
          </w:tcPr>
          <w:p w14:paraId="19E4E8EA" w14:textId="77777777" w:rsidR="00914589" w:rsidRPr="00684434" w:rsidRDefault="00914589" w:rsidP="00755880">
            <w:pPr>
              <w:spacing w:line="360" w:lineRule="auto"/>
              <w:jc w:val="both"/>
              <w:rPr>
                <w:rFonts w:cs="Times New Roman"/>
                <w:lang w:val="en-US"/>
              </w:rPr>
            </w:pPr>
            <w:r w:rsidRPr="00684434">
              <w:rPr>
                <w:rFonts w:cs="Times New Roman"/>
                <w:lang w:val="en-US"/>
              </w:rPr>
              <w:t>:</w:t>
            </w:r>
          </w:p>
        </w:tc>
        <w:tc>
          <w:tcPr>
            <w:tcW w:w="5606" w:type="dxa"/>
          </w:tcPr>
          <w:p w14:paraId="7DC81446" w14:textId="5B4AC3D3" w:rsidR="00914589" w:rsidRPr="00684434" w:rsidRDefault="00914589" w:rsidP="00755880">
            <w:pPr>
              <w:spacing w:line="360" w:lineRule="auto"/>
              <w:jc w:val="both"/>
              <w:rPr>
                <w:rFonts w:cs="Times New Roman"/>
                <w:lang w:val="en-US"/>
              </w:rPr>
            </w:pPr>
            <w:r>
              <w:rPr>
                <w:rFonts w:cs="Times New Roman"/>
                <w:lang w:val="en-US"/>
              </w:rPr>
              <w:t>081811633002</w:t>
            </w:r>
          </w:p>
        </w:tc>
      </w:tr>
      <w:tr w:rsidR="00914589" w:rsidRPr="00684434" w14:paraId="0F6CCC5F" w14:textId="77777777" w:rsidTr="00755880">
        <w:tc>
          <w:tcPr>
            <w:tcW w:w="2013" w:type="dxa"/>
          </w:tcPr>
          <w:p w14:paraId="523CEB03" w14:textId="77777777" w:rsidR="00914589" w:rsidRPr="00684434" w:rsidRDefault="00914589" w:rsidP="00755880">
            <w:pPr>
              <w:spacing w:line="360" w:lineRule="auto"/>
              <w:jc w:val="both"/>
              <w:rPr>
                <w:rFonts w:cs="Times New Roman"/>
                <w:lang w:val="en-US"/>
              </w:rPr>
            </w:pPr>
            <w:r w:rsidRPr="00684434">
              <w:rPr>
                <w:rFonts w:cs="Times New Roman"/>
                <w:lang w:val="en-US"/>
              </w:rPr>
              <w:t xml:space="preserve">Program </w:t>
            </w:r>
            <w:r>
              <w:rPr>
                <w:rFonts w:cs="Times New Roman"/>
                <w:lang w:val="id-ID"/>
              </w:rPr>
              <w:t>Studi</w:t>
            </w:r>
          </w:p>
        </w:tc>
        <w:tc>
          <w:tcPr>
            <w:tcW w:w="318" w:type="dxa"/>
          </w:tcPr>
          <w:p w14:paraId="0610AEEE" w14:textId="77777777" w:rsidR="00914589" w:rsidRPr="00684434" w:rsidRDefault="00914589" w:rsidP="00755880">
            <w:pPr>
              <w:spacing w:line="360" w:lineRule="auto"/>
              <w:jc w:val="both"/>
              <w:rPr>
                <w:rFonts w:cs="Times New Roman"/>
                <w:lang w:val="en-US"/>
              </w:rPr>
            </w:pPr>
            <w:r w:rsidRPr="00684434">
              <w:rPr>
                <w:rFonts w:cs="Times New Roman"/>
                <w:lang w:val="en-US"/>
              </w:rPr>
              <w:t>:</w:t>
            </w:r>
          </w:p>
        </w:tc>
        <w:tc>
          <w:tcPr>
            <w:tcW w:w="5606" w:type="dxa"/>
          </w:tcPr>
          <w:p w14:paraId="491395F6" w14:textId="77777777" w:rsidR="00914589" w:rsidRPr="00CE062A" w:rsidRDefault="00914589" w:rsidP="00755880">
            <w:pPr>
              <w:spacing w:line="360" w:lineRule="auto"/>
              <w:jc w:val="both"/>
              <w:rPr>
                <w:rFonts w:cs="Times New Roman"/>
                <w:lang w:val="id-ID"/>
              </w:rPr>
            </w:pPr>
            <w:r>
              <w:rPr>
                <w:rFonts w:cs="Times New Roman"/>
                <w:lang w:val="id-ID"/>
              </w:rPr>
              <w:t>Sistem Informasi</w:t>
            </w:r>
          </w:p>
        </w:tc>
      </w:tr>
      <w:tr w:rsidR="00914589" w:rsidRPr="00684434" w14:paraId="050938AC" w14:textId="77777777" w:rsidTr="00755880">
        <w:tc>
          <w:tcPr>
            <w:tcW w:w="2013" w:type="dxa"/>
          </w:tcPr>
          <w:p w14:paraId="5BE90F5C" w14:textId="77777777" w:rsidR="00914589" w:rsidRPr="00684434" w:rsidRDefault="00914589" w:rsidP="00755880">
            <w:pPr>
              <w:spacing w:line="360" w:lineRule="auto"/>
              <w:jc w:val="both"/>
              <w:rPr>
                <w:rFonts w:cs="Times New Roman"/>
                <w:lang w:val="en-US"/>
              </w:rPr>
            </w:pPr>
            <w:r>
              <w:rPr>
                <w:rFonts w:cs="Times New Roman"/>
                <w:lang w:val="id-ID"/>
              </w:rPr>
              <w:t>Fakultas</w:t>
            </w:r>
          </w:p>
        </w:tc>
        <w:tc>
          <w:tcPr>
            <w:tcW w:w="318" w:type="dxa"/>
          </w:tcPr>
          <w:p w14:paraId="16FF14C4" w14:textId="77777777" w:rsidR="00914589" w:rsidRPr="00684434" w:rsidRDefault="00914589" w:rsidP="00755880">
            <w:pPr>
              <w:spacing w:line="360" w:lineRule="auto"/>
              <w:jc w:val="both"/>
              <w:rPr>
                <w:rFonts w:cs="Times New Roman"/>
                <w:lang w:val="en-US"/>
              </w:rPr>
            </w:pPr>
            <w:r w:rsidRPr="00684434">
              <w:rPr>
                <w:rFonts w:cs="Times New Roman"/>
                <w:lang w:val="en-US"/>
              </w:rPr>
              <w:t>:</w:t>
            </w:r>
          </w:p>
        </w:tc>
        <w:tc>
          <w:tcPr>
            <w:tcW w:w="5606" w:type="dxa"/>
          </w:tcPr>
          <w:p w14:paraId="52CC5C99" w14:textId="77777777" w:rsidR="00914589" w:rsidRPr="00CE062A" w:rsidRDefault="00914589" w:rsidP="00755880">
            <w:pPr>
              <w:spacing w:line="360" w:lineRule="auto"/>
              <w:jc w:val="both"/>
              <w:rPr>
                <w:rFonts w:cs="Times New Roman"/>
                <w:lang w:val="id-ID"/>
              </w:rPr>
            </w:pPr>
            <w:r>
              <w:rPr>
                <w:rFonts w:cs="Times New Roman"/>
                <w:lang w:val="id-ID"/>
              </w:rPr>
              <w:t>Sains dan Teknologi</w:t>
            </w:r>
          </w:p>
        </w:tc>
      </w:tr>
      <w:tr w:rsidR="00914589" w:rsidRPr="00684434" w14:paraId="0402A1B4" w14:textId="77777777" w:rsidTr="00755880">
        <w:tc>
          <w:tcPr>
            <w:tcW w:w="2013" w:type="dxa"/>
          </w:tcPr>
          <w:p w14:paraId="4DCFBEDA" w14:textId="77777777" w:rsidR="00914589" w:rsidRPr="00684434" w:rsidRDefault="00914589" w:rsidP="00755880">
            <w:pPr>
              <w:spacing w:line="360" w:lineRule="auto"/>
              <w:jc w:val="both"/>
              <w:rPr>
                <w:rFonts w:cs="Times New Roman"/>
                <w:lang w:val="en-US"/>
              </w:rPr>
            </w:pPr>
            <w:r>
              <w:rPr>
                <w:rFonts w:cs="Times New Roman"/>
                <w:lang w:val="id-ID"/>
              </w:rPr>
              <w:t>Jenjang</w:t>
            </w:r>
          </w:p>
        </w:tc>
        <w:tc>
          <w:tcPr>
            <w:tcW w:w="318" w:type="dxa"/>
          </w:tcPr>
          <w:p w14:paraId="35D99D05" w14:textId="77777777" w:rsidR="00914589" w:rsidRPr="00684434" w:rsidRDefault="00914589" w:rsidP="00755880">
            <w:pPr>
              <w:spacing w:line="360" w:lineRule="auto"/>
              <w:jc w:val="both"/>
              <w:rPr>
                <w:rFonts w:cs="Times New Roman"/>
                <w:lang w:val="en-US"/>
              </w:rPr>
            </w:pPr>
            <w:r w:rsidRPr="00684434">
              <w:rPr>
                <w:rFonts w:cs="Times New Roman"/>
                <w:lang w:val="en-US"/>
              </w:rPr>
              <w:t>:</w:t>
            </w:r>
          </w:p>
        </w:tc>
        <w:tc>
          <w:tcPr>
            <w:tcW w:w="5606" w:type="dxa"/>
          </w:tcPr>
          <w:p w14:paraId="78698AE6" w14:textId="77777777" w:rsidR="00914589" w:rsidRPr="00684434" w:rsidRDefault="00914589" w:rsidP="00755880">
            <w:pPr>
              <w:spacing w:line="360" w:lineRule="auto"/>
              <w:jc w:val="both"/>
              <w:rPr>
                <w:rFonts w:cs="Times New Roman"/>
                <w:lang w:val="en-US"/>
              </w:rPr>
            </w:pPr>
            <w:r>
              <w:rPr>
                <w:rFonts w:cs="Times New Roman"/>
                <w:lang w:val="id-ID"/>
              </w:rPr>
              <w:t xml:space="preserve">Sarjana </w:t>
            </w:r>
            <w:r w:rsidRPr="00684434">
              <w:rPr>
                <w:rFonts w:cs="Times New Roman"/>
                <w:lang w:val="en-US"/>
              </w:rPr>
              <w:t>(S1)</w:t>
            </w:r>
          </w:p>
        </w:tc>
      </w:tr>
    </w:tbl>
    <w:p w14:paraId="74022B83" w14:textId="77777777" w:rsidR="00914589" w:rsidRPr="00684434" w:rsidRDefault="00914589" w:rsidP="00914589">
      <w:pPr>
        <w:spacing w:after="160" w:line="360" w:lineRule="auto"/>
        <w:jc w:val="both"/>
        <w:rPr>
          <w:lang w:val="en-US"/>
        </w:rPr>
      </w:pPr>
      <w:r>
        <w:rPr>
          <w:lang w:val="id-ID"/>
        </w:rPr>
        <w:t>Menyatakan bahwa saya tidak melakukan kegiatan plagiarisme dalam penelitian skripsi saya yang berjudul:</w:t>
      </w:r>
    </w:p>
    <w:p w14:paraId="124C387A" w14:textId="79FF7D9D" w:rsidR="00914589" w:rsidRPr="00684434" w:rsidRDefault="00914589" w:rsidP="00914589">
      <w:pPr>
        <w:spacing w:after="160" w:line="360" w:lineRule="auto"/>
        <w:jc w:val="both"/>
        <w:rPr>
          <w:rFonts w:cs="Times New Roman"/>
          <w:b/>
          <w:bCs/>
          <w:szCs w:val="24"/>
          <w:lang w:val="en-US"/>
        </w:rPr>
      </w:pPr>
      <w:r w:rsidRPr="00684434">
        <w:rPr>
          <w:b/>
          <w:bCs/>
          <w:lang w:val="en-US"/>
        </w:rPr>
        <w:t>“</w:t>
      </w:r>
      <w:proofErr w:type="spellStart"/>
      <w:r w:rsidRPr="00914589">
        <w:rPr>
          <w:rFonts w:cs="Times New Roman"/>
          <w:b/>
          <w:bCs/>
          <w:szCs w:val="24"/>
          <w:lang w:val="en-US" w:eastAsia="id-ID"/>
        </w:rPr>
        <w:t>Klasterisasi</w:t>
      </w:r>
      <w:proofErr w:type="spellEnd"/>
      <w:r w:rsidRPr="00914589">
        <w:rPr>
          <w:rFonts w:cs="Times New Roman"/>
          <w:b/>
          <w:bCs/>
          <w:szCs w:val="24"/>
          <w:lang w:val="en-US" w:eastAsia="id-ID"/>
        </w:rPr>
        <w:t xml:space="preserve"> dan </w:t>
      </w:r>
      <w:proofErr w:type="spellStart"/>
      <w:r w:rsidRPr="00914589">
        <w:rPr>
          <w:rFonts w:cs="Times New Roman"/>
          <w:b/>
          <w:bCs/>
          <w:szCs w:val="24"/>
          <w:lang w:val="en-US" w:eastAsia="id-ID"/>
        </w:rPr>
        <w:t>Geovisualisasi</w:t>
      </w:r>
      <w:proofErr w:type="spellEnd"/>
      <w:r w:rsidRPr="00914589">
        <w:rPr>
          <w:rFonts w:cs="Times New Roman"/>
          <w:b/>
          <w:bCs/>
          <w:szCs w:val="24"/>
          <w:lang w:val="en-US" w:eastAsia="id-ID"/>
        </w:rPr>
        <w:t xml:space="preserve"> </w:t>
      </w:r>
      <w:r w:rsidRPr="00914589">
        <w:rPr>
          <w:rFonts w:cs="Times New Roman"/>
          <w:b/>
          <w:bCs/>
          <w:i/>
          <w:iCs/>
          <w:szCs w:val="24"/>
          <w:lang w:val="en-US" w:eastAsia="id-ID"/>
        </w:rPr>
        <w:t>Tweet</w:t>
      </w:r>
      <w:r w:rsidRPr="00914589">
        <w:rPr>
          <w:rFonts w:cs="Times New Roman"/>
          <w:b/>
          <w:bCs/>
          <w:szCs w:val="24"/>
          <w:lang w:val="en-US" w:eastAsia="id-ID"/>
        </w:rPr>
        <w:t xml:space="preserve"> Penyebaran Penyakit Menular Langsung (Studi Kasus COVID-19)</w:t>
      </w:r>
      <w:r w:rsidRPr="00684434">
        <w:rPr>
          <w:rFonts w:cs="Times New Roman"/>
          <w:b/>
          <w:bCs/>
          <w:szCs w:val="24"/>
          <w:lang w:val="en-US"/>
        </w:rPr>
        <w:t>”</w:t>
      </w:r>
    </w:p>
    <w:p w14:paraId="111F6BC7" w14:textId="77777777" w:rsidR="00914589" w:rsidRPr="00684434" w:rsidRDefault="00914589" w:rsidP="00914589">
      <w:pPr>
        <w:spacing w:after="160" w:line="360" w:lineRule="auto"/>
        <w:jc w:val="both"/>
        <w:rPr>
          <w:lang w:val="id-ID"/>
        </w:rPr>
      </w:pPr>
      <w:r>
        <w:rPr>
          <w:lang w:val="id-ID"/>
        </w:rPr>
        <w:t>Apabila suatu saat nanti terbukti melakukan tindakan plagiarisme, maka saya akan menerima sanksi yang telah ditetapkan.</w:t>
      </w:r>
    </w:p>
    <w:p w14:paraId="7D766165" w14:textId="77777777" w:rsidR="00914589" w:rsidRPr="00684434" w:rsidRDefault="00914589" w:rsidP="00914589">
      <w:pPr>
        <w:spacing w:after="160" w:line="360" w:lineRule="auto"/>
        <w:jc w:val="both"/>
        <w:rPr>
          <w:lang w:val="en-US"/>
        </w:rPr>
      </w:pPr>
      <w:r>
        <w:rPr>
          <w:lang w:val="id-ID"/>
        </w:rPr>
        <w:t>Demikian surat pernyataan ini saya buat dengan sebenar-benarnya.</w:t>
      </w:r>
      <w:r w:rsidRPr="00684434">
        <w:rPr>
          <w:lang w:val="id-ID" w:eastAsia="id-ID"/>
        </w:rPr>
        <w:t xml:space="preserve"> </w:t>
      </w:r>
    </w:p>
    <w:p w14:paraId="5EA2E7EC" w14:textId="541007C6" w:rsidR="00914589" w:rsidRPr="00914589" w:rsidRDefault="00914589" w:rsidP="00914589">
      <w:pPr>
        <w:spacing w:after="160" w:line="259" w:lineRule="auto"/>
        <w:rPr>
          <w:rFonts w:eastAsiaTheme="majorEastAsia" w:cs="Times New Roman"/>
          <w:b/>
          <w:szCs w:val="24"/>
          <w:lang w:val="id-ID"/>
        </w:rPr>
      </w:pPr>
      <w:r>
        <w:rPr>
          <w:noProof/>
          <w:lang w:val="id-ID" w:eastAsia="id-ID"/>
        </w:rPr>
        <mc:AlternateContent>
          <mc:Choice Requires="wps">
            <w:drawing>
              <wp:anchor distT="45720" distB="45720" distL="114300" distR="114300" simplePos="0" relativeHeight="251720704" behindDoc="0" locked="0" layoutInCell="1" allowOverlap="1" wp14:anchorId="65C97F8B" wp14:editId="111D8670">
                <wp:simplePos x="0" y="0"/>
                <wp:positionH relativeFrom="margin">
                  <wp:posOffset>3046095</wp:posOffset>
                </wp:positionH>
                <wp:positionV relativeFrom="paragraph">
                  <wp:posOffset>1896745</wp:posOffset>
                </wp:positionV>
                <wp:extent cx="2176780" cy="1404620"/>
                <wp:effectExtent l="0" t="0" r="0" b="0"/>
                <wp:wrapThrough wrapText="bothSides">
                  <wp:wrapPolygon edited="0">
                    <wp:start x="567" y="0"/>
                    <wp:lineTo x="567" y="21391"/>
                    <wp:lineTo x="20982" y="21391"/>
                    <wp:lineTo x="20982" y="0"/>
                    <wp:lineTo x="567" y="0"/>
                  </wp:wrapPolygon>
                </wp:wrapThrough>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1404620"/>
                        </a:xfrm>
                        <a:prstGeom prst="rect">
                          <a:avLst/>
                        </a:prstGeom>
                        <a:noFill/>
                        <a:ln w="9525">
                          <a:noFill/>
                          <a:miter lim="800000"/>
                          <a:headEnd/>
                          <a:tailEnd/>
                        </a:ln>
                      </wps:spPr>
                      <wps:txbx>
                        <w:txbxContent>
                          <w:p w14:paraId="4D859C73" w14:textId="623DF2C5" w:rsidR="00506AA9" w:rsidRPr="00CE062A" w:rsidRDefault="00506AA9" w:rsidP="00914589">
                            <w:pPr>
                              <w:rPr>
                                <w:rFonts w:cs="Times New Roman"/>
                              </w:rPr>
                            </w:pPr>
                            <w:r w:rsidRPr="00CE062A">
                              <w:rPr>
                                <w:rFonts w:cs="Times New Roman"/>
                              </w:rPr>
                              <w:t xml:space="preserve">Surabaya, </w:t>
                            </w:r>
                            <w:r>
                              <w:rPr>
                                <w:rFonts w:cs="Times New Roman"/>
                                <w:lang w:val="en-US"/>
                              </w:rPr>
                              <w:t>3</w:t>
                            </w:r>
                            <w:r>
                              <w:rPr>
                                <w:rFonts w:cs="Times New Roman"/>
                              </w:rPr>
                              <w:t xml:space="preserve"> </w:t>
                            </w:r>
                            <w:r>
                              <w:rPr>
                                <w:rFonts w:cs="Times New Roman"/>
                                <w:lang w:val="en-US"/>
                              </w:rPr>
                              <w:t xml:space="preserve">Juli </w:t>
                            </w:r>
                            <w:r w:rsidRPr="00CE062A">
                              <w:rPr>
                                <w:rFonts w:cs="Times New Roman"/>
                              </w:rPr>
                              <w:t>202</w:t>
                            </w:r>
                            <w:r>
                              <w:rPr>
                                <w:rFonts w:cs="Times New Roman"/>
                              </w:rPr>
                              <w:t>3</w:t>
                            </w:r>
                          </w:p>
                          <w:p w14:paraId="19CFD3D4" w14:textId="77777777" w:rsidR="00506AA9" w:rsidRPr="00CE062A" w:rsidRDefault="00506AA9" w:rsidP="00914589">
                            <w:pPr>
                              <w:rPr>
                                <w:rFonts w:cs="Times New Roman"/>
                              </w:rPr>
                            </w:pPr>
                          </w:p>
                          <w:p w14:paraId="54FE1CA5" w14:textId="77777777" w:rsidR="00506AA9" w:rsidRPr="00CE062A" w:rsidRDefault="00506AA9" w:rsidP="00914589">
                            <w:pPr>
                              <w:rPr>
                                <w:rFonts w:cs="Times New Roman"/>
                              </w:rPr>
                            </w:pPr>
                          </w:p>
                          <w:p w14:paraId="339DBB5C" w14:textId="77777777" w:rsidR="00506AA9" w:rsidRPr="00CE062A" w:rsidRDefault="00506AA9" w:rsidP="00914589">
                            <w:pPr>
                              <w:rPr>
                                <w:rFonts w:cs="Times New Roman"/>
                              </w:rPr>
                            </w:pPr>
                          </w:p>
                          <w:p w14:paraId="452994F5" w14:textId="1899A6F2" w:rsidR="00506AA9" w:rsidRPr="00914589" w:rsidRDefault="00506AA9" w:rsidP="00914589">
                            <w:pPr>
                              <w:spacing w:line="240" w:lineRule="auto"/>
                              <w:rPr>
                                <w:rFonts w:cs="Times New Roman"/>
                                <w:lang w:val="en-US"/>
                              </w:rPr>
                            </w:pPr>
                            <w:r>
                              <w:rPr>
                                <w:rFonts w:cs="Times New Roman"/>
                                <w:lang w:val="en-US"/>
                              </w:rPr>
                              <w:t>Fahmirullah Abdillah</w:t>
                            </w:r>
                          </w:p>
                          <w:p w14:paraId="6744615B" w14:textId="11A0C768" w:rsidR="00506AA9" w:rsidRPr="00914589" w:rsidRDefault="00506AA9" w:rsidP="00914589">
                            <w:pPr>
                              <w:rPr>
                                <w:rFonts w:cs="Times New Roman"/>
                                <w:lang w:val="en-US"/>
                              </w:rPr>
                            </w:pPr>
                            <w:r w:rsidRPr="00CE062A">
                              <w:rPr>
                                <w:rFonts w:cs="Times New Roman"/>
                              </w:rPr>
                              <w:t>NIM.</w:t>
                            </w:r>
                            <w:r>
                              <w:rPr>
                                <w:rFonts w:cs="Times New Roman"/>
                                <w:lang w:val="en-US"/>
                              </w:rPr>
                              <w:t xml:space="preserve"> </w:t>
                            </w:r>
                            <w:r w:rsidRPr="00CE062A">
                              <w:rPr>
                                <w:rFonts w:cs="Times New Roman"/>
                              </w:rPr>
                              <w:t>0818116330</w:t>
                            </w:r>
                            <w:r>
                              <w:rPr>
                                <w:rFonts w:cs="Times New Roman"/>
                                <w:lang w:val="en-US"/>
                              </w:rPr>
                              <w:t>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C97F8B" id="_x0000_t202" coordsize="21600,21600" o:spt="202" path="m,l,21600r21600,l21600,xe">
                <v:stroke joinstyle="miter"/>
                <v:path gradientshapeok="t" o:connecttype="rect"/>
              </v:shapetype>
              <v:shape id="Text Box 55" o:spid="_x0000_s1026" type="#_x0000_t202" style="position:absolute;margin-left:239.85pt;margin-top:149.35pt;width:171.4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" filled="f" stroked="f">
                <v:textbox style="mso-fit-shape-to-text:t">
                  <w:txbxContent>
                    <w:p w14:paraId="4D859C73" w14:textId="623DF2C5" w:rsidR="00506AA9" w:rsidRPr="00CE062A" w:rsidRDefault="00506AA9" w:rsidP="00914589">
                      <w:pPr>
                        <w:rPr>
                          <w:rFonts w:cs="Times New Roman"/>
                        </w:rPr>
                      </w:pPr>
                      <w:r w:rsidRPr="00CE062A">
                        <w:rPr>
                          <w:rFonts w:cs="Times New Roman"/>
                        </w:rPr>
                        <w:t xml:space="preserve">Surabaya, </w:t>
                      </w:r>
                      <w:r>
                        <w:rPr>
                          <w:rFonts w:cs="Times New Roman"/>
                          <w:lang w:val="en-US"/>
                        </w:rPr>
                        <w:t>3</w:t>
                      </w:r>
                      <w:r>
                        <w:rPr>
                          <w:rFonts w:cs="Times New Roman"/>
                        </w:rPr>
                        <w:t xml:space="preserve"> </w:t>
                      </w:r>
                      <w:r>
                        <w:rPr>
                          <w:rFonts w:cs="Times New Roman"/>
                          <w:lang w:val="en-US"/>
                        </w:rPr>
                        <w:t xml:space="preserve">Juli </w:t>
                      </w:r>
                      <w:r w:rsidRPr="00CE062A">
                        <w:rPr>
                          <w:rFonts w:cs="Times New Roman"/>
                        </w:rPr>
                        <w:t>202</w:t>
                      </w:r>
                      <w:r>
                        <w:rPr>
                          <w:rFonts w:cs="Times New Roman"/>
                        </w:rPr>
                        <w:t>3</w:t>
                      </w:r>
                    </w:p>
                    <w:p w14:paraId="19CFD3D4" w14:textId="77777777" w:rsidR="00506AA9" w:rsidRPr="00CE062A" w:rsidRDefault="00506AA9" w:rsidP="00914589">
                      <w:pPr>
                        <w:rPr>
                          <w:rFonts w:cs="Times New Roman"/>
                        </w:rPr>
                      </w:pPr>
                    </w:p>
                    <w:p w14:paraId="54FE1CA5" w14:textId="77777777" w:rsidR="00506AA9" w:rsidRPr="00CE062A" w:rsidRDefault="00506AA9" w:rsidP="00914589">
                      <w:pPr>
                        <w:rPr>
                          <w:rFonts w:cs="Times New Roman"/>
                        </w:rPr>
                      </w:pPr>
                    </w:p>
                    <w:p w14:paraId="339DBB5C" w14:textId="77777777" w:rsidR="00506AA9" w:rsidRPr="00CE062A" w:rsidRDefault="00506AA9" w:rsidP="00914589">
                      <w:pPr>
                        <w:rPr>
                          <w:rFonts w:cs="Times New Roman"/>
                        </w:rPr>
                      </w:pPr>
                    </w:p>
                    <w:p w14:paraId="452994F5" w14:textId="1899A6F2" w:rsidR="00506AA9" w:rsidRPr="00914589" w:rsidRDefault="00506AA9" w:rsidP="00914589">
                      <w:pPr>
                        <w:spacing w:line="240" w:lineRule="auto"/>
                        <w:rPr>
                          <w:rFonts w:cs="Times New Roman"/>
                          <w:lang w:val="en-US"/>
                        </w:rPr>
                      </w:pPr>
                      <w:r>
                        <w:rPr>
                          <w:rFonts w:cs="Times New Roman"/>
                          <w:lang w:val="en-US"/>
                        </w:rPr>
                        <w:t>Fahmirullah Abdillah</w:t>
                      </w:r>
                    </w:p>
                    <w:p w14:paraId="6744615B" w14:textId="11A0C768" w:rsidR="00506AA9" w:rsidRPr="00914589" w:rsidRDefault="00506AA9" w:rsidP="00914589">
                      <w:pPr>
                        <w:rPr>
                          <w:rFonts w:cs="Times New Roman"/>
                          <w:lang w:val="en-US"/>
                        </w:rPr>
                      </w:pPr>
                      <w:r w:rsidRPr="00CE062A">
                        <w:rPr>
                          <w:rFonts w:cs="Times New Roman"/>
                        </w:rPr>
                        <w:t>NIM.</w:t>
                      </w:r>
                      <w:r>
                        <w:rPr>
                          <w:rFonts w:cs="Times New Roman"/>
                          <w:lang w:val="en-US"/>
                        </w:rPr>
                        <w:t xml:space="preserve"> </w:t>
                      </w:r>
                      <w:r w:rsidRPr="00CE062A">
                        <w:rPr>
                          <w:rFonts w:cs="Times New Roman"/>
                        </w:rPr>
                        <w:t>0818116330</w:t>
                      </w:r>
                      <w:r>
                        <w:rPr>
                          <w:rFonts w:cs="Times New Roman"/>
                          <w:lang w:val="en-US"/>
                        </w:rPr>
                        <w:t>02</w:t>
                      </w:r>
                    </w:p>
                  </w:txbxContent>
                </v:textbox>
                <w10:wrap type="through" anchorx="margin"/>
              </v:shape>
            </w:pict>
          </mc:Fallback>
        </mc:AlternateContent>
      </w:r>
      <w:r>
        <w:rPr>
          <w:rFonts w:cs="Times New Roman"/>
          <w:b/>
          <w:szCs w:val="24"/>
          <w:lang w:val="id-ID"/>
        </w:rPr>
        <w:br w:type="page"/>
      </w:r>
    </w:p>
    <w:bookmarkEnd w:id="21"/>
    <w:p w14:paraId="6A07E17A" w14:textId="62EE4628" w:rsidR="00914589" w:rsidRDefault="00914589" w:rsidP="00914589">
      <w:pPr>
        <w:pStyle w:val="Heading1"/>
        <w:numPr>
          <w:ilvl w:val="0"/>
          <w:numId w:val="0"/>
        </w:numPr>
        <w:ind w:left="360"/>
        <w:rPr>
          <w:lang w:val="en-US"/>
        </w:rPr>
      </w:pPr>
      <w:r>
        <w:rPr>
          <w:lang w:val="en-US"/>
        </w:rPr>
        <w:lastRenderedPageBreak/>
        <w:t>PEDOMAN PENGGUNAAN SKRIPSI</w:t>
      </w:r>
    </w:p>
    <w:p w14:paraId="06373222" w14:textId="77777777" w:rsidR="00914589" w:rsidRDefault="00914589" w:rsidP="00914589">
      <w:pPr>
        <w:spacing w:line="360" w:lineRule="auto"/>
        <w:ind w:firstLine="432"/>
        <w:jc w:val="both"/>
        <w:rPr>
          <w:rFonts w:cs="Times New Roman"/>
          <w:szCs w:val="24"/>
        </w:rPr>
      </w:pPr>
    </w:p>
    <w:p w14:paraId="114473F7" w14:textId="18656DEF" w:rsidR="00914589" w:rsidRDefault="00914589" w:rsidP="00914589">
      <w:pPr>
        <w:spacing w:line="360" w:lineRule="auto"/>
        <w:ind w:firstLine="432"/>
        <w:jc w:val="both"/>
        <w:rPr>
          <w:rFonts w:cs="Times New Roman"/>
          <w:szCs w:val="24"/>
        </w:rPr>
      </w:pPr>
      <w:bookmarkStart w:id="22" w:name="_Hlk148647454"/>
      <w:r w:rsidRPr="00D838B1">
        <w:rPr>
          <w:rFonts w:cs="Times New Roman"/>
          <w:szCs w:val="24"/>
        </w:rPr>
        <w:t>Skripsi ini tidak dipublikasikan, namun tersedia di perpustakaan dalam lingkungan Universitas Airlanga, diperkenankan untuk dipakai sebagai referensi kepustakaan, tetapi pengutipan harus seizin penyusun dan harus menyebutkan sumbernya sesuai kebiasaan ilmiah.</w:t>
      </w:r>
    </w:p>
    <w:p w14:paraId="333BCE48" w14:textId="77777777" w:rsidR="00914589" w:rsidRPr="00D838B1" w:rsidRDefault="00914589" w:rsidP="00914589">
      <w:pPr>
        <w:spacing w:line="360" w:lineRule="auto"/>
        <w:ind w:firstLine="432"/>
        <w:jc w:val="both"/>
        <w:rPr>
          <w:rFonts w:cs="Times New Roman"/>
          <w:szCs w:val="24"/>
        </w:rPr>
      </w:pPr>
    </w:p>
    <w:p w14:paraId="6A065DAC" w14:textId="0A219477" w:rsidR="00914589" w:rsidRPr="00914589" w:rsidRDefault="00914589" w:rsidP="00914589">
      <w:pPr>
        <w:spacing w:line="360" w:lineRule="auto"/>
        <w:jc w:val="center"/>
        <w:rPr>
          <w:lang w:val="en-US"/>
        </w:rPr>
      </w:pPr>
      <w:r w:rsidRPr="00D838B1">
        <w:rPr>
          <w:rFonts w:cs="Times New Roman"/>
          <w:b/>
          <w:szCs w:val="24"/>
        </w:rPr>
        <w:t>Dokumen skripsi ini merupakan hak milik Universitas Airlangga</w:t>
      </w:r>
    </w:p>
    <w:bookmarkEnd w:id="22"/>
    <w:p w14:paraId="0C3EDE99" w14:textId="77777777" w:rsidR="00914589" w:rsidRDefault="00914589">
      <w:pPr>
        <w:rPr>
          <w:rFonts w:cs="Times New Roman"/>
          <w:b/>
          <w:szCs w:val="24"/>
          <w:lang w:val="id-ID"/>
        </w:rPr>
      </w:pPr>
      <w:r>
        <w:rPr>
          <w:rFonts w:cs="Times New Roman"/>
          <w:szCs w:val="24"/>
          <w:lang w:val="id-ID"/>
        </w:rPr>
        <w:br w:type="page"/>
      </w:r>
    </w:p>
    <w:p w14:paraId="362FDF27" w14:textId="73548352" w:rsidR="00B3276F" w:rsidRPr="00D92F57" w:rsidRDefault="00B3276F" w:rsidP="000D7FAC">
      <w:pPr>
        <w:pStyle w:val="Heading1"/>
        <w:numPr>
          <w:ilvl w:val="0"/>
          <w:numId w:val="0"/>
        </w:numPr>
        <w:spacing w:line="360" w:lineRule="auto"/>
        <w:ind w:left="360"/>
        <w:rPr>
          <w:rFonts w:cs="Times New Roman"/>
          <w:b w:val="0"/>
          <w:sz w:val="24"/>
          <w:szCs w:val="24"/>
          <w:lang w:val="id-ID"/>
        </w:rPr>
      </w:pPr>
      <w:r w:rsidRPr="00D92F57">
        <w:rPr>
          <w:rFonts w:cs="Times New Roman"/>
          <w:sz w:val="24"/>
          <w:szCs w:val="24"/>
          <w:lang w:val="id-ID"/>
        </w:rPr>
        <w:lastRenderedPageBreak/>
        <w:t>KATA PENGANTAR</w:t>
      </w:r>
      <w:bookmarkEnd w:id="18"/>
      <w:bookmarkEnd w:id="19"/>
    </w:p>
    <w:p w14:paraId="28D4D213" w14:textId="67C8132A" w:rsidR="00666747" w:rsidRPr="00D92F57" w:rsidRDefault="00666747" w:rsidP="00666747">
      <w:pPr>
        <w:spacing w:after="160" w:line="360" w:lineRule="auto"/>
        <w:ind w:firstLine="720"/>
        <w:jc w:val="both"/>
        <w:rPr>
          <w:lang w:val="en-US"/>
        </w:rPr>
      </w:pPr>
      <w:bookmarkStart w:id="23" w:name="_Hlk148647494"/>
      <w:r>
        <w:rPr>
          <w:lang w:val="id-ID"/>
        </w:rPr>
        <w:t xml:space="preserve">Puji syukur penulis ucapkan atas kehadirat Tuhan Yang Maha Esa karena telah memberikan rahmat dan karunia-Nya sehingga penulis dapat menyelesaikan penyusunan skripsi </w:t>
      </w:r>
      <w:r w:rsidRPr="00D92F57">
        <w:rPr>
          <w:lang w:val="en-US"/>
        </w:rPr>
        <w:t xml:space="preserve">yang </w:t>
      </w:r>
      <w:r>
        <w:rPr>
          <w:lang w:val="id-ID"/>
        </w:rPr>
        <w:t xml:space="preserve">berjudul </w:t>
      </w:r>
      <w:proofErr w:type="spellStart"/>
      <w:r>
        <w:rPr>
          <w:b/>
          <w:szCs w:val="24"/>
          <w:lang w:val="en-US" w:eastAsia="id-ID"/>
        </w:rPr>
        <w:t>Klasterisasi</w:t>
      </w:r>
      <w:proofErr w:type="spellEnd"/>
      <w:r>
        <w:rPr>
          <w:b/>
          <w:szCs w:val="24"/>
          <w:lang w:val="en-US" w:eastAsia="id-ID"/>
        </w:rPr>
        <w:t xml:space="preserve"> dan </w:t>
      </w:r>
      <w:proofErr w:type="spellStart"/>
      <w:r>
        <w:rPr>
          <w:b/>
          <w:szCs w:val="24"/>
          <w:lang w:val="en-US" w:eastAsia="id-ID"/>
        </w:rPr>
        <w:t>Geovisualisasi</w:t>
      </w:r>
      <w:proofErr w:type="spellEnd"/>
      <w:r>
        <w:rPr>
          <w:b/>
          <w:szCs w:val="24"/>
          <w:lang w:val="en-US" w:eastAsia="id-ID"/>
        </w:rPr>
        <w:t xml:space="preserve"> </w:t>
      </w:r>
      <w:r>
        <w:rPr>
          <w:b/>
          <w:i/>
          <w:iCs/>
          <w:szCs w:val="24"/>
          <w:lang w:val="en-US" w:eastAsia="id-ID"/>
        </w:rPr>
        <w:t xml:space="preserve">Tweet </w:t>
      </w:r>
      <w:r>
        <w:rPr>
          <w:b/>
          <w:szCs w:val="24"/>
          <w:lang w:val="en-US" w:eastAsia="id-ID"/>
        </w:rPr>
        <w:t>Penyebaran Penyakit Menular Langsung (Studi Kasus COVID-19)</w:t>
      </w:r>
      <w:r>
        <w:rPr>
          <w:lang w:val="en-US"/>
        </w:rPr>
        <w:t>.</w:t>
      </w:r>
    </w:p>
    <w:p w14:paraId="078BF135" w14:textId="77777777" w:rsidR="00666747" w:rsidRDefault="00666747" w:rsidP="00666747">
      <w:pPr>
        <w:spacing w:after="160" w:line="360" w:lineRule="auto"/>
        <w:ind w:firstLine="720"/>
        <w:jc w:val="both"/>
        <w:rPr>
          <w:lang w:val="en-US"/>
        </w:rPr>
      </w:pPr>
      <w:r>
        <w:rPr>
          <w:lang w:val="id-ID"/>
        </w:rPr>
        <w:t>Ucapan terima kasih dari penulis kepada seluruh pihak yang telah membantu dan mendukung dalam pengerjaan skripsi ini hingga dapat terselesaikan dengan baik</w:t>
      </w:r>
      <w:r w:rsidRPr="00D92F57">
        <w:rPr>
          <w:lang w:val="en-US"/>
        </w:rPr>
        <w:t xml:space="preserve">. </w:t>
      </w:r>
      <w:r>
        <w:rPr>
          <w:lang w:val="en-US"/>
        </w:rPr>
        <w:t>S</w:t>
      </w:r>
      <w:r>
        <w:rPr>
          <w:lang w:val="id-ID"/>
        </w:rPr>
        <w:t xml:space="preserve">kripsi ini tidak akan terselesaikan tanpa bantuan dan dukungan dari </w:t>
      </w:r>
      <w:r>
        <w:rPr>
          <w:lang w:val="en-US"/>
        </w:rPr>
        <w:t xml:space="preserve">seluruh </w:t>
      </w:r>
      <w:r>
        <w:rPr>
          <w:lang w:val="id-ID"/>
        </w:rPr>
        <w:t>pihak yang terlibat.</w:t>
      </w:r>
      <w:r>
        <w:rPr>
          <w:lang w:val="en-US"/>
        </w:rPr>
        <w:t xml:space="preserve"> Ucapan tersebut ditujukan oleh penyusun kepada:</w:t>
      </w:r>
    </w:p>
    <w:p w14:paraId="1EB12A9D" w14:textId="77777777" w:rsidR="00666747" w:rsidRDefault="00666747" w:rsidP="00666747">
      <w:pPr>
        <w:pStyle w:val="ListParagraph"/>
        <w:numPr>
          <w:ilvl w:val="0"/>
          <w:numId w:val="42"/>
        </w:numPr>
        <w:spacing w:after="160" w:line="360" w:lineRule="auto"/>
        <w:jc w:val="both"/>
        <w:rPr>
          <w:lang w:val="en-US"/>
        </w:rPr>
      </w:pPr>
      <w:r>
        <w:rPr>
          <w:lang w:val="en-US"/>
        </w:rPr>
        <w:t xml:space="preserve">Allah SWT yang senantiasa </w:t>
      </w:r>
      <w:proofErr w:type="spellStart"/>
      <w:r>
        <w:rPr>
          <w:lang w:val="en-US"/>
        </w:rPr>
        <w:t>meberikan</w:t>
      </w:r>
      <w:proofErr w:type="spellEnd"/>
      <w:r>
        <w:rPr>
          <w:lang w:val="en-US"/>
        </w:rPr>
        <w:t xml:space="preserve"> segala rahmat, hidayah, dan karunia-Nya serta </w:t>
      </w:r>
      <w:proofErr w:type="spellStart"/>
      <w:r>
        <w:rPr>
          <w:lang w:val="en-US"/>
        </w:rPr>
        <w:t>Rasulullah</w:t>
      </w:r>
      <w:proofErr w:type="spellEnd"/>
      <w:r>
        <w:rPr>
          <w:lang w:val="en-US"/>
        </w:rPr>
        <w:t xml:space="preserve"> SAW yang selalu menjadi panutan dan suri </w:t>
      </w:r>
      <w:proofErr w:type="spellStart"/>
      <w:r>
        <w:rPr>
          <w:lang w:val="en-US"/>
        </w:rPr>
        <w:t>tauladan</w:t>
      </w:r>
      <w:proofErr w:type="spellEnd"/>
      <w:r>
        <w:rPr>
          <w:lang w:val="en-US"/>
        </w:rPr>
        <w:t xml:space="preserve"> terbaik bagi penulis sehingga penulisan skripsi ini dapat terselesaikan.</w:t>
      </w:r>
    </w:p>
    <w:p w14:paraId="0DBC90E5" w14:textId="7CC8A464" w:rsidR="00666747" w:rsidRDefault="00666747" w:rsidP="00666747">
      <w:pPr>
        <w:pStyle w:val="ListParagraph"/>
        <w:numPr>
          <w:ilvl w:val="0"/>
          <w:numId w:val="42"/>
        </w:numPr>
        <w:spacing w:after="160" w:line="360" w:lineRule="auto"/>
        <w:jc w:val="both"/>
        <w:rPr>
          <w:lang w:val="en-US"/>
        </w:rPr>
      </w:pPr>
      <w:r>
        <w:rPr>
          <w:lang w:val="en-US"/>
        </w:rPr>
        <w:t xml:space="preserve">Ibu </w:t>
      </w:r>
      <w:proofErr w:type="spellStart"/>
      <w:r>
        <w:rPr>
          <w:lang w:val="en-US"/>
        </w:rPr>
        <w:t>Retno</w:t>
      </w:r>
      <w:proofErr w:type="spellEnd"/>
      <w:r>
        <w:rPr>
          <w:lang w:val="en-US"/>
        </w:rPr>
        <w:t xml:space="preserve"> </w:t>
      </w:r>
      <w:proofErr w:type="spellStart"/>
      <w:r>
        <w:rPr>
          <w:lang w:val="en-US"/>
        </w:rPr>
        <w:t>Setiasih</w:t>
      </w:r>
      <w:proofErr w:type="spellEnd"/>
      <w:r>
        <w:rPr>
          <w:lang w:val="en-US"/>
        </w:rPr>
        <w:t xml:space="preserve"> dan Bapak Abdul </w:t>
      </w:r>
      <w:proofErr w:type="spellStart"/>
      <w:r>
        <w:rPr>
          <w:lang w:val="en-US"/>
        </w:rPr>
        <w:t>Kodir</w:t>
      </w:r>
      <w:proofErr w:type="spellEnd"/>
      <w:r>
        <w:rPr>
          <w:lang w:val="en-US"/>
        </w:rPr>
        <w:t xml:space="preserve"> selaku orang tua penulis yang senantiasa memberikan doa dan dukungan dalam bentuk apa pun sehingga penulis dapat menyelesaikan penulisan skripsi ini.</w:t>
      </w:r>
    </w:p>
    <w:p w14:paraId="38577E53" w14:textId="234D8567" w:rsidR="00666747" w:rsidRDefault="00666747" w:rsidP="00666747">
      <w:pPr>
        <w:pStyle w:val="ListParagraph"/>
        <w:numPr>
          <w:ilvl w:val="0"/>
          <w:numId w:val="42"/>
        </w:numPr>
        <w:spacing w:after="160" w:line="360" w:lineRule="auto"/>
        <w:jc w:val="both"/>
        <w:rPr>
          <w:lang w:val="en-US"/>
        </w:rPr>
      </w:pPr>
      <w:r>
        <w:rPr>
          <w:lang w:val="en-US"/>
        </w:rPr>
        <w:t xml:space="preserve">Mas Faizal dan Mbak Richa selaku kakak dan </w:t>
      </w:r>
      <w:r w:rsidR="003F217A">
        <w:rPr>
          <w:lang w:val="id-ID"/>
        </w:rPr>
        <w:t xml:space="preserve">kakak </w:t>
      </w:r>
      <w:r w:rsidR="00A57790">
        <w:rPr>
          <w:lang w:val="en-US"/>
        </w:rPr>
        <w:t xml:space="preserve">ipar </w:t>
      </w:r>
      <w:r>
        <w:rPr>
          <w:lang w:val="en-US"/>
        </w:rPr>
        <w:t>penulis yang senantiasa memberikan doa dan dukungan teknis maupun moril sehingga penulis dapat menyelesaikan penulisan skripsi ini.</w:t>
      </w:r>
    </w:p>
    <w:p w14:paraId="160F5C17" w14:textId="283336BE" w:rsidR="00666747" w:rsidRDefault="00666747" w:rsidP="00666747">
      <w:pPr>
        <w:pStyle w:val="ListParagraph"/>
        <w:numPr>
          <w:ilvl w:val="0"/>
          <w:numId w:val="42"/>
        </w:numPr>
        <w:spacing w:after="160" w:line="360" w:lineRule="auto"/>
        <w:jc w:val="both"/>
        <w:rPr>
          <w:lang w:val="en-US"/>
        </w:rPr>
      </w:pPr>
      <w:r w:rsidRPr="00666747">
        <w:rPr>
          <w:lang w:val="en-US"/>
        </w:rPr>
        <w:t xml:space="preserve">Ira </w:t>
      </w:r>
      <w:proofErr w:type="spellStart"/>
      <w:r w:rsidRPr="00666747">
        <w:rPr>
          <w:lang w:val="en-US"/>
        </w:rPr>
        <w:t>Puspitasari</w:t>
      </w:r>
      <w:proofErr w:type="spellEnd"/>
      <w:r w:rsidRPr="00666747">
        <w:rPr>
          <w:lang w:val="en-US"/>
        </w:rPr>
        <w:t>, S.T., M.T., Ph.D.</w:t>
      </w:r>
      <w:r w:rsidR="00CB65A1">
        <w:rPr>
          <w:lang w:val="en-US"/>
        </w:rPr>
        <w:t>,</w:t>
      </w:r>
      <w:r>
        <w:rPr>
          <w:lang w:val="en-US"/>
        </w:rPr>
        <w:t xml:space="preserve"> selaku dosen</w:t>
      </w:r>
      <w:r w:rsidR="00CB65A1">
        <w:rPr>
          <w:lang w:val="en-US"/>
        </w:rPr>
        <w:t xml:space="preserve"> wali sekaligus dosen</w:t>
      </w:r>
      <w:r>
        <w:rPr>
          <w:lang w:val="en-US"/>
        </w:rPr>
        <w:t xml:space="preserve"> pembimbing I yang senantiasa sabar membimbing, membantu, menyarankan, dan memberi ilmu selama proses penulisan skripsi ini dimulai hingga selesai.</w:t>
      </w:r>
    </w:p>
    <w:p w14:paraId="664C88FD" w14:textId="54E16043" w:rsidR="00666747" w:rsidRDefault="00CB65A1" w:rsidP="00666747">
      <w:pPr>
        <w:pStyle w:val="ListParagraph"/>
        <w:numPr>
          <w:ilvl w:val="0"/>
          <w:numId w:val="42"/>
        </w:numPr>
        <w:spacing w:after="160" w:line="360" w:lineRule="auto"/>
        <w:jc w:val="both"/>
        <w:rPr>
          <w:lang w:val="en-US"/>
        </w:rPr>
      </w:pPr>
      <w:r w:rsidRPr="00CB65A1">
        <w:rPr>
          <w:lang w:val="en-US"/>
        </w:rPr>
        <w:t xml:space="preserve">Drs. </w:t>
      </w:r>
      <w:proofErr w:type="spellStart"/>
      <w:r w:rsidRPr="00CB65A1">
        <w:rPr>
          <w:lang w:val="en-US"/>
        </w:rPr>
        <w:t>Eto</w:t>
      </w:r>
      <w:proofErr w:type="spellEnd"/>
      <w:r w:rsidRPr="00CB65A1">
        <w:rPr>
          <w:lang w:val="en-US"/>
        </w:rPr>
        <w:t xml:space="preserve"> </w:t>
      </w:r>
      <w:proofErr w:type="spellStart"/>
      <w:r w:rsidRPr="00CB65A1">
        <w:rPr>
          <w:lang w:val="en-US"/>
        </w:rPr>
        <w:t>Wuryanto</w:t>
      </w:r>
      <w:proofErr w:type="spellEnd"/>
      <w:r w:rsidRPr="00CB65A1">
        <w:rPr>
          <w:lang w:val="en-US"/>
        </w:rPr>
        <w:t>, DEA</w:t>
      </w:r>
      <w:r w:rsidR="00666747">
        <w:rPr>
          <w:lang w:val="en-US"/>
        </w:rPr>
        <w:t>, selaku dosen pembimbing II yang senantiasa membimbing, membantu, menyarankan, dan memberi ilmu selama proses penulisan skripsi ini dimulai hingga selesai.</w:t>
      </w:r>
    </w:p>
    <w:p w14:paraId="21303950" w14:textId="14E4F05B" w:rsidR="00666747" w:rsidRDefault="004025EC" w:rsidP="00666747">
      <w:pPr>
        <w:pStyle w:val="ListParagraph"/>
        <w:numPr>
          <w:ilvl w:val="0"/>
          <w:numId w:val="42"/>
        </w:numPr>
        <w:spacing w:after="160" w:line="360" w:lineRule="auto"/>
        <w:jc w:val="both"/>
        <w:rPr>
          <w:lang w:val="en-US"/>
        </w:rPr>
      </w:pPr>
      <w:r w:rsidRPr="004025EC">
        <w:rPr>
          <w:lang w:val="en-US"/>
        </w:rPr>
        <w:t xml:space="preserve">Dr. </w:t>
      </w:r>
      <w:proofErr w:type="spellStart"/>
      <w:r w:rsidRPr="004025EC">
        <w:rPr>
          <w:lang w:val="en-US"/>
        </w:rPr>
        <w:t>Rimuljo</w:t>
      </w:r>
      <w:proofErr w:type="spellEnd"/>
      <w:r w:rsidRPr="004025EC">
        <w:rPr>
          <w:lang w:val="en-US"/>
        </w:rPr>
        <w:t xml:space="preserve"> </w:t>
      </w:r>
      <w:proofErr w:type="spellStart"/>
      <w:r w:rsidRPr="004025EC">
        <w:rPr>
          <w:lang w:val="en-US"/>
        </w:rPr>
        <w:t>Hendradi</w:t>
      </w:r>
      <w:proofErr w:type="spellEnd"/>
      <w:r w:rsidRPr="004025EC">
        <w:rPr>
          <w:lang w:val="en-US"/>
        </w:rPr>
        <w:t xml:space="preserve">, </w:t>
      </w:r>
      <w:proofErr w:type="spellStart"/>
      <w:r w:rsidRPr="004025EC">
        <w:rPr>
          <w:lang w:val="en-US"/>
        </w:rPr>
        <w:t>S.Si</w:t>
      </w:r>
      <w:proofErr w:type="spellEnd"/>
      <w:r w:rsidRPr="004025EC">
        <w:rPr>
          <w:lang w:val="en-US"/>
        </w:rPr>
        <w:t xml:space="preserve">., </w:t>
      </w:r>
      <w:proofErr w:type="spellStart"/>
      <w:r w:rsidRPr="004025EC">
        <w:rPr>
          <w:lang w:val="en-US"/>
        </w:rPr>
        <w:t>M.Si</w:t>
      </w:r>
      <w:proofErr w:type="spellEnd"/>
      <w:r w:rsidR="00CB65A1" w:rsidRPr="00CB65A1">
        <w:rPr>
          <w:lang w:val="en-US"/>
        </w:rPr>
        <w:t>.</w:t>
      </w:r>
      <w:r w:rsidR="00666747">
        <w:rPr>
          <w:lang w:val="en-US"/>
        </w:rPr>
        <w:t xml:space="preserve">, selaku </w:t>
      </w:r>
      <w:r>
        <w:rPr>
          <w:lang w:val="id-ID"/>
        </w:rPr>
        <w:t xml:space="preserve">Koprodi Sistem Informasi dan segenap dosen dan karyawan Prodi </w:t>
      </w:r>
      <w:r w:rsidR="00666747">
        <w:rPr>
          <w:lang w:val="en-US"/>
        </w:rPr>
        <w:t xml:space="preserve">yang senantiasa memberikan dukungan moral dan </w:t>
      </w:r>
      <w:r>
        <w:rPr>
          <w:lang w:val="id-ID"/>
        </w:rPr>
        <w:t xml:space="preserve">teknis </w:t>
      </w:r>
      <w:r w:rsidR="00666747">
        <w:rPr>
          <w:lang w:val="en-US"/>
        </w:rPr>
        <w:t>dalam membimbing penulis selama masa perkuliahan hingga skripsi ini selesai.</w:t>
      </w:r>
    </w:p>
    <w:p w14:paraId="25056FD3" w14:textId="2467D936" w:rsidR="00CB65A1" w:rsidRDefault="00CB65A1" w:rsidP="00666747">
      <w:pPr>
        <w:pStyle w:val="ListParagraph"/>
        <w:numPr>
          <w:ilvl w:val="0"/>
          <w:numId w:val="42"/>
        </w:numPr>
        <w:spacing w:after="160" w:line="360" w:lineRule="auto"/>
        <w:jc w:val="both"/>
        <w:rPr>
          <w:lang w:val="en-US"/>
        </w:rPr>
      </w:pPr>
      <w:r>
        <w:rPr>
          <w:lang w:val="en-US"/>
        </w:rPr>
        <w:lastRenderedPageBreak/>
        <w:t xml:space="preserve">Dara </w:t>
      </w:r>
      <w:proofErr w:type="spellStart"/>
      <w:r>
        <w:rPr>
          <w:lang w:val="en-US"/>
        </w:rPr>
        <w:t>Ninggar</w:t>
      </w:r>
      <w:proofErr w:type="spellEnd"/>
      <w:r>
        <w:rPr>
          <w:lang w:val="en-US"/>
        </w:rPr>
        <w:t xml:space="preserve"> selaku </w:t>
      </w:r>
      <w:r>
        <w:rPr>
          <w:i/>
          <w:iCs/>
          <w:lang w:val="en-US"/>
        </w:rPr>
        <w:t>support</w:t>
      </w:r>
      <w:r>
        <w:rPr>
          <w:lang w:val="en-US"/>
        </w:rPr>
        <w:t xml:space="preserve"> </w:t>
      </w:r>
      <w:r>
        <w:rPr>
          <w:i/>
          <w:iCs/>
          <w:lang w:val="en-US"/>
        </w:rPr>
        <w:t>system</w:t>
      </w:r>
      <w:r>
        <w:rPr>
          <w:lang w:val="en-US"/>
        </w:rPr>
        <w:t xml:space="preserve"> penulis yang selalu bersedia memberikan doa dan dukungan moral selama proses penulisan skripsi ini hingga selesai.</w:t>
      </w:r>
    </w:p>
    <w:p w14:paraId="52137F03" w14:textId="3CD98DA0" w:rsidR="00666747" w:rsidRDefault="00CB65A1" w:rsidP="00666747">
      <w:pPr>
        <w:pStyle w:val="ListParagraph"/>
        <w:numPr>
          <w:ilvl w:val="0"/>
          <w:numId w:val="42"/>
        </w:numPr>
        <w:spacing w:after="160" w:line="360" w:lineRule="auto"/>
        <w:jc w:val="both"/>
        <w:rPr>
          <w:lang w:val="en-US"/>
        </w:rPr>
      </w:pPr>
      <w:r>
        <w:rPr>
          <w:lang w:val="en-US"/>
        </w:rPr>
        <w:t xml:space="preserve">Nanda, Hega, Dinda, </w:t>
      </w:r>
      <w:proofErr w:type="spellStart"/>
      <w:r>
        <w:rPr>
          <w:lang w:val="en-US"/>
        </w:rPr>
        <w:t>Fira</w:t>
      </w:r>
      <w:proofErr w:type="spellEnd"/>
      <w:r>
        <w:rPr>
          <w:lang w:val="en-US"/>
        </w:rPr>
        <w:t>, Tata</w:t>
      </w:r>
      <w:r w:rsidR="00AA3112">
        <w:rPr>
          <w:lang w:val="id-ID"/>
        </w:rPr>
        <w:t>, Aldyth, Takbir, Azriel, dan Robby</w:t>
      </w:r>
      <w:r>
        <w:rPr>
          <w:lang w:val="en-US"/>
        </w:rPr>
        <w:t xml:space="preserve"> </w:t>
      </w:r>
      <w:r w:rsidR="00666747">
        <w:rPr>
          <w:lang w:val="en-US"/>
        </w:rPr>
        <w:t>selaku sahabat-sahabat penulis yang bersedia menemani dan me</w:t>
      </w:r>
      <w:r>
        <w:rPr>
          <w:lang w:val="en-US"/>
        </w:rPr>
        <w:t>m</w:t>
      </w:r>
      <w:r w:rsidR="00666747">
        <w:rPr>
          <w:lang w:val="en-US"/>
        </w:rPr>
        <w:t>berikan dukungan moral selama proses penulisan skripsi dimulai hingga selesai.</w:t>
      </w:r>
    </w:p>
    <w:p w14:paraId="50FC84D5" w14:textId="452ACBA5" w:rsidR="00666747" w:rsidRDefault="00666747" w:rsidP="00666747">
      <w:pPr>
        <w:pStyle w:val="ListParagraph"/>
        <w:numPr>
          <w:ilvl w:val="0"/>
          <w:numId w:val="42"/>
        </w:numPr>
        <w:spacing w:after="160" w:line="360" w:lineRule="auto"/>
        <w:jc w:val="both"/>
        <w:rPr>
          <w:lang w:val="en-US"/>
        </w:rPr>
      </w:pPr>
      <w:r>
        <w:rPr>
          <w:lang w:val="en-US"/>
        </w:rPr>
        <w:t xml:space="preserve">Reza, </w:t>
      </w:r>
      <w:proofErr w:type="spellStart"/>
      <w:r>
        <w:rPr>
          <w:lang w:val="en-US"/>
        </w:rPr>
        <w:t>Hilmi</w:t>
      </w:r>
      <w:proofErr w:type="spellEnd"/>
      <w:r>
        <w:rPr>
          <w:lang w:val="en-US"/>
        </w:rPr>
        <w:t xml:space="preserve">, Nady, </w:t>
      </w:r>
      <w:proofErr w:type="spellStart"/>
      <w:r>
        <w:rPr>
          <w:lang w:val="en-US"/>
        </w:rPr>
        <w:t>Arva</w:t>
      </w:r>
      <w:proofErr w:type="spellEnd"/>
      <w:r>
        <w:rPr>
          <w:lang w:val="en-US"/>
        </w:rPr>
        <w:t xml:space="preserve">, </w:t>
      </w:r>
      <w:proofErr w:type="spellStart"/>
      <w:r w:rsidR="00CB65A1">
        <w:rPr>
          <w:lang w:val="en-US"/>
        </w:rPr>
        <w:t>Hisyam</w:t>
      </w:r>
      <w:proofErr w:type="spellEnd"/>
      <w:r>
        <w:rPr>
          <w:lang w:val="en-US"/>
        </w:rPr>
        <w:t xml:space="preserve">, Boy, </w:t>
      </w:r>
      <w:proofErr w:type="spellStart"/>
      <w:r>
        <w:rPr>
          <w:lang w:val="en-US"/>
        </w:rPr>
        <w:t>Ico</w:t>
      </w:r>
      <w:proofErr w:type="spellEnd"/>
      <w:r>
        <w:rPr>
          <w:lang w:val="en-US"/>
        </w:rPr>
        <w:t xml:space="preserve">, Basuki, Kinara, </w:t>
      </w:r>
      <w:proofErr w:type="spellStart"/>
      <w:r>
        <w:rPr>
          <w:lang w:val="en-US"/>
        </w:rPr>
        <w:t>Rizki</w:t>
      </w:r>
      <w:proofErr w:type="spellEnd"/>
      <w:r>
        <w:rPr>
          <w:lang w:val="en-US"/>
        </w:rPr>
        <w:t>, Farhat, Fadhil, Arya, Arian, Dimas, dan Avril selaku teman-teman “W” yang senantiasa menemani penulis serta berbagi ilmu dan cerita selama masa perkuliahan hingga skripsi ini selesai.</w:t>
      </w:r>
    </w:p>
    <w:p w14:paraId="0280CB0E" w14:textId="11FB55E4" w:rsidR="00666747" w:rsidRDefault="00CB65A1" w:rsidP="00666747">
      <w:pPr>
        <w:pStyle w:val="ListParagraph"/>
        <w:numPr>
          <w:ilvl w:val="0"/>
          <w:numId w:val="42"/>
        </w:numPr>
        <w:spacing w:after="160" w:line="360" w:lineRule="auto"/>
        <w:jc w:val="both"/>
        <w:rPr>
          <w:lang w:val="en-US"/>
        </w:rPr>
      </w:pPr>
      <w:proofErr w:type="spellStart"/>
      <w:r>
        <w:rPr>
          <w:lang w:val="en-US"/>
        </w:rPr>
        <w:t>Badrus</w:t>
      </w:r>
      <w:proofErr w:type="spellEnd"/>
      <w:r>
        <w:rPr>
          <w:lang w:val="en-US"/>
        </w:rPr>
        <w:t xml:space="preserve">, </w:t>
      </w:r>
      <w:proofErr w:type="spellStart"/>
      <w:r>
        <w:rPr>
          <w:lang w:val="en-US"/>
        </w:rPr>
        <w:t>Fajrul</w:t>
      </w:r>
      <w:proofErr w:type="spellEnd"/>
      <w:r>
        <w:rPr>
          <w:lang w:val="en-US"/>
        </w:rPr>
        <w:t xml:space="preserve">, Niki, </w:t>
      </w:r>
      <w:proofErr w:type="spellStart"/>
      <w:r>
        <w:rPr>
          <w:lang w:val="en-US"/>
        </w:rPr>
        <w:t>Melly</w:t>
      </w:r>
      <w:proofErr w:type="spellEnd"/>
      <w:r>
        <w:rPr>
          <w:lang w:val="en-US"/>
        </w:rPr>
        <w:t xml:space="preserve">, </w:t>
      </w:r>
      <w:proofErr w:type="spellStart"/>
      <w:r>
        <w:rPr>
          <w:lang w:val="en-US"/>
        </w:rPr>
        <w:t>Sasti</w:t>
      </w:r>
      <w:proofErr w:type="spellEnd"/>
      <w:r>
        <w:rPr>
          <w:lang w:val="en-US"/>
        </w:rPr>
        <w:t xml:space="preserve">, </w:t>
      </w:r>
      <w:proofErr w:type="spellStart"/>
      <w:r>
        <w:rPr>
          <w:lang w:val="en-US"/>
        </w:rPr>
        <w:t>Derre</w:t>
      </w:r>
      <w:proofErr w:type="spellEnd"/>
      <w:r>
        <w:rPr>
          <w:lang w:val="en-US"/>
        </w:rPr>
        <w:t xml:space="preserve">, </w:t>
      </w:r>
      <w:proofErr w:type="spellStart"/>
      <w:r>
        <w:rPr>
          <w:lang w:val="en-US"/>
        </w:rPr>
        <w:t>Shadi</w:t>
      </w:r>
      <w:proofErr w:type="spellEnd"/>
      <w:r>
        <w:rPr>
          <w:lang w:val="en-US"/>
        </w:rPr>
        <w:t>,</w:t>
      </w:r>
      <w:r w:rsidR="00AA30ED">
        <w:rPr>
          <w:lang w:val="en-US"/>
        </w:rPr>
        <w:t xml:space="preserve"> Ajeng</w:t>
      </w:r>
      <w:r>
        <w:rPr>
          <w:lang w:val="en-US"/>
        </w:rPr>
        <w:t xml:space="preserve"> dan lainnya selaku teman-teman organisasi penulis di BPH BEM FST 2021 yang senantiasa mendukung dan menjadi tempat berbagi cerita selama </w:t>
      </w:r>
      <w:r w:rsidR="0086560C">
        <w:rPr>
          <w:lang w:val="id-ID"/>
        </w:rPr>
        <w:t>ber</w:t>
      </w:r>
      <w:r>
        <w:rPr>
          <w:lang w:val="en-US"/>
        </w:rPr>
        <w:t>kehidupan di kampus</w:t>
      </w:r>
      <w:r w:rsidR="00666747">
        <w:rPr>
          <w:lang w:val="en-US"/>
        </w:rPr>
        <w:t>.</w:t>
      </w:r>
    </w:p>
    <w:p w14:paraId="21FA8C3D" w14:textId="6E6256E3" w:rsidR="00666747" w:rsidRDefault="00CB65A1" w:rsidP="00666747">
      <w:pPr>
        <w:pStyle w:val="ListParagraph"/>
        <w:numPr>
          <w:ilvl w:val="0"/>
          <w:numId w:val="42"/>
        </w:numPr>
        <w:spacing w:after="160" w:line="360" w:lineRule="auto"/>
        <w:jc w:val="both"/>
        <w:rPr>
          <w:lang w:val="en-US"/>
        </w:rPr>
      </w:pPr>
      <w:r>
        <w:rPr>
          <w:lang w:val="en-US"/>
        </w:rPr>
        <w:t xml:space="preserve">Mas </w:t>
      </w:r>
      <w:proofErr w:type="spellStart"/>
      <w:r>
        <w:rPr>
          <w:lang w:val="en-US"/>
        </w:rPr>
        <w:t>Robit</w:t>
      </w:r>
      <w:proofErr w:type="spellEnd"/>
      <w:r>
        <w:rPr>
          <w:lang w:val="en-US"/>
        </w:rPr>
        <w:t xml:space="preserve">, Mas </w:t>
      </w:r>
      <w:proofErr w:type="spellStart"/>
      <w:r>
        <w:rPr>
          <w:lang w:val="en-US"/>
        </w:rPr>
        <w:t>Affan</w:t>
      </w:r>
      <w:proofErr w:type="spellEnd"/>
      <w:r>
        <w:rPr>
          <w:lang w:val="en-US"/>
        </w:rPr>
        <w:t xml:space="preserve">, Mas </w:t>
      </w:r>
      <w:proofErr w:type="spellStart"/>
      <w:r>
        <w:rPr>
          <w:lang w:val="en-US"/>
        </w:rPr>
        <w:t>Hismoyo</w:t>
      </w:r>
      <w:proofErr w:type="spellEnd"/>
      <w:r>
        <w:rPr>
          <w:lang w:val="en-US"/>
        </w:rPr>
        <w:t>, dan Mas Ilham selaku kakak tingkat penulis yang senantiasa memberi solusi dan dukungan saat penyusunan skripsi ini dimulai hingga selesai.</w:t>
      </w:r>
    </w:p>
    <w:p w14:paraId="23E2C3D3" w14:textId="0EF53AF8" w:rsidR="00666747" w:rsidRPr="00650F18" w:rsidRDefault="00CB65A1" w:rsidP="00666747">
      <w:pPr>
        <w:pStyle w:val="ListParagraph"/>
        <w:numPr>
          <w:ilvl w:val="0"/>
          <w:numId w:val="42"/>
        </w:numPr>
        <w:spacing w:after="160" w:line="360" w:lineRule="auto"/>
        <w:jc w:val="both"/>
        <w:rPr>
          <w:lang w:val="en-US"/>
        </w:rPr>
      </w:pPr>
      <w:r>
        <w:rPr>
          <w:lang w:val="en-US"/>
        </w:rPr>
        <w:t xml:space="preserve">Pak Aji, Pak </w:t>
      </w:r>
      <w:proofErr w:type="spellStart"/>
      <w:r>
        <w:rPr>
          <w:lang w:val="en-US"/>
        </w:rPr>
        <w:t>Lutvi</w:t>
      </w:r>
      <w:proofErr w:type="spellEnd"/>
      <w:r>
        <w:rPr>
          <w:lang w:val="en-US"/>
        </w:rPr>
        <w:t xml:space="preserve">, Mas Yahya, Mas </w:t>
      </w:r>
      <w:proofErr w:type="spellStart"/>
      <w:r>
        <w:rPr>
          <w:lang w:val="en-US"/>
        </w:rPr>
        <w:t>Andri</w:t>
      </w:r>
      <w:proofErr w:type="spellEnd"/>
      <w:r>
        <w:rPr>
          <w:lang w:val="en-US"/>
        </w:rPr>
        <w:t xml:space="preserve">, Firman, dan segenap karyawan PTPN 12 yang senantiasa mendukung dan mendoakan ketika masa magang dan penyusunan skripsi. </w:t>
      </w:r>
    </w:p>
    <w:p w14:paraId="4B504011" w14:textId="33AE1DFB" w:rsidR="00B3276F" w:rsidRPr="00D92F57" w:rsidRDefault="00666747" w:rsidP="00666747">
      <w:pPr>
        <w:spacing w:after="160" w:line="360" w:lineRule="auto"/>
        <w:ind w:firstLine="720"/>
        <w:jc w:val="both"/>
        <w:rPr>
          <w:lang w:val="en-US"/>
        </w:rPr>
      </w:pPr>
      <w:r>
        <w:rPr>
          <w:lang w:val="id-ID"/>
        </w:rPr>
        <w:t>Penulis menyadari bahwa dalam penyusunan skripsi ini terdapat banyak kekurangan, maka dari itu penulis senantiasa terbuka dalam menerima kritik dan saran atas kekurangan dan kesalahan yang ada dalam penelitian ini. Harapan dari penulis, semoga penelitian ini dapat memberikan manfaat dan wawasan yang berguna dan menjadi sumber ilmu yang bermanfaat kedepannya.</w:t>
      </w:r>
      <w:r w:rsidRPr="00D92F57">
        <w:rPr>
          <w:lang w:val="en-US"/>
        </w:rPr>
        <w:t xml:space="preserve"> </w:t>
      </w:r>
    </w:p>
    <w:tbl>
      <w:tblPr>
        <w:tblStyle w:val="TableGrid"/>
        <w:tblW w:w="0" w:type="auto"/>
        <w:tblInd w:w="4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tblGrid>
      <w:tr w:rsidR="00B3276F" w:rsidRPr="00D92F57" w14:paraId="5A1178DD" w14:textId="77777777" w:rsidTr="001E7EED">
        <w:tc>
          <w:tcPr>
            <w:tcW w:w="3249" w:type="dxa"/>
            <w:shd w:val="clear" w:color="auto" w:fill="FFFFFF" w:themeFill="background1"/>
          </w:tcPr>
          <w:p w14:paraId="60B6A62A" w14:textId="74969784" w:rsidR="00B3276F" w:rsidRPr="00D92F57" w:rsidRDefault="00B3276F" w:rsidP="001E7EED">
            <w:pPr>
              <w:spacing w:line="360" w:lineRule="auto"/>
              <w:jc w:val="both"/>
              <w:rPr>
                <w:rFonts w:cs="Times New Roman"/>
                <w:lang w:val="en-US"/>
              </w:rPr>
            </w:pPr>
            <w:r w:rsidRPr="00F16900">
              <w:rPr>
                <w:rFonts w:cs="Times New Roman"/>
                <w:lang w:val="en-US"/>
              </w:rPr>
              <w:t xml:space="preserve">Surabaya, </w:t>
            </w:r>
            <w:r w:rsidR="00CB65A1">
              <w:rPr>
                <w:rFonts w:cs="Times New Roman"/>
                <w:lang w:val="en-US"/>
              </w:rPr>
              <w:t>3</w:t>
            </w:r>
            <w:r>
              <w:rPr>
                <w:rFonts w:cs="Times New Roman"/>
                <w:lang w:val="en-US"/>
              </w:rPr>
              <w:t xml:space="preserve"> Juli </w:t>
            </w:r>
            <w:r w:rsidRPr="00F16900">
              <w:rPr>
                <w:rFonts w:cs="Times New Roman"/>
                <w:lang w:val="en-US"/>
              </w:rPr>
              <w:t>202</w:t>
            </w:r>
            <w:r w:rsidR="00CB65A1">
              <w:rPr>
                <w:rFonts w:cs="Times New Roman"/>
                <w:lang w:val="en-US"/>
              </w:rPr>
              <w:t>3</w:t>
            </w:r>
          </w:p>
        </w:tc>
      </w:tr>
      <w:tr w:rsidR="00B3276F" w:rsidRPr="00D92F57" w14:paraId="77563A15" w14:textId="77777777" w:rsidTr="001E7EED">
        <w:tc>
          <w:tcPr>
            <w:tcW w:w="3249" w:type="dxa"/>
          </w:tcPr>
          <w:p w14:paraId="6B56ADCB" w14:textId="77777777" w:rsidR="00B3276F" w:rsidRPr="00D92F57" w:rsidRDefault="00B3276F" w:rsidP="001E7EED">
            <w:pPr>
              <w:spacing w:line="360" w:lineRule="auto"/>
              <w:jc w:val="both"/>
              <w:rPr>
                <w:rFonts w:cs="Times New Roman"/>
                <w:lang w:val="id-ID"/>
              </w:rPr>
            </w:pPr>
            <w:r>
              <w:rPr>
                <w:rFonts w:cs="Times New Roman"/>
                <w:lang w:val="id-ID"/>
              </w:rPr>
              <w:t>Penulis</w:t>
            </w:r>
          </w:p>
        </w:tc>
      </w:tr>
      <w:tr w:rsidR="00B3276F" w:rsidRPr="00D92F57" w14:paraId="73E8DC56" w14:textId="77777777" w:rsidTr="001E7EED">
        <w:trPr>
          <w:trHeight w:val="1097"/>
        </w:trPr>
        <w:tc>
          <w:tcPr>
            <w:tcW w:w="3249" w:type="dxa"/>
          </w:tcPr>
          <w:p w14:paraId="41FF22DA" w14:textId="77777777" w:rsidR="00B3276F" w:rsidRPr="00D92F57" w:rsidRDefault="00B3276F" w:rsidP="001E7EED">
            <w:pPr>
              <w:spacing w:line="360" w:lineRule="auto"/>
              <w:jc w:val="both"/>
              <w:rPr>
                <w:rFonts w:cs="Times New Roman"/>
                <w:lang w:val="en-US"/>
              </w:rPr>
            </w:pPr>
          </w:p>
        </w:tc>
      </w:tr>
      <w:tr w:rsidR="00B3276F" w:rsidRPr="00D92F57" w14:paraId="57256C06" w14:textId="77777777" w:rsidTr="001E7EED">
        <w:tc>
          <w:tcPr>
            <w:tcW w:w="3249" w:type="dxa"/>
          </w:tcPr>
          <w:p w14:paraId="4759B299" w14:textId="0A292C7C" w:rsidR="00B3276F" w:rsidRPr="00D470CE" w:rsidRDefault="00D470CE" w:rsidP="001E7EED">
            <w:pPr>
              <w:spacing w:line="360" w:lineRule="auto"/>
              <w:jc w:val="both"/>
              <w:rPr>
                <w:rFonts w:cs="Times New Roman"/>
                <w:lang w:val="en-US"/>
              </w:rPr>
            </w:pPr>
            <w:proofErr w:type="spellStart"/>
            <w:r>
              <w:rPr>
                <w:rFonts w:cs="Times New Roman"/>
                <w:lang w:val="en-US"/>
              </w:rPr>
              <w:t>Fahmirullah</w:t>
            </w:r>
            <w:proofErr w:type="spellEnd"/>
            <w:r>
              <w:rPr>
                <w:rFonts w:cs="Times New Roman"/>
                <w:lang w:val="en-US"/>
              </w:rPr>
              <w:t xml:space="preserve"> Abdillah</w:t>
            </w:r>
          </w:p>
        </w:tc>
      </w:tr>
      <w:bookmarkEnd w:id="23"/>
    </w:tbl>
    <w:p w14:paraId="09C5B2E5" w14:textId="7CCBC94C" w:rsidR="00B3276F" w:rsidRPr="00B3276F" w:rsidRDefault="00B3276F" w:rsidP="00B3276F">
      <w:pPr>
        <w:spacing w:line="360" w:lineRule="auto"/>
        <w:rPr>
          <w:rFonts w:cs="Times New Roman"/>
          <w:szCs w:val="24"/>
          <w:lang w:val="id-ID"/>
        </w:rPr>
      </w:pPr>
      <w:r w:rsidRPr="00D92F57">
        <w:rPr>
          <w:rFonts w:cs="Times New Roman"/>
          <w:szCs w:val="24"/>
          <w:lang w:val="id-ID"/>
        </w:rPr>
        <w:br w:type="page"/>
      </w:r>
    </w:p>
    <w:p w14:paraId="334EA254" w14:textId="1CA45405" w:rsidR="00A5331A" w:rsidRPr="00681AA8" w:rsidRDefault="000E39EB" w:rsidP="00A5331A">
      <w:pPr>
        <w:spacing w:line="240" w:lineRule="auto"/>
        <w:jc w:val="both"/>
        <w:rPr>
          <w:rFonts w:eastAsia="Calibri" w:cs="Times New Roman"/>
        </w:rPr>
      </w:pPr>
      <w:bookmarkStart w:id="24" w:name="_Toc139379626"/>
      <w:bookmarkStart w:id="25" w:name="_Hlk148647551"/>
      <w:bookmarkEnd w:id="0"/>
      <w:bookmarkEnd w:id="1"/>
      <w:bookmarkEnd w:id="2"/>
      <w:bookmarkEnd w:id="3"/>
      <w:bookmarkEnd w:id="4"/>
      <w:bookmarkEnd w:id="5"/>
      <w:bookmarkEnd w:id="6"/>
      <w:proofErr w:type="spellStart"/>
      <w:r>
        <w:rPr>
          <w:rFonts w:cs="Times New Roman"/>
          <w:szCs w:val="24"/>
          <w:lang w:val="en-US"/>
        </w:rPr>
        <w:lastRenderedPageBreak/>
        <w:t>Fahmirullah</w:t>
      </w:r>
      <w:proofErr w:type="spellEnd"/>
      <w:r>
        <w:rPr>
          <w:rFonts w:cs="Times New Roman"/>
          <w:szCs w:val="24"/>
          <w:lang w:val="en-US"/>
        </w:rPr>
        <w:t xml:space="preserve"> Abdillah </w:t>
      </w:r>
      <w:r w:rsidR="00A5331A">
        <w:rPr>
          <w:rFonts w:cs="Times New Roman"/>
          <w:szCs w:val="24"/>
          <w:lang w:val="en-US"/>
        </w:rPr>
        <w:t>202</w:t>
      </w:r>
      <w:r>
        <w:rPr>
          <w:rFonts w:cs="Times New Roman"/>
          <w:szCs w:val="24"/>
          <w:lang w:val="en-US"/>
        </w:rPr>
        <w:t>3</w:t>
      </w:r>
      <w:r w:rsidR="00A5331A">
        <w:rPr>
          <w:rFonts w:cs="Times New Roman"/>
          <w:szCs w:val="24"/>
          <w:lang w:val="en-US"/>
        </w:rPr>
        <w:t xml:space="preserve">, </w:t>
      </w:r>
      <w:proofErr w:type="spellStart"/>
      <w:r>
        <w:rPr>
          <w:b/>
          <w:szCs w:val="24"/>
          <w:lang w:val="en-US" w:eastAsia="id-ID"/>
        </w:rPr>
        <w:t>Klasterisasi</w:t>
      </w:r>
      <w:proofErr w:type="spellEnd"/>
      <w:r>
        <w:rPr>
          <w:b/>
          <w:szCs w:val="24"/>
          <w:lang w:val="en-US" w:eastAsia="id-ID"/>
        </w:rPr>
        <w:t xml:space="preserve"> dan </w:t>
      </w:r>
      <w:proofErr w:type="spellStart"/>
      <w:r>
        <w:rPr>
          <w:b/>
          <w:szCs w:val="24"/>
          <w:lang w:val="en-US" w:eastAsia="id-ID"/>
        </w:rPr>
        <w:t>Geovisualisasi</w:t>
      </w:r>
      <w:proofErr w:type="spellEnd"/>
      <w:r>
        <w:rPr>
          <w:b/>
          <w:szCs w:val="24"/>
          <w:lang w:val="en-US" w:eastAsia="id-ID"/>
        </w:rPr>
        <w:t xml:space="preserve"> </w:t>
      </w:r>
      <w:r>
        <w:rPr>
          <w:b/>
          <w:i/>
          <w:iCs/>
          <w:szCs w:val="24"/>
          <w:lang w:val="en-US" w:eastAsia="id-ID"/>
        </w:rPr>
        <w:t xml:space="preserve">Tweet </w:t>
      </w:r>
      <w:r>
        <w:rPr>
          <w:b/>
          <w:szCs w:val="24"/>
          <w:lang w:val="en-US" w:eastAsia="id-ID"/>
        </w:rPr>
        <w:t>Penyebaran Penyakit Menular Langsung (Studi Kasus COVID-19)</w:t>
      </w:r>
      <w:r w:rsidR="00A5331A">
        <w:rPr>
          <w:rFonts w:cs="Times New Roman"/>
          <w:szCs w:val="24"/>
          <w:lang w:val="en-US"/>
        </w:rPr>
        <w:t xml:space="preserve">, Skripsi ini dibawah bimbingan </w:t>
      </w:r>
      <w:r w:rsidRPr="000E39EB">
        <w:rPr>
          <w:rFonts w:cs="Times New Roman"/>
          <w:szCs w:val="24"/>
          <w:lang w:val="en-US"/>
        </w:rPr>
        <w:t xml:space="preserve">Ira </w:t>
      </w:r>
      <w:proofErr w:type="spellStart"/>
      <w:r w:rsidRPr="000E39EB">
        <w:rPr>
          <w:rFonts w:cs="Times New Roman"/>
          <w:szCs w:val="24"/>
          <w:lang w:val="en-US"/>
        </w:rPr>
        <w:t>Puspitasari</w:t>
      </w:r>
      <w:proofErr w:type="spellEnd"/>
      <w:r w:rsidRPr="000E39EB">
        <w:rPr>
          <w:rFonts w:cs="Times New Roman"/>
          <w:szCs w:val="24"/>
          <w:lang w:val="en-US"/>
        </w:rPr>
        <w:t>, S.T., M.T., Ph.D.</w:t>
      </w:r>
      <w:r w:rsidR="00A5331A">
        <w:rPr>
          <w:rFonts w:cs="Times New Roman"/>
          <w:szCs w:val="24"/>
          <w:lang w:val="en-US"/>
        </w:rPr>
        <w:t xml:space="preserve">, dan </w:t>
      </w:r>
      <w:r w:rsidRPr="000E39EB">
        <w:rPr>
          <w:rFonts w:cs="Times New Roman"/>
          <w:szCs w:val="24"/>
          <w:lang w:val="en-US"/>
        </w:rPr>
        <w:t xml:space="preserve">Drs. </w:t>
      </w:r>
      <w:proofErr w:type="spellStart"/>
      <w:r w:rsidRPr="000E39EB">
        <w:rPr>
          <w:rFonts w:cs="Times New Roman"/>
          <w:szCs w:val="24"/>
          <w:lang w:val="en-US"/>
        </w:rPr>
        <w:t>Eto</w:t>
      </w:r>
      <w:proofErr w:type="spellEnd"/>
      <w:r w:rsidRPr="000E39EB">
        <w:rPr>
          <w:rFonts w:cs="Times New Roman"/>
          <w:szCs w:val="24"/>
          <w:lang w:val="en-US"/>
        </w:rPr>
        <w:t xml:space="preserve"> </w:t>
      </w:r>
      <w:proofErr w:type="spellStart"/>
      <w:r w:rsidRPr="000E39EB">
        <w:rPr>
          <w:rFonts w:cs="Times New Roman"/>
          <w:szCs w:val="24"/>
          <w:lang w:val="en-US"/>
        </w:rPr>
        <w:t>Wuryanto</w:t>
      </w:r>
      <w:proofErr w:type="spellEnd"/>
      <w:r w:rsidRPr="000E39EB">
        <w:rPr>
          <w:rFonts w:cs="Times New Roman"/>
          <w:szCs w:val="24"/>
          <w:lang w:val="en-US"/>
        </w:rPr>
        <w:t>, DEA</w:t>
      </w:r>
      <w:r w:rsidR="00A5331A">
        <w:rPr>
          <w:rFonts w:cs="Times New Roman"/>
          <w:szCs w:val="24"/>
          <w:lang w:val="en-US"/>
        </w:rPr>
        <w:t>.</w:t>
      </w:r>
      <w:r>
        <w:rPr>
          <w:rFonts w:cs="Times New Roman"/>
          <w:szCs w:val="24"/>
          <w:lang w:val="en-US"/>
        </w:rPr>
        <w:t>,</w:t>
      </w:r>
      <w:r w:rsidR="00A5331A">
        <w:rPr>
          <w:rFonts w:cs="Times New Roman"/>
          <w:szCs w:val="24"/>
          <w:lang w:val="en-US"/>
        </w:rPr>
        <w:t xml:space="preserve"> Program Studi S1 Sistem Informasi. Fakultas Sains dan Teknologi, Universitas </w:t>
      </w:r>
      <w:proofErr w:type="spellStart"/>
      <w:r w:rsidR="00A5331A">
        <w:rPr>
          <w:rFonts w:cs="Times New Roman"/>
          <w:szCs w:val="24"/>
          <w:lang w:val="en-US"/>
        </w:rPr>
        <w:t>Airlangga</w:t>
      </w:r>
      <w:proofErr w:type="spellEnd"/>
      <w:r w:rsidR="00A5331A">
        <w:rPr>
          <w:rFonts w:cs="Times New Roman"/>
          <w:szCs w:val="24"/>
          <w:lang w:val="en-US"/>
        </w:rPr>
        <w:t>, Surabaya</w:t>
      </w:r>
    </w:p>
    <w:p w14:paraId="6AB6445C" w14:textId="77777777" w:rsidR="00A5331A" w:rsidRPr="00681AA8" w:rsidRDefault="00506AA9" w:rsidP="00A5331A">
      <w:pPr>
        <w:spacing w:after="160" w:line="240" w:lineRule="auto"/>
        <w:rPr>
          <w:rFonts w:eastAsia="Calibri" w:cs="Times New Roman"/>
          <w:b/>
          <w:bCs/>
          <w:szCs w:val="32"/>
        </w:rPr>
      </w:pPr>
      <w:r>
        <w:rPr>
          <w:rFonts w:eastAsia="Calibri" w:cs="Times New Roman"/>
        </w:rPr>
        <w:pict w14:anchorId="735231D5">
          <v:rect id="_x0000_i1025" style="width:458.65pt;height:1.5pt" o:hrpct="980" o:hralign="center" o:hrstd="t" o:hrnoshade="t" o:hr="t" fillcolor="#404040" stroked="f"/>
        </w:pict>
      </w:r>
    </w:p>
    <w:p w14:paraId="6D696113" w14:textId="77777777" w:rsidR="00A5331A" w:rsidRPr="00681AA8" w:rsidRDefault="00A5331A" w:rsidP="00A5331A">
      <w:pPr>
        <w:keepNext/>
        <w:keepLines/>
        <w:spacing w:before="240" w:line="259" w:lineRule="auto"/>
        <w:ind w:left="432"/>
        <w:jc w:val="center"/>
        <w:outlineLvl w:val="0"/>
        <w:rPr>
          <w:rFonts w:eastAsia="Times New Roman" w:cs="Times New Roman"/>
          <w:b/>
          <w:bCs/>
          <w:color w:val="2F5496"/>
          <w:sz w:val="32"/>
          <w:szCs w:val="32"/>
        </w:rPr>
      </w:pPr>
      <w:bookmarkStart w:id="26" w:name="_Toc117619998"/>
      <w:bookmarkStart w:id="27" w:name="_Toc120714293"/>
      <w:bookmarkStart w:id="28" w:name="_Toc126611146"/>
      <w:r w:rsidRPr="00681AA8">
        <w:rPr>
          <w:rFonts w:eastAsia="Times New Roman" w:cs="Times New Roman"/>
          <w:b/>
          <w:bCs/>
          <w:szCs w:val="24"/>
        </w:rPr>
        <w:t>ABSTRAK</w:t>
      </w:r>
      <w:bookmarkEnd w:id="26"/>
      <w:bookmarkEnd w:id="27"/>
      <w:bookmarkEnd w:id="28"/>
    </w:p>
    <w:p w14:paraId="7EBE0611" w14:textId="77777777" w:rsidR="00A5331A" w:rsidRPr="00E25BB7" w:rsidRDefault="00A5331A" w:rsidP="00A5331A">
      <w:pPr>
        <w:spacing w:line="240" w:lineRule="auto"/>
        <w:jc w:val="both"/>
        <w:rPr>
          <w:rFonts w:eastAsia="Calibri" w:cs="Times New Roman"/>
          <w:lang w:val="en-US"/>
        </w:rPr>
      </w:pPr>
      <w:r>
        <w:rPr>
          <w:rFonts w:cs="Times New Roman"/>
          <w:szCs w:val="24"/>
          <w:lang w:val="id-ID"/>
        </w:rPr>
        <w:t>Limbah medis yang terkumpul harus melalui proses pengolahan terlebih dahulu sebelum dibuang ke tempat pembuangan limbah domestik</w:t>
      </w:r>
      <w:r>
        <w:rPr>
          <w:rFonts w:cs="Times New Roman"/>
          <w:szCs w:val="24"/>
          <w:lang w:val="en-US"/>
        </w:rPr>
        <w:t xml:space="preserve">. </w:t>
      </w:r>
      <w:r>
        <w:rPr>
          <w:rFonts w:cs="Times New Roman"/>
          <w:szCs w:val="24"/>
          <w:lang w:val="id-ID"/>
        </w:rPr>
        <w:t>Maka dari itu diperlukan penanggulangan dan pengelolaan yang sesuai dengan panduan pengelolaan limbah infeksius</w:t>
      </w:r>
      <w:r>
        <w:rPr>
          <w:rFonts w:cs="Times New Roman"/>
          <w:szCs w:val="24"/>
          <w:lang w:val="en-US"/>
        </w:rPr>
        <w:t xml:space="preserve">. </w:t>
      </w:r>
      <w:r w:rsidRPr="00BE0D31">
        <w:rPr>
          <w:rFonts w:cs="Times New Roman"/>
          <w:szCs w:val="24"/>
          <w:lang w:val="id-ID"/>
        </w:rPr>
        <w:t xml:space="preserve">Dalam masalah penanganan sampah masker, IoT dapat membantu dalam pengawasan sampah masker agar selalu terkontrol dan tidak meluap sehingga dapat mengurangi risiko persebaran virus. Penelitian ini bertujuan untuk menciptakan luaran yang dapat membantu dalam pengawasan sampah masker. </w:t>
      </w:r>
      <w:r w:rsidRPr="00F900A7">
        <w:rPr>
          <w:rFonts w:cs="Times New Roman"/>
          <w:szCs w:val="24"/>
          <w:lang w:val="en-US"/>
        </w:rPr>
        <w:t xml:space="preserve">Metode yang digunakan dalam membangun luaran dari penelitian ini adalah </w:t>
      </w:r>
      <w:r w:rsidRPr="00F900A7">
        <w:rPr>
          <w:rFonts w:cs="Times New Roman"/>
          <w:i/>
          <w:iCs/>
          <w:szCs w:val="24"/>
          <w:lang w:val="en-US"/>
        </w:rPr>
        <w:t>Waterfall Development Model</w:t>
      </w:r>
      <w:r w:rsidRPr="00F900A7">
        <w:rPr>
          <w:rFonts w:cs="Times New Roman"/>
          <w:szCs w:val="24"/>
          <w:lang w:val="en-US"/>
        </w:rPr>
        <w:t xml:space="preserve"> dan </w:t>
      </w:r>
      <w:r w:rsidRPr="00F900A7">
        <w:rPr>
          <w:rFonts w:cs="Times New Roman"/>
          <w:i/>
          <w:iCs/>
          <w:szCs w:val="24"/>
          <w:lang w:val="en-US"/>
        </w:rPr>
        <w:t>Performance</w:t>
      </w:r>
      <w:r w:rsidRPr="00F900A7">
        <w:rPr>
          <w:rFonts w:cs="Times New Roman"/>
          <w:szCs w:val="24"/>
          <w:lang w:val="en-US"/>
        </w:rPr>
        <w:t xml:space="preserve"> </w:t>
      </w:r>
      <w:r w:rsidRPr="00F900A7">
        <w:rPr>
          <w:rFonts w:cs="Times New Roman"/>
          <w:i/>
          <w:iCs/>
          <w:szCs w:val="24"/>
          <w:lang w:val="en-US"/>
        </w:rPr>
        <w:t>Testing</w:t>
      </w:r>
      <w:r w:rsidRPr="00F900A7">
        <w:rPr>
          <w:rFonts w:cs="Times New Roman"/>
          <w:szCs w:val="24"/>
          <w:lang w:val="en-US"/>
        </w:rPr>
        <w:t xml:space="preserve"> untuk pengujian </w:t>
      </w:r>
      <w:proofErr w:type="spellStart"/>
      <w:r w:rsidRPr="00F900A7">
        <w:rPr>
          <w:rFonts w:cs="Times New Roman"/>
          <w:szCs w:val="24"/>
          <w:lang w:val="en-US"/>
        </w:rPr>
        <w:t>luarannya</w:t>
      </w:r>
      <w:proofErr w:type="spellEnd"/>
      <w:r w:rsidRPr="00F900A7">
        <w:rPr>
          <w:rFonts w:cs="Times New Roman"/>
          <w:szCs w:val="24"/>
          <w:lang w:val="en-US"/>
        </w:rPr>
        <w:t xml:space="preserve">. </w:t>
      </w:r>
      <w:r w:rsidRPr="00F900A7">
        <w:rPr>
          <w:rFonts w:cs="Times New Roman"/>
          <w:szCs w:val="24"/>
          <w:lang w:val="id-ID"/>
        </w:rPr>
        <w:t>Luaran dari penelitian ini adalah sensor deteksi jarak</w:t>
      </w:r>
      <w:r w:rsidRPr="00F900A7">
        <w:rPr>
          <w:rFonts w:cs="Times New Roman"/>
          <w:szCs w:val="24"/>
          <w:lang w:val="en-US"/>
        </w:rPr>
        <w:t xml:space="preserve"> atau sensor ultrasonik</w:t>
      </w:r>
      <w:r w:rsidRPr="00F900A7">
        <w:rPr>
          <w:rFonts w:cs="Times New Roman"/>
          <w:szCs w:val="24"/>
          <w:lang w:val="id-ID"/>
        </w:rPr>
        <w:t xml:space="preserve"> yang akan dipasang pada tempat sampah berbasis IoT.</w:t>
      </w:r>
      <w:r w:rsidRPr="00F900A7">
        <w:rPr>
          <w:rFonts w:cs="Times New Roman"/>
          <w:szCs w:val="24"/>
          <w:lang w:val="en-US"/>
        </w:rPr>
        <w:t xml:space="preserve"> </w:t>
      </w:r>
      <w:r w:rsidRPr="00F900A7">
        <w:rPr>
          <w:rFonts w:cs="Times New Roman"/>
          <w:lang w:val="en-US"/>
        </w:rPr>
        <w:t xml:space="preserve">Sensor ultrasonik tersebut </w:t>
      </w:r>
      <w:proofErr w:type="spellStart"/>
      <w:r w:rsidRPr="00F900A7">
        <w:rPr>
          <w:rFonts w:cs="Times New Roman"/>
          <w:lang w:val="en-US"/>
        </w:rPr>
        <w:t>diintegrasikan</w:t>
      </w:r>
      <w:proofErr w:type="spellEnd"/>
      <w:r w:rsidRPr="00F900A7">
        <w:rPr>
          <w:rFonts w:cs="Times New Roman"/>
          <w:lang w:val="en-US"/>
        </w:rPr>
        <w:t xml:space="preserve"> dengan mikrokontroler ESP32 agar dapat mengukur tingkat ketinggian dari isi tempat sampah dan data hasil pengukuran dikirimkan ke server, serta luaran yang dibangun dapat mengirim notifikasi kepada petugas ketika tingkat ketinggian dari isi tempat sampah sudah lebih dari 75%.</w:t>
      </w:r>
      <w:r w:rsidRPr="00F900A7">
        <w:rPr>
          <w:rFonts w:cs="Times New Roman"/>
          <w:szCs w:val="24"/>
          <w:lang w:val="en-US"/>
        </w:rPr>
        <w:t xml:space="preserve"> Hasil pengujian dari luaran yang dibangun menemukan beberapa kekurangan pada akurasi sensor yang dipengaruhi oleh beberapa parameter fisik dan kestabilan pengiriman data yang </w:t>
      </w:r>
      <w:proofErr w:type="spellStart"/>
      <w:r w:rsidRPr="00F900A7">
        <w:rPr>
          <w:rFonts w:cs="Times New Roman"/>
          <w:szCs w:val="24"/>
          <w:lang w:val="en-US"/>
        </w:rPr>
        <w:t>dikendalai</w:t>
      </w:r>
      <w:proofErr w:type="spellEnd"/>
      <w:r w:rsidRPr="00F900A7">
        <w:rPr>
          <w:rFonts w:cs="Times New Roman"/>
          <w:szCs w:val="24"/>
          <w:lang w:val="en-US"/>
        </w:rPr>
        <w:t xml:space="preserve"> saat menyambungkan kepada </w:t>
      </w:r>
      <w:proofErr w:type="spellStart"/>
      <w:r w:rsidRPr="00F900A7">
        <w:rPr>
          <w:rFonts w:cs="Times New Roman"/>
          <w:szCs w:val="24"/>
          <w:lang w:val="en-US"/>
        </w:rPr>
        <w:t>WiFi</w:t>
      </w:r>
      <w:proofErr w:type="spellEnd"/>
      <w:r w:rsidRPr="00F900A7">
        <w:rPr>
          <w:rFonts w:cs="Times New Roman"/>
          <w:szCs w:val="24"/>
          <w:lang w:val="en-US"/>
        </w:rPr>
        <w:t xml:space="preserve"> yang dituju. Penerapan metode </w:t>
      </w:r>
      <w:r w:rsidRPr="00F900A7">
        <w:rPr>
          <w:rFonts w:cs="Times New Roman"/>
          <w:i/>
          <w:iCs/>
          <w:szCs w:val="24"/>
          <w:lang w:val="en-US"/>
        </w:rPr>
        <w:t xml:space="preserve">Waterfall Development Model </w:t>
      </w:r>
      <w:r w:rsidRPr="00F900A7">
        <w:rPr>
          <w:rFonts w:cs="Times New Roman"/>
          <w:szCs w:val="24"/>
          <w:lang w:val="en-US"/>
        </w:rPr>
        <w:t>dalam membangun luaran penelitian ini merupakan tempat sampah berbasis IoT yang dilengkapi dengan sensor deteksi jarak dan mikrokontroler ESP32 yang berjalan dengan baik dimana data hasil pengukuran sensor terkirim dan tersimpan di basis data, serta dapat mengirimkan notifikasi kepada petugas ketika isi dari tempat sampah sudah penuh</w:t>
      </w:r>
      <w:r>
        <w:rPr>
          <w:rFonts w:cs="Times New Roman"/>
          <w:szCs w:val="24"/>
          <w:lang w:val="en-US"/>
        </w:rPr>
        <w:t>.</w:t>
      </w:r>
    </w:p>
    <w:p w14:paraId="5AFBB73B" w14:textId="77777777" w:rsidR="00A5331A" w:rsidRPr="00681AA8" w:rsidRDefault="00A5331A" w:rsidP="00A5331A">
      <w:pPr>
        <w:spacing w:line="240" w:lineRule="auto"/>
        <w:jc w:val="both"/>
        <w:rPr>
          <w:rFonts w:eastAsia="Calibri" w:cs="Times New Roman"/>
        </w:rPr>
      </w:pPr>
    </w:p>
    <w:p w14:paraId="05B1326C" w14:textId="77777777" w:rsidR="00A5331A" w:rsidRDefault="00A5331A" w:rsidP="00A5331A">
      <w:pPr>
        <w:spacing w:after="160" w:line="259" w:lineRule="auto"/>
        <w:jc w:val="both"/>
        <w:rPr>
          <w:rFonts w:eastAsia="Calibri" w:cs="Times New Roman"/>
          <w:szCs w:val="32"/>
        </w:rPr>
      </w:pPr>
      <w:r w:rsidRPr="00681AA8">
        <w:rPr>
          <w:rFonts w:eastAsia="Calibri" w:cs="Times New Roman"/>
          <w:b/>
          <w:bCs/>
          <w:szCs w:val="32"/>
        </w:rPr>
        <w:t>Kata Kunci</w:t>
      </w:r>
      <w:r w:rsidRPr="00681AA8">
        <w:rPr>
          <w:rFonts w:eastAsia="Calibri" w:cs="Times New Roman"/>
          <w:szCs w:val="32"/>
        </w:rPr>
        <w:t xml:space="preserve">: </w:t>
      </w:r>
      <w:r>
        <w:rPr>
          <w:rFonts w:eastAsia="Calibri" w:cs="Times New Roman"/>
          <w:szCs w:val="32"/>
        </w:rPr>
        <w:t xml:space="preserve">ESP32, </w:t>
      </w:r>
      <w:r>
        <w:rPr>
          <w:rFonts w:eastAsia="Calibri" w:cs="Times New Roman"/>
          <w:i/>
          <w:iCs/>
          <w:szCs w:val="32"/>
        </w:rPr>
        <w:t>Internet of Things</w:t>
      </w:r>
      <w:r w:rsidRPr="00681AA8">
        <w:rPr>
          <w:rFonts w:eastAsia="Calibri" w:cs="Times New Roman"/>
          <w:szCs w:val="32"/>
        </w:rPr>
        <w:t>,</w:t>
      </w:r>
      <w:r>
        <w:rPr>
          <w:rFonts w:eastAsia="Calibri" w:cs="Times New Roman"/>
          <w:szCs w:val="32"/>
        </w:rPr>
        <w:t xml:space="preserve"> Sensor Ultrasonik, </w:t>
      </w:r>
      <w:r>
        <w:rPr>
          <w:rFonts w:eastAsia="Calibri" w:cs="Times New Roman"/>
          <w:i/>
          <w:iCs/>
          <w:szCs w:val="32"/>
        </w:rPr>
        <w:t>Waterfall Development Model</w:t>
      </w:r>
      <w:r w:rsidRPr="00681AA8">
        <w:rPr>
          <w:rFonts w:eastAsia="Calibri" w:cs="Times New Roman"/>
          <w:szCs w:val="32"/>
        </w:rPr>
        <w:t>.</w:t>
      </w:r>
    </w:p>
    <w:bookmarkEnd w:id="25"/>
    <w:p w14:paraId="08A66A8C" w14:textId="77777777" w:rsidR="00A5331A" w:rsidRPr="00A5331A" w:rsidRDefault="00A5331A" w:rsidP="00A5331A">
      <w:pPr>
        <w:rPr>
          <w:lang w:val="en-US"/>
        </w:rPr>
      </w:pPr>
    </w:p>
    <w:p w14:paraId="21C57B4F" w14:textId="77777777" w:rsidR="00A5331A" w:rsidRDefault="00A5331A">
      <w:pPr>
        <w:rPr>
          <w:b/>
          <w:sz w:val="28"/>
          <w:szCs w:val="40"/>
          <w:lang w:val="en-US"/>
        </w:rPr>
      </w:pPr>
      <w:r>
        <w:rPr>
          <w:lang w:val="en-US"/>
        </w:rPr>
        <w:br w:type="page"/>
      </w:r>
    </w:p>
    <w:p w14:paraId="71106EFB" w14:textId="77777777" w:rsidR="00A5331A" w:rsidRPr="00681AA8" w:rsidRDefault="00A5331A" w:rsidP="00A5331A">
      <w:pPr>
        <w:spacing w:line="240" w:lineRule="auto"/>
        <w:jc w:val="both"/>
        <w:rPr>
          <w:rFonts w:eastAsia="Calibri" w:cs="Times New Roman"/>
        </w:rPr>
      </w:pPr>
      <w:bookmarkStart w:id="29" w:name="_Hlk148647588"/>
      <w:proofErr w:type="spellStart"/>
      <w:r>
        <w:rPr>
          <w:rFonts w:cs="Times New Roman"/>
          <w:szCs w:val="24"/>
          <w:lang w:val="en-US"/>
        </w:rPr>
        <w:lastRenderedPageBreak/>
        <w:t>Hisyam</w:t>
      </w:r>
      <w:proofErr w:type="spellEnd"/>
      <w:r>
        <w:rPr>
          <w:rFonts w:cs="Times New Roman"/>
          <w:szCs w:val="24"/>
          <w:lang w:val="en-US"/>
        </w:rPr>
        <w:t xml:space="preserve"> </w:t>
      </w:r>
      <w:proofErr w:type="spellStart"/>
      <w:r>
        <w:rPr>
          <w:rFonts w:cs="Times New Roman"/>
          <w:szCs w:val="24"/>
          <w:lang w:val="en-US"/>
        </w:rPr>
        <w:t>Fariqi</w:t>
      </w:r>
      <w:proofErr w:type="spellEnd"/>
      <w:r>
        <w:rPr>
          <w:rFonts w:cs="Times New Roman"/>
          <w:szCs w:val="24"/>
          <w:lang w:val="en-US"/>
        </w:rPr>
        <w:t xml:space="preserve"> 2022, </w:t>
      </w:r>
      <w:r>
        <w:rPr>
          <w:rFonts w:cs="Times New Roman"/>
          <w:b/>
          <w:bCs/>
          <w:szCs w:val="24"/>
          <w:lang w:val="en-US"/>
        </w:rPr>
        <w:t>Distance Detection Sensor for Internet of Things Based Mask Waste Bin,</w:t>
      </w:r>
      <w:r>
        <w:rPr>
          <w:rFonts w:cs="Times New Roman"/>
          <w:szCs w:val="24"/>
          <w:lang w:val="en-US"/>
        </w:rPr>
        <w:t xml:space="preserve"> this thesis is under the guidance of</w:t>
      </w:r>
      <w:r>
        <w:rPr>
          <w:rFonts w:cs="Times New Roman"/>
          <w:b/>
          <w:bCs/>
          <w:szCs w:val="24"/>
          <w:lang w:val="en-US"/>
        </w:rPr>
        <w:t xml:space="preserve"> </w:t>
      </w:r>
      <w:r>
        <w:rPr>
          <w:rFonts w:cs="Times New Roman"/>
          <w:szCs w:val="24"/>
          <w:lang w:val="en-US"/>
        </w:rPr>
        <w:t xml:space="preserve">Taufik S.T., </w:t>
      </w:r>
      <w:proofErr w:type="spellStart"/>
      <w:proofErr w:type="gramStart"/>
      <w:r>
        <w:rPr>
          <w:rFonts w:cs="Times New Roman"/>
          <w:szCs w:val="24"/>
          <w:lang w:val="en-US"/>
        </w:rPr>
        <w:t>M.Kom</w:t>
      </w:r>
      <w:proofErr w:type="spellEnd"/>
      <w:proofErr w:type="gramEnd"/>
      <w:r>
        <w:rPr>
          <w:rFonts w:cs="Times New Roman"/>
          <w:szCs w:val="24"/>
          <w:lang w:val="en-US"/>
        </w:rPr>
        <w:t xml:space="preserve">., and Franky Chandra </w:t>
      </w:r>
      <w:proofErr w:type="spellStart"/>
      <w:r>
        <w:rPr>
          <w:rFonts w:cs="Times New Roman"/>
          <w:szCs w:val="24"/>
          <w:lang w:val="en-US"/>
        </w:rPr>
        <w:t>Satria</w:t>
      </w:r>
      <w:proofErr w:type="spellEnd"/>
      <w:r>
        <w:rPr>
          <w:rFonts w:cs="Times New Roman"/>
          <w:szCs w:val="24"/>
          <w:lang w:val="en-US"/>
        </w:rPr>
        <w:t xml:space="preserve"> </w:t>
      </w:r>
      <w:proofErr w:type="spellStart"/>
      <w:r>
        <w:rPr>
          <w:rFonts w:cs="Times New Roman"/>
          <w:szCs w:val="24"/>
          <w:lang w:val="en-US"/>
        </w:rPr>
        <w:t>Arisgraha</w:t>
      </w:r>
      <w:proofErr w:type="spellEnd"/>
      <w:r>
        <w:rPr>
          <w:rFonts w:cs="Times New Roman"/>
          <w:szCs w:val="24"/>
          <w:lang w:val="en-US"/>
        </w:rPr>
        <w:t xml:space="preserve"> S.T., M.T. Bachelor Degree of Information System Study </w:t>
      </w:r>
      <w:proofErr w:type="spellStart"/>
      <w:r>
        <w:rPr>
          <w:rFonts w:cs="Times New Roman"/>
          <w:szCs w:val="24"/>
          <w:lang w:val="en-US"/>
        </w:rPr>
        <w:t>Program,.Faculty</w:t>
      </w:r>
      <w:proofErr w:type="spellEnd"/>
      <w:r>
        <w:rPr>
          <w:rFonts w:cs="Times New Roman"/>
          <w:szCs w:val="24"/>
          <w:lang w:val="en-US"/>
        </w:rPr>
        <w:t xml:space="preserve"> of Science and Technology, </w:t>
      </w:r>
      <w:proofErr w:type="spellStart"/>
      <w:r>
        <w:rPr>
          <w:rFonts w:cs="Times New Roman"/>
          <w:szCs w:val="24"/>
          <w:lang w:val="en-US"/>
        </w:rPr>
        <w:t>Airlangga</w:t>
      </w:r>
      <w:proofErr w:type="spellEnd"/>
      <w:r>
        <w:rPr>
          <w:rFonts w:cs="Times New Roman"/>
          <w:szCs w:val="24"/>
          <w:lang w:val="en-US"/>
        </w:rPr>
        <w:t xml:space="preserve"> University, Surabaya</w:t>
      </w:r>
    </w:p>
    <w:p w14:paraId="1E7E9A48" w14:textId="77777777" w:rsidR="00A5331A" w:rsidRPr="00681AA8" w:rsidRDefault="00506AA9" w:rsidP="00A5331A">
      <w:pPr>
        <w:spacing w:after="160" w:line="240" w:lineRule="auto"/>
        <w:rPr>
          <w:rFonts w:eastAsia="Calibri" w:cs="Times New Roman"/>
          <w:b/>
          <w:bCs/>
          <w:szCs w:val="32"/>
        </w:rPr>
      </w:pPr>
      <w:r>
        <w:rPr>
          <w:rFonts w:eastAsia="Calibri" w:cs="Times New Roman"/>
        </w:rPr>
        <w:pict w14:anchorId="7677E81C">
          <v:rect id="_x0000_i1026" style="width:458.65pt;height:1.5pt" o:hrpct="980" o:hralign="center" o:hrstd="t" o:hrnoshade="t" o:hr="t" fillcolor="#404040" stroked="f"/>
        </w:pict>
      </w:r>
    </w:p>
    <w:p w14:paraId="79F182CF" w14:textId="77777777" w:rsidR="00A5331A" w:rsidRPr="00681AA8" w:rsidRDefault="00A5331A" w:rsidP="00A5331A">
      <w:pPr>
        <w:keepNext/>
        <w:keepLines/>
        <w:spacing w:before="240" w:line="259" w:lineRule="auto"/>
        <w:ind w:left="432"/>
        <w:jc w:val="center"/>
        <w:outlineLvl w:val="0"/>
        <w:rPr>
          <w:rFonts w:eastAsia="Times New Roman" w:cs="Times New Roman"/>
          <w:b/>
          <w:bCs/>
          <w:color w:val="2F5496"/>
          <w:sz w:val="32"/>
          <w:szCs w:val="32"/>
        </w:rPr>
      </w:pPr>
      <w:bookmarkStart w:id="30" w:name="_Toc126611147"/>
      <w:r w:rsidRPr="00681AA8">
        <w:rPr>
          <w:rFonts w:eastAsia="Times New Roman" w:cs="Times New Roman"/>
          <w:b/>
          <w:bCs/>
          <w:szCs w:val="24"/>
        </w:rPr>
        <w:t>ABSTRA</w:t>
      </w:r>
      <w:r>
        <w:rPr>
          <w:rFonts w:eastAsia="Times New Roman" w:cs="Times New Roman"/>
          <w:b/>
          <w:bCs/>
          <w:szCs w:val="24"/>
        </w:rPr>
        <w:t>CT</w:t>
      </w:r>
      <w:bookmarkEnd w:id="30"/>
    </w:p>
    <w:p w14:paraId="41344A6B" w14:textId="77777777" w:rsidR="00A5331A" w:rsidRPr="001D6D1F" w:rsidRDefault="00A5331A" w:rsidP="00A5331A">
      <w:pPr>
        <w:spacing w:line="240" w:lineRule="auto"/>
        <w:jc w:val="both"/>
        <w:rPr>
          <w:rFonts w:eastAsia="Calibri" w:cs="Times New Roman"/>
          <w:lang w:val="en-US"/>
        </w:rPr>
      </w:pPr>
      <w:r w:rsidRPr="00B703CF">
        <w:rPr>
          <w:rFonts w:eastAsia="Calibri" w:cs="Times New Roman"/>
        </w:rPr>
        <w:t xml:space="preserve">Collected medical waste must go through a processing process before being disposed of in a domestic waste disposal site. Therefore it is necessary to deal with and manage in accordance with infectious waste management guidelines. In the problem of handling mask waste, IoT can help in monitoring mask waste so that it is always controlled and does not overflow so as to reduce the risk of spreading the virus. This study aims to create outputs that can assist in monitoring mask waste. The method used in developing the output of this research is the Waterfall Development Model and Performance Testing for testing the output. The output of this research is a distance detection sensor or ultrasonic sensor that will be installed in an IoT-based </w:t>
      </w:r>
      <w:r>
        <w:rPr>
          <w:rFonts w:eastAsia="Calibri" w:cs="Times New Roman"/>
        </w:rPr>
        <w:t>waste bin</w:t>
      </w:r>
      <w:r w:rsidRPr="00B703CF">
        <w:rPr>
          <w:rFonts w:eastAsia="Calibri" w:cs="Times New Roman"/>
        </w:rPr>
        <w:t xml:space="preserve">. The ultrasonic sensor is integrated with the ESP32 microcontroller so that it can measure the height level of the </w:t>
      </w:r>
      <w:r>
        <w:rPr>
          <w:rFonts w:eastAsia="Calibri" w:cs="Times New Roman"/>
        </w:rPr>
        <w:t>waste inside the bin</w:t>
      </w:r>
      <w:r w:rsidRPr="00B703CF">
        <w:rPr>
          <w:rFonts w:eastAsia="Calibri" w:cs="Times New Roman"/>
        </w:rPr>
        <w:t xml:space="preserve"> and the measurement results are sent to the server, and the built output can send notifications to officers when the height level of the </w:t>
      </w:r>
      <w:r>
        <w:rPr>
          <w:rFonts w:eastAsia="Calibri" w:cs="Times New Roman"/>
        </w:rPr>
        <w:t xml:space="preserve">waste inside the bin </w:t>
      </w:r>
      <w:r w:rsidRPr="00B703CF">
        <w:rPr>
          <w:rFonts w:eastAsia="Calibri" w:cs="Times New Roman"/>
        </w:rPr>
        <w:t xml:space="preserve">is more than 75%. The test results from the built output found several deficiencies in sensor accuracy which was influenced by several physical parameters and the stability of data transmission which was constrained when connecting to the intended WiFi. The application of the Waterfall Development Model method in building the output of this research is an IoT-based </w:t>
      </w:r>
      <w:r>
        <w:rPr>
          <w:rFonts w:eastAsia="Calibri" w:cs="Times New Roman"/>
        </w:rPr>
        <w:t xml:space="preserve">waste bin </w:t>
      </w:r>
      <w:r w:rsidRPr="00B703CF">
        <w:rPr>
          <w:rFonts w:eastAsia="Calibri" w:cs="Times New Roman"/>
        </w:rPr>
        <w:t>equipped with a distance detection sensor and ESP32 microcontroller that work</w:t>
      </w:r>
      <w:r>
        <w:rPr>
          <w:rFonts w:eastAsia="Calibri" w:cs="Times New Roman"/>
        </w:rPr>
        <w:t>ed</w:t>
      </w:r>
      <w:r w:rsidRPr="00B703CF">
        <w:rPr>
          <w:rFonts w:eastAsia="Calibri" w:cs="Times New Roman"/>
        </w:rPr>
        <w:t xml:space="preserve"> well where sensor measurement results are sent and stored in the database, and can send notifications to officers when the </w:t>
      </w:r>
      <w:r>
        <w:rPr>
          <w:rFonts w:eastAsia="Calibri" w:cs="Times New Roman"/>
        </w:rPr>
        <w:t xml:space="preserve">waste inside the bin </w:t>
      </w:r>
      <w:r w:rsidRPr="00B703CF">
        <w:rPr>
          <w:rFonts w:eastAsia="Calibri" w:cs="Times New Roman"/>
        </w:rPr>
        <w:t>is full.</w:t>
      </w:r>
    </w:p>
    <w:p w14:paraId="0E17B13B" w14:textId="77777777" w:rsidR="00A5331A" w:rsidRPr="00681AA8" w:rsidRDefault="00A5331A" w:rsidP="00A5331A">
      <w:pPr>
        <w:spacing w:line="240" w:lineRule="auto"/>
        <w:jc w:val="both"/>
        <w:rPr>
          <w:rFonts w:eastAsia="Calibri" w:cs="Times New Roman"/>
        </w:rPr>
      </w:pPr>
    </w:p>
    <w:p w14:paraId="7850E5FB" w14:textId="78466557" w:rsidR="00A5331A" w:rsidRPr="00A5331A" w:rsidRDefault="00A5331A" w:rsidP="00A5331A">
      <w:pPr>
        <w:spacing w:after="160" w:line="259" w:lineRule="auto"/>
        <w:jc w:val="both"/>
        <w:rPr>
          <w:rFonts w:cs="Times New Roman"/>
          <w:szCs w:val="24"/>
          <w:lang w:val="id-ID"/>
        </w:rPr>
      </w:pPr>
      <w:r>
        <w:rPr>
          <w:rFonts w:eastAsia="Calibri" w:cs="Times New Roman"/>
          <w:b/>
          <w:bCs/>
          <w:szCs w:val="32"/>
        </w:rPr>
        <w:t>Keywords</w:t>
      </w:r>
      <w:r w:rsidRPr="00681AA8">
        <w:rPr>
          <w:rFonts w:eastAsia="Calibri" w:cs="Times New Roman"/>
          <w:szCs w:val="32"/>
        </w:rPr>
        <w:t xml:space="preserve">: </w:t>
      </w:r>
      <w:r>
        <w:rPr>
          <w:rFonts w:eastAsia="Calibri" w:cs="Times New Roman"/>
          <w:szCs w:val="32"/>
        </w:rPr>
        <w:t xml:space="preserve">ESP32, </w:t>
      </w:r>
      <w:r>
        <w:rPr>
          <w:rFonts w:eastAsia="Calibri" w:cs="Times New Roman"/>
          <w:i/>
          <w:iCs/>
          <w:szCs w:val="32"/>
        </w:rPr>
        <w:t>Internet of Things</w:t>
      </w:r>
      <w:r w:rsidRPr="00681AA8">
        <w:rPr>
          <w:rFonts w:eastAsia="Calibri" w:cs="Times New Roman"/>
          <w:szCs w:val="32"/>
        </w:rPr>
        <w:t>,</w:t>
      </w:r>
      <w:r>
        <w:rPr>
          <w:rFonts w:eastAsia="Calibri" w:cs="Times New Roman"/>
          <w:szCs w:val="32"/>
        </w:rPr>
        <w:t xml:space="preserve"> Ultrasonic Sensors, </w:t>
      </w:r>
      <w:r>
        <w:rPr>
          <w:rFonts w:eastAsia="Calibri" w:cs="Times New Roman"/>
          <w:i/>
          <w:iCs/>
          <w:szCs w:val="32"/>
        </w:rPr>
        <w:t>Waterfall Development Model</w:t>
      </w:r>
      <w:r w:rsidRPr="00681AA8">
        <w:rPr>
          <w:rFonts w:eastAsia="Calibri" w:cs="Times New Roman"/>
          <w:szCs w:val="32"/>
        </w:rPr>
        <w:t>.</w:t>
      </w:r>
      <w:bookmarkEnd w:id="29"/>
      <w:r>
        <w:rPr>
          <w:rFonts w:cs="Times New Roman"/>
          <w:szCs w:val="24"/>
          <w:lang w:val="id-ID"/>
        </w:rPr>
        <w:br w:type="page"/>
      </w:r>
    </w:p>
    <w:p w14:paraId="41C6C9FB" w14:textId="699F5D26" w:rsidR="004C4BDC" w:rsidRDefault="003E7C1B" w:rsidP="00B66490">
      <w:pPr>
        <w:pStyle w:val="Heading1"/>
        <w:numPr>
          <w:ilvl w:val="0"/>
          <w:numId w:val="0"/>
        </w:numPr>
        <w:rPr>
          <w:lang w:val="en-US"/>
        </w:rPr>
      </w:pPr>
      <w:r>
        <w:rPr>
          <w:lang w:val="en-US"/>
        </w:rPr>
        <w:lastRenderedPageBreak/>
        <w:t>DAFTAR ISI</w:t>
      </w:r>
      <w:bookmarkEnd w:id="24"/>
    </w:p>
    <w:sdt>
      <w:sdtPr>
        <w:rPr>
          <w:rFonts w:ascii="Arial" w:hAnsi="Arial"/>
          <w:b w:val="0"/>
          <w:sz w:val="22"/>
        </w:rPr>
        <w:id w:val="901339992"/>
        <w:docPartObj>
          <w:docPartGallery w:val="Table of Contents"/>
          <w:docPartUnique/>
        </w:docPartObj>
      </w:sdtPr>
      <w:sdtEndPr>
        <w:rPr>
          <w:rFonts w:ascii="Times New Roman" w:hAnsi="Times New Roman"/>
          <w:bCs/>
          <w:noProof/>
          <w:sz w:val="24"/>
        </w:rPr>
      </w:sdtEndPr>
      <w:sdtContent>
        <w:p w14:paraId="53A1D26B" w14:textId="4E994EE2" w:rsidR="00554F16" w:rsidRDefault="004C4BDC">
          <w:pPr>
            <w:pStyle w:val="TOC1"/>
            <w:tabs>
              <w:tab w:val="right" w:leader="dot" w:pos="7930"/>
            </w:tabs>
            <w:rPr>
              <w:rFonts w:asciiTheme="minorHAnsi" w:eastAsiaTheme="minorEastAsia" w:hAnsiTheme="minorHAnsi" w:cstheme="minorBidi"/>
              <w:b w:val="0"/>
              <w:noProof/>
              <w:sz w:val="22"/>
              <w:lang w:val="en-ID"/>
            </w:rPr>
          </w:pPr>
          <w:r>
            <w:fldChar w:fldCharType="begin"/>
          </w:r>
          <w:r>
            <w:instrText xml:space="preserve"> TOC \o "1-3" \h \z \u </w:instrText>
          </w:r>
          <w:r>
            <w:fldChar w:fldCharType="separate"/>
          </w:r>
          <w:r w:rsidR="00554F16" w:rsidRPr="00B41E80">
            <w:rPr>
              <w:rStyle w:val="Hyperlink"/>
              <w:noProof/>
            </w:rPr>
            <w:fldChar w:fldCharType="begin"/>
          </w:r>
          <w:r w:rsidR="00554F16" w:rsidRPr="00B41E80">
            <w:rPr>
              <w:rStyle w:val="Hyperlink"/>
              <w:noProof/>
            </w:rPr>
            <w:instrText xml:space="preserve"> </w:instrText>
          </w:r>
          <w:r w:rsidR="00554F16">
            <w:rPr>
              <w:noProof/>
            </w:rPr>
            <w:instrText>HYPERLINK \l "_Toc139379625"</w:instrText>
          </w:r>
          <w:r w:rsidR="00554F16" w:rsidRPr="00B41E80">
            <w:rPr>
              <w:rStyle w:val="Hyperlink"/>
              <w:noProof/>
            </w:rPr>
            <w:instrText xml:space="preserve"> </w:instrText>
          </w:r>
          <w:r w:rsidR="00554F16" w:rsidRPr="00B41E80">
            <w:rPr>
              <w:rStyle w:val="Hyperlink"/>
              <w:noProof/>
            </w:rPr>
            <w:fldChar w:fldCharType="separate"/>
          </w:r>
          <w:r w:rsidR="00554F16" w:rsidRPr="00B41E80">
            <w:rPr>
              <w:rStyle w:val="Hyperlink"/>
              <w:rFonts w:cs="Times New Roman"/>
              <w:noProof/>
              <w:lang w:val="id-ID"/>
            </w:rPr>
            <w:t>KATA PENGANTAR</w:t>
          </w:r>
          <w:r w:rsidR="00554F16">
            <w:rPr>
              <w:noProof/>
              <w:webHidden/>
            </w:rPr>
            <w:tab/>
          </w:r>
          <w:r w:rsidR="00554F16">
            <w:rPr>
              <w:noProof/>
              <w:webHidden/>
            </w:rPr>
            <w:fldChar w:fldCharType="begin"/>
          </w:r>
          <w:r w:rsidR="00554F16">
            <w:rPr>
              <w:noProof/>
              <w:webHidden/>
            </w:rPr>
            <w:instrText xml:space="preserve"> PAGEREF _Toc139379625 \h </w:instrText>
          </w:r>
          <w:r w:rsidR="00554F16">
            <w:rPr>
              <w:noProof/>
              <w:webHidden/>
            </w:rPr>
          </w:r>
          <w:r w:rsidR="00554F16">
            <w:rPr>
              <w:noProof/>
              <w:webHidden/>
            </w:rPr>
            <w:fldChar w:fldCharType="separate"/>
          </w:r>
          <w:r w:rsidR="00554F16">
            <w:rPr>
              <w:noProof/>
              <w:webHidden/>
            </w:rPr>
            <w:t>3</w:t>
          </w:r>
          <w:r w:rsidR="00554F16">
            <w:rPr>
              <w:noProof/>
              <w:webHidden/>
            </w:rPr>
            <w:fldChar w:fldCharType="end"/>
          </w:r>
          <w:r w:rsidR="00554F16" w:rsidRPr="00B41E80">
            <w:rPr>
              <w:rStyle w:val="Hyperlink"/>
              <w:noProof/>
            </w:rPr>
            <w:fldChar w:fldCharType="end"/>
          </w:r>
        </w:p>
        <w:p w14:paraId="02123AEA" w14:textId="722EC72C"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"_Toc139379626"</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DAFTAR ISI</w:t>
          </w:r>
          <w:r>
            <w:rPr>
              <w:noProof/>
              <w:webHidden/>
            </w:rPr>
            <w:tab/>
          </w:r>
          <w:r>
            <w:rPr>
              <w:noProof/>
              <w:webHidden/>
            </w:rPr>
            <w:fldChar w:fldCharType="begin"/>
          </w:r>
          <w:r>
            <w:rPr>
              <w:noProof/>
              <w:webHidden/>
            </w:rPr>
            <w:instrText xml:space="preserve"> PAGEREF _Toc139379626 \h </w:instrText>
          </w:r>
          <w:r>
            <w:rPr>
              <w:noProof/>
              <w:webHidden/>
            </w:rPr>
          </w:r>
          <w:r>
            <w:rPr>
              <w:noProof/>
              <w:webHidden/>
            </w:rPr>
            <w:fldChar w:fldCharType="separate"/>
          </w:r>
          <w:r>
            <w:rPr>
              <w:noProof/>
              <w:webHidden/>
            </w:rPr>
            <w:t>i</w:t>
          </w:r>
          <w:r>
            <w:rPr>
              <w:noProof/>
              <w:webHidden/>
            </w:rPr>
            <w:fldChar w:fldCharType="end"/>
          </w:r>
          <w:r w:rsidRPr="00B41E80">
            <w:rPr>
              <w:rStyle w:val="Hyperlink"/>
              <w:noProof/>
            </w:rPr>
            <w:fldChar w:fldCharType="end"/>
          </w:r>
        </w:p>
        <w:p w14:paraId="106ACB53" w14:textId="4178D328"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"_Toc139379627"</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DAFTAR GAMBAR</w:t>
          </w:r>
          <w:r>
            <w:rPr>
              <w:noProof/>
              <w:webHidden/>
            </w:rPr>
            <w:tab/>
          </w:r>
          <w:r>
            <w:rPr>
              <w:noProof/>
              <w:webHidden/>
            </w:rPr>
            <w:fldChar w:fldCharType="begin"/>
          </w:r>
          <w:r>
            <w:rPr>
              <w:noProof/>
              <w:webHidden/>
            </w:rPr>
            <w:instrText xml:space="preserve"> PAGEREF _Toc139379627 \h </w:instrText>
          </w:r>
          <w:r>
            <w:rPr>
              <w:noProof/>
              <w:webHidden/>
            </w:rPr>
          </w:r>
          <w:r>
            <w:rPr>
              <w:noProof/>
              <w:webHidden/>
            </w:rPr>
            <w:fldChar w:fldCharType="separate"/>
          </w:r>
          <w:r>
            <w:rPr>
              <w:noProof/>
              <w:webHidden/>
            </w:rPr>
            <w:t>iv</w:t>
          </w:r>
          <w:r>
            <w:rPr>
              <w:noProof/>
              <w:webHidden/>
            </w:rPr>
            <w:fldChar w:fldCharType="end"/>
          </w:r>
          <w:r w:rsidRPr="00B41E80">
            <w:rPr>
              <w:rStyle w:val="Hyperlink"/>
              <w:noProof/>
            </w:rPr>
            <w:fldChar w:fldCharType="end"/>
          </w:r>
        </w:p>
        <w:p w14:paraId="6C06D7FD" w14:textId="781E84BF"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"_Toc139379628"</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DAFTAR TABEL</w:t>
          </w:r>
          <w:r>
            <w:rPr>
              <w:noProof/>
              <w:webHidden/>
            </w:rPr>
            <w:tab/>
          </w:r>
          <w:r>
            <w:rPr>
              <w:noProof/>
              <w:webHidden/>
            </w:rPr>
            <w:fldChar w:fldCharType="begin"/>
          </w:r>
          <w:r>
            <w:rPr>
              <w:noProof/>
              <w:webHidden/>
            </w:rPr>
            <w:instrText xml:space="preserve"> PAGEREF _Toc139379628 \h </w:instrText>
          </w:r>
          <w:r>
            <w:rPr>
              <w:noProof/>
              <w:webHidden/>
            </w:rPr>
          </w:r>
          <w:r>
            <w:rPr>
              <w:noProof/>
              <w:webHidden/>
            </w:rPr>
            <w:fldChar w:fldCharType="separate"/>
          </w:r>
          <w:r>
            <w:rPr>
              <w:noProof/>
              <w:webHidden/>
            </w:rPr>
            <w:t>v</w:t>
          </w:r>
          <w:r>
            <w:rPr>
              <w:noProof/>
              <w:webHidden/>
            </w:rPr>
            <w:fldChar w:fldCharType="end"/>
          </w:r>
          <w:r w:rsidRPr="00B41E80">
            <w:rPr>
              <w:rStyle w:val="Hyperlink"/>
              <w:noProof/>
            </w:rPr>
            <w:fldChar w:fldCharType="end"/>
          </w:r>
        </w:p>
        <w:p w14:paraId="5D98F587" w14:textId="5412B989"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"_Toc139379629"</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BAB 1</w:t>
          </w:r>
          <w:r>
            <w:rPr>
              <w:noProof/>
              <w:webHidden/>
            </w:rPr>
            <w:tab/>
          </w:r>
          <w:r>
            <w:rPr>
              <w:noProof/>
              <w:webHidden/>
            </w:rPr>
            <w:fldChar w:fldCharType="begin"/>
          </w:r>
          <w:r>
            <w:rPr>
              <w:noProof/>
              <w:webHidden/>
            </w:rPr>
            <w:instrText xml:space="preserve"> PAGEREF _Toc139379629 \h </w:instrText>
          </w:r>
          <w:r>
            <w:rPr>
              <w:noProof/>
              <w:webHidden/>
            </w:rPr>
          </w:r>
          <w:r>
            <w:rPr>
              <w:noProof/>
              <w:webHidden/>
            </w:rPr>
            <w:fldChar w:fldCharType="separate"/>
          </w:r>
          <w:r>
            <w:rPr>
              <w:noProof/>
              <w:webHidden/>
            </w:rPr>
            <w:t>1</w:t>
          </w:r>
          <w:r>
            <w:rPr>
              <w:noProof/>
              <w:webHidden/>
            </w:rPr>
            <w:fldChar w:fldCharType="end"/>
          </w:r>
          <w:r w:rsidRPr="00B41E80">
            <w:rPr>
              <w:rStyle w:val="Hyperlink"/>
              <w:noProof/>
            </w:rPr>
            <w:fldChar w:fldCharType="end"/>
          </w:r>
        </w:p>
        <w:p w14:paraId="5010162E" w14:textId="02A892A7"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"_Toc139379630"</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PENDAHULUAN</w:t>
          </w:r>
          <w:r>
            <w:rPr>
              <w:noProof/>
              <w:webHidden/>
            </w:rPr>
            <w:tab/>
          </w:r>
          <w:r>
            <w:rPr>
              <w:noProof/>
              <w:webHidden/>
            </w:rPr>
            <w:fldChar w:fldCharType="begin"/>
          </w:r>
          <w:r>
            <w:rPr>
              <w:noProof/>
              <w:webHidden/>
            </w:rPr>
            <w:instrText xml:space="preserve"> PAGEREF _Toc139379630 \h </w:instrText>
          </w:r>
          <w:r>
            <w:rPr>
              <w:noProof/>
              <w:webHidden/>
            </w:rPr>
          </w:r>
          <w:r>
            <w:rPr>
              <w:noProof/>
              <w:webHidden/>
            </w:rPr>
            <w:fldChar w:fldCharType="separate"/>
          </w:r>
          <w:r>
            <w:rPr>
              <w:noProof/>
              <w:webHidden/>
            </w:rPr>
            <w:t>1</w:t>
          </w:r>
          <w:r>
            <w:rPr>
              <w:noProof/>
              <w:webHidden/>
            </w:rPr>
            <w:fldChar w:fldCharType="end"/>
          </w:r>
          <w:r w:rsidRPr="00B41E80">
            <w:rPr>
              <w:rStyle w:val="Hyperlink"/>
              <w:noProof/>
            </w:rPr>
            <w:fldChar w:fldCharType="end"/>
          </w:r>
        </w:p>
        <w:p w14:paraId="142FD042" w14:textId="28E02EF2"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"_Toc139379631"</w:instrText>
          </w:r>
          <w:r w:rsidRPr="00B41E80">
            <w:rPr>
              <w:rStyle w:val="Hyperlink"/>
              <w:noProof/>
            </w:rPr>
            <w:instrText xml:space="preserve"> </w:instrText>
          </w:r>
          <w:r w:rsidRPr="00B41E80">
            <w:rPr>
              <w:rStyle w:val="Hyperlink"/>
              <w:noProof/>
            </w:rPr>
            <w:fldChar w:fldCharType="separate"/>
          </w:r>
          <w:r w:rsidRPr="00B41E80">
            <w:rPr>
              <w:rStyle w:val="Hyperlink"/>
              <w:noProof/>
            </w:rPr>
            <w:t>1.1</w:t>
          </w:r>
          <w:r>
            <w:rPr>
              <w:rFonts w:asciiTheme="minorHAnsi" w:eastAsiaTheme="minorEastAsia" w:hAnsiTheme="minorHAnsi" w:cstheme="minorBidi"/>
              <w:noProof/>
              <w:sz w:val="22"/>
              <w:lang w:val="en-ID"/>
            </w:rPr>
            <w:tab/>
          </w:r>
          <w:r w:rsidRPr="00B41E80">
            <w:rPr>
              <w:rStyle w:val="Hyperlink"/>
              <w:noProof/>
            </w:rPr>
            <w:t>Latar Belakang</w:t>
          </w:r>
          <w:r>
            <w:rPr>
              <w:noProof/>
              <w:webHidden/>
            </w:rPr>
            <w:tab/>
          </w:r>
          <w:r>
            <w:rPr>
              <w:noProof/>
              <w:webHidden/>
            </w:rPr>
            <w:fldChar w:fldCharType="begin"/>
          </w:r>
          <w:r>
            <w:rPr>
              <w:noProof/>
              <w:webHidden/>
            </w:rPr>
            <w:instrText xml:space="preserve"> PAGEREF _Toc139379631 \h </w:instrText>
          </w:r>
          <w:r>
            <w:rPr>
              <w:noProof/>
              <w:webHidden/>
            </w:rPr>
          </w:r>
          <w:r>
            <w:rPr>
              <w:noProof/>
              <w:webHidden/>
            </w:rPr>
            <w:fldChar w:fldCharType="separate"/>
          </w:r>
          <w:r>
            <w:rPr>
              <w:noProof/>
              <w:webHidden/>
            </w:rPr>
            <w:t>1</w:t>
          </w:r>
          <w:r>
            <w:rPr>
              <w:noProof/>
              <w:webHidden/>
            </w:rPr>
            <w:fldChar w:fldCharType="end"/>
          </w:r>
          <w:r w:rsidRPr="00B41E80">
            <w:rPr>
              <w:rStyle w:val="Hyperlink"/>
              <w:noProof/>
            </w:rPr>
            <w:fldChar w:fldCharType="end"/>
          </w:r>
        </w:p>
        <w:p w14:paraId="09553CE3" w14:textId="53E2EEB1"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"_Toc139379632"</w:instrText>
          </w:r>
          <w:r w:rsidRPr="00B41E80">
            <w:rPr>
              <w:rStyle w:val="Hyperlink"/>
              <w:noProof/>
            </w:rPr>
            <w:instrText xml:space="preserve"> </w:instrText>
          </w:r>
          <w:r w:rsidRPr="00B41E80">
            <w:rPr>
              <w:rStyle w:val="Hyperlink"/>
              <w:noProof/>
            </w:rPr>
            <w:fldChar w:fldCharType="separate"/>
          </w:r>
          <w:r w:rsidRPr="00B41E80">
            <w:rPr>
              <w:rStyle w:val="Hyperlink"/>
              <w:noProof/>
            </w:rPr>
            <w:t>1.2</w:t>
          </w:r>
          <w:r>
            <w:rPr>
              <w:rFonts w:asciiTheme="minorHAnsi" w:eastAsiaTheme="minorEastAsia" w:hAnsiTheme="minorHAnsi" w:cstheme="minorBidi"/>
              <w:noProof/>
              <w:sz w:val="22"/>
              <w:lang w:val="en-ID"/>
            </w:rPr>
            <w:tab/>
          </w:r>
          <w:r w:rsidRPr="00B41E80">
            <w:rPr>
              <w:rStyle w:val="Hyperlink"/>
              <w:noProof/>
            </w:rPr>
            <w:t>Rumusan Masalah</w:t>
          </w:r>
          <w:r>
            <w:rPr>
              <w:noProof/>
              <w:webHidden/>
            </w:rPr>
            <w:tab/>
          </w:r>
          <w:r>
            <w:rPr>
              <w:noProof/>
              <w:webHidden/>
            </w:rPr>
            <w:fldChar w:fldCharType="begin"/>
          </w:r>
          <w:r>
            <w:rPr>
              <w:noProof/>
              <w:webHidden/>
            </w:rPr>
            <w:instrText xml:space="preserve"> PAGEREF _Toc139379632 \h </w:instrText>
          </w:r>
          <w:r>
            <w:rPr>
              <w:noProof/>
              <w:webHidden/>
            </w:rPr>
          </w:r>
          <w:r>
            <w:rPr>
              <w:noProof/>
              <w:webHidden/>
            </w:rPr>
            <w:fldChar w:fldCharType="separate"/>
          </w:r>
          <w:r>
            <w:rPr>
              <w:noProof/>
              <w:webHidden/>
            </w:rPr>
            <w:t>4</w:t>
          </w:r>
          <w:r>
            <w:rPr>
              <w:noProof/>
              <w:webHidden/>
            </w:rPr>
            <w:fldChar w:fldCharType="end"/>
          </w:r>
          <w:r w:rsidRPr="00B41E80">
            <w:rPr>
              <w:rStyle w:val="Hyperlink"/>
              <w:noProof/>
            </w:rPr>
            <w:fldChar w:fldCharType="end"/>
          </w:r>
        </w:p>
        <w:p w14:paraId="260D79D4" w14:textId="3DB9E79F"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"_Toc139379633"</w:instrText>
          </w:r>
          <w:r w:rsidRPr="00B41E80">
            <w:rPr>
              <w:rStyle w:val="Hyperlink"/>
              <w:noProof/>
            </w:rPr>
            <w:instrText xml:space="preserve"> </w:instrText>
          </w:r>
          <w:r w:rsidRPr="00B41E80">
            <w:rPr>
              <w:rStyle w:val="Hyperlink"/>
              <w:noProof/>
            </w:rPr>
            <w:fldChar w:fldCharType="separate"/>
          </w:r>
          <w:r w:rsidRPr="00B41E80">
            <w:rPr>
              <w:rStyle w:val="Hyperlink"/>
              <w:noProof/>
            </w:rPr>
            <w:t>1.3</w:t>
          </w:r>
          <w:r>
            <w:rPr>
              <w:rFonts w:asciiTheme="minorHAnsi" w:eastAsiaTheme="minorEastAsia" w:hAnsiTheme="minorHAnsi" w:cstheme="minorBidi"/>
              <w:noProof/>
              <w:sz w:val="22"/>
              <w:lang w:val="en-ID"/>
            </w:rPr>
            <w:tab/>
          </w:r>
          <w:r w:rsidRPr="00B41E80">
            <w:rPr>
              <w:rStyle w:val="Hyperlink"/>
              <w:noProof/>
            </w:rPr>
            <w:t>Tujuan Penelitian</w:t>
          </w:r>
          <w:r>
            <w:rPr>
              <w:noProof/>
              <w:webHidden/>
            </w:rPr>
            <w:tab/>
          </w:r>
          <w:r>
            <w:rPr>
              <w:noProof/>
              <w:webHidden/>
            </w:rPr>
            <w:fldChar w:fldCharType="begin"/>
          </w:r>
          <w:r>
            <w:rPr>
              <w:noProof/>
              <w:webHidden/>
            </w:rPr>
            <w:instrText xml:space="preserve"> PAGEREF _Toc139379633 \h </w:instrText>
          </w:r>
          <w:r>
            <w:rPr>
              <w:noProof/>
              <w:webHidden/>
            </w:rPr>
          </w:r>
          <w:r>
            <w:rPr>
              <w:noProof/>
              <w:webHidden/>
            </w:rPr>
            <w:fldChar w:fldCharType="separate"/>
          </w:r>
          <w:r>
            <w:rPr>
              <w:noProof/>
              <w:webHidden/>
            </w:rPr>
            <w:t>4</w:t>
          </w:r>
          <w:r>
            <w:rPr>
              <w:noProof/>
              <w:webHidden/>
            </w:rPr>
            <w:fldChar w:fldCharType="end"/>
          </w:r>
          <w:r w:rsidRPr="00B41E80">
            <w:rPr>
              <w:rStyle w:val="Hyperlink"/>
              <w:noProof/>
            </w:rPr>
            <w:fldChar w:fldCharType="end"/>
          </w:r>
        </w:p>
        <w:p w14:paraId="6E0777AE" w14:textId="0FFA3732"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"_Toc139379634"</w:instrText>
          </w:r>
          <w:r w:rsidRPr="00B41E80">
            <w:rPr>
              <w:rStyle w:val="Hyperlink"/>
              <w:noProof/>
            </w:rPr>
            <w:instrText xml:space="preserve"> </w:instrText>
          </w:r>
          <w:r w:rsidRPr="00B41E80">
            <w:rPr>
              <w:rStyle w:val="Hyperlink"/>
              <w:noProof/>
            </w:rPr>
            <w:fldChar w:fldCharType="separate"/>
          </w:r>
          <w:r w:rsidRPr="00B41E80">
            <w:rPr>
              <w:rStyle w:val="Hyperlink"/>
              <w:noProof/>
            </w:rPr>
            <w:t>1.4</w:t>
          </w:r>
          <w:r>
            <w:rPr>
              <w:rFonts w:asciiTheme="minorHAnsi" w:eastAsiaTheme="minorEastAsia" w:hAnsiTheme="minorHAnsi" w:cstheme="minorBidi"/>
              <w:noProof/>
              <w:sz w:val="22"/>
              <w:lang w:val="en-ID"/>
            </w:rPr>
            <w:tab/>
          </w:r>
          <w:r w:rsidRPr="00B41E80">
            <w:rPr>
              <w:rStyle w:val="Hyperlink"/>
              <w:noProof/>
            </w:rPr>
            <w:t>Manfaat Penelitian</w:t>
          </w:r>
          <w:r>
            <w:rPr>
              <w:noProof/>
              <w:webHidden/>
            </w:rPr>
            <w:tab/>
          </w:r>
          <w:r>
            <w:rPr>
              <w:noProof/>
              <w:webHidden/>
            </w:rPr>
            <w:fldChar w:fldCharType="begin"/>
          </w:r>
          <w:r>
            <w:rPr>
              <w:noProof/>
              <w:webHidden/>
            </w:rPr>
            <w:instrText xml:space="preserve"> PAGEREF _Toc139379634 \h </w:instrText>
          </w:r>
          <w:r>
            <w:rPr>
              <w:noProof/>
              <w:webHidden/>
            </w:rPr>
          </w:r>
          <w:r>
            <w:rPr>
              <w:noProof/>
              <w:webHidden/>
            </w:rPr>
            <w:fldChar w:fldCharType="separate"/>
          </w:r>
          <w:r>
            <w:rPr>
              <w:noProof/>
              <w:webHidden/>
            </w:rPr>
            <w:t>4</w:t>
          </w:r>
          <w:r>
            <w:rPr>
              <w:noProof/>
              <w:webHidden/>
            </w:rPr>
            <w:fldChar w:fldCharType="end"/>
          </w:r>
          <w:r w:rsidRPr="00B41E80">
            <w:rPr>
              <w:rStyle w:val="Hyperlink"/>
              <w:noProof/>
            </w:rPr>
            <w:fldChar w:fldCharType="end"/>
          </w:r>
        </w:p>
        <w:p w14:paraId="2F873ADC" w14:textId="32912DC4"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"_Toc139379635"</w:instrText>
          </w:r>
          <w:r w:rsidRPr="00B41E80">
            <w:rPr>
              <w:rStyle w:val="Hyperlink"/>
              <w:noProof/>
            </w:rPr>
            <w:instrText xml:space="preserve"> </w:instrText>
          </w:r>
          <w:r w:rsidRPr="00B41E80">
            <w:rPr>
              <w:rStyle w:val="Hyperlink"/>
              <w:noProof/>
            </w:rPr>
            <w:fldChar w:fldCharType="separate"/>
          </w:r>
          <w:r w:rsidRPr="00B41E80">
            <w:rPr>
              <w:rStyle w:val="Hyperlink"/>
              <w:noProof/>
            </w:rPr>
            <w:t>1.5</w:t>
          </w:r>
          <w:r>
            <w:rPr>
              <w:rFonts w:asciiTheme="minorHAnsi" w:eastAsiaTheme="minorEastAsia" w:hAnsiTheme="minorHAnsi" w:cstheme="minorBidi"/>
              <w:noProof/>
              <w:sz w:val="22"/>
              <w:lang w:val="en-ID"/>
            </w:rPr>
            <w:tab/>
          </w:r>
          <w:r w:rsidRPr="00B41E80">
            <w:rPr>
              <w:rStyle w:val="Hyperlink"/>
              <w:noProof/>
            </w:rPr>
            <w:t>Batasan Masalah</w:t>
          </w:r>
          <w:r>
            <w:rPr>
              <w:noProof/>
              <w:webHidden/>
            </w:rPr>
            <w:tab/>
          </w:r>
          <w:r>
            <w:rPr>
              <w:noProof/>
              <w:webHidden/>
            </w:rPr>
            <w:fldChar w:fldCharType="begin"/>
          </w:r>
          <w:r>
            <w:rPr>
              <w:noProof/>
              <w:webHidden/>
            </w:rPr>
            <w:instrText xml:space="preserve"> PAGEREF _Toc139379635 \h </w:instrText>
          </w:r>
          <w:r>
            <w:rPr>
              <w:noProof/>
              <w:webHidden/>
            </w:rPr>
          </w:r>
          <w:r>
            <w:rPr>
              <w:noProof/>
              <w:webHidden/>
            </w:rPr>
            <w:fldChar w:fldCharType="separate"/>
          </w:r>
          <w:r>
            <w:rPr>
              <w:noProof/>
              <w:webHidden/>
            </w:rPr>
            <w:t>5</w:t>
          </w:r>
          <w:r>
            <w:rPr>
              <w:noProof/>
              <w:webHidden/>
            </w:rPr>
            <w:fldChar w:fldCharType="end"/>
          </w:r>
          <w:r w:rsidRPr="00B41E80">
            <w:rPr>
              <w:rStyle w:val="Hyperlink"/>
              <w:noProof/>
            </w:rPr>
            <w:fldChar w:fldCharType="end"/>
          </w:r>
        </w:p>
        <w:p w14:paraId="71E9CC15" w14:textId="6B1C7F8A"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"_Toc139379636"</w:instrText>
          </w:r>
          <w:r w:rsidRPr="00B41E80">
            <w:rPr>
              <w:rStyle w:val="Hyperlink"/>
              <w:noProof/>
            </w:rPr>
            <w:instrText xml:space="preserve"> </w:instrText>
          </w:r>
          <w:r w:rsidRPr="00B41E80">
            <w:rPr>
              <w:rStyle w:val="Hyperlink"/>
              <w:noProof/>
            </w:rPr>
            <w:fldChar w:fldCharType="separate"/>
          </w:r>
          <w:r w:rsidRPr="00B41E80">
            <w:rPr>
              <w:rStyle w:val="Hyperlink"/>
              <w:rFonts w:eastAsia="Times New Roman" w:cs="Times New Roman"/>
              <w:noProof/>
              <w:lang w:val="en-ID"/>
            </w:rPr>
            <w:t>BAB 2</w:t>
          </w:r>
          <w:r>
            <w:rPr>
              <w:noProof/>
              <w:webHidden/>
            </w:rPr>
            <w:tab/>
          </w:r>
          <w:r>
            <w:rPr>
              <w:noProof/>
              <w:webHidden/>
            </w:rPr>
            <w:fldChar w:fldCharType="begin"/>
          </w:r>
          <w:r>
            <w:rPr>
              <w:noProof/>
              <w:webHidden/>
            </w:rPr>
            <w:instrText xml:space="preserve"> PAGEREF _Toc139379636 \h </w:instrText>
          </w:r>
          <w:r>
            <w:rPr>
              <w:noProof/>
              <w:webHidden/>
            </w:rPr>
          </w:r>
          <w:r>
            <w:rPr>
              <w:noProof/>
              <w:webHidden/>
            </w:rPr>
            <w:fldChar w:fldCharType="separate"/>
          </w:r>
          <w:r>
            <w:rPr>
              <w:noProof/>
              <w:webHidden/>
            </w:rPr>
            <w:t>6</w:t>
          </w:r>
          <w:r>
            <w:rPr>
              <w:noProof/>
              <w:webHidden/>
            </w:rPr>
            <w:fldChar w:fldCharType="end"/>
          </w:r>
          <w:r w:rsidRPr="00B41E80">
            <w:rPr>
              <w:rStyle w:val="Hyperlink"/>
              <w:noProof/>
            </w:rPr>
            <w:fldChar w:fldCharType="end"/>
          </w:r>
        </w:p>
        <w:p w14:paraId="31472A61" w14:textId="1BB11AE4"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"_Toc139379637"</w:instrText>
          </w:r>
          <w:r w:rsidRPr="00B41E80">
            <w:rPr>
              <w:rStyle w:val="Hyperlink"/>
              <w:noProof/>
            </w:rPr>
            <w:instrText xml:space="preserve"> </w:instrText>
          </w:r>
          <w:r w:rsidRPr="00B41E80">
            <w:rPr>
              <w:rStyle w:val="Hyperlink"/>
              <w:noProof/>
            </w:rPr>
            <w:fldChar w:fldCharType="separate"/>
          </w:r>
          <w:r w:rsidRPr="00B41E80">
            <w:rPr>
              <w:rStyle w:val="Hyperlink"/>
              <w:rFonts w:eastAsia="Times New Roman" w:cs="Times New Roman"/>
              <w:noProof/>
              <w:lang w:val="en-ID"/>
            </w:rPr>
            <w:t>TINJAUAN PUSTAKA</w:t>
          </w:r>
          <w:r>
            <w:rPr>
              <w:noProof/>
              <w:webHidden/>
            </w:rPr>
            <w:tab/>
          </w:r>
          <w:r>
            <w:rPr>
              <w:noProof/>
              <w:webHidden/>
            </w:rPr>
            <w:fldChar w:fldCharType="begin"/>
          </w:r>
          <w:r>
            <w:rPr>
              <w:noProof/>
              <w:webHidden/>
            </w:rPr>
            <w:instrText xml:space="preserve"> PAGEREF _Toc139379637 \h </w:instrText>
          </w:r>
          <w:r>
            <w:rPr>
              <w:noProof/>
              <w:webHidden/>
            </w:rPr>
          </w:r>
          <w:r>
            <w:rPr>
              <w:noProof/>
              <w:webHidden/>
            </w:rPr>
            <w:fldChar w:fldCharType="separate"/>
          </w:r>
          <w:r>
            <w:rPr>
              <w:noProof/>
              <w:webHidden/>
            </w:rPr>
            <w:t>6</w:t>
          </w:r>
          <w:r>
            <w:rPr>
              <w:noProof/>
              <w:webHidden/>
            </w:rPr>
            <w:fldChar w:fldCharType="end"/>
          </w:r>
          <w:r w:rsidRPr="00B41E80">
            <w:rPr>
              <w:rStyle w:val="Hyperlink"/>
              <w:noProof/>
            </w:rPr>
            <w:fldChar w:fldCharType="end"/>
          </w:r>
        </w:p>
        <w:p w14:paraId="1231A2AF" w14:textId="3347E887"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"_Toc139379638"</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2.1</w:t>
          </w:r>
          <w:r>
            <w:rPr>
              <w:rFonts w:asciiTheme="minorHAnsi" w:eastAsiaTheme="minorEastAsia" w:hAnsiTheme="minorHAnsi" w:cstheme="minorBidi"/>
              <w:noProof/>
              <w:sz w:val="22"/>
              <w:lang w:val="en-ID"/>
            </w:rPr>
            <w:tab/>
          </w:r>
          <w:r w:rsidRPr="00B41E80">
            <w:rPr>
              <w:rStyle w:val="Hyperlink"/>
              <w:noProof/>
              <w:lang w:val="en-ID"/>
            </w:rPr>
            <w:t>Twitter API</w:t>
          </w:r>
          <w:r>
            <w:rPr>
              <w:noProof/>
              <w:webHidden/>
            </w:rPr>
            <w:tab/>
          </w:r>
          <w:r>
            <w:rPr>
              <w:noProof/>
              <w:webHidden/>
            </w:rPr>
            <w:fldChar w:fldCharType="begin"/>
          </w:r>
          <w:r>
            <w:rPr>
              <w:noProof/>
              <w:webHidden/>
            </w:rPr>
            <w:instrText xml:space="preserve"> PAGEREF _Toc139379638 \h </w:instrText>
          </w:r>
          <w:r>
            <w:rPr>
              <w:noProof/>
              <w:webHidden/>
            </w:rPr>
          </w:r>
          <w:r>
            <w:rPr>
              <w:noProof/>
              <w:webHidden/>
            </w:rPr>
            <w:fldChar w:fldCharType="separate"/>
          </w:r>
          <w:r>
            <w:rPr>
              <w:noProof/>
              <w:webHidden/>
            </w:rPr>
            <w:t>6</w:t>
          </w:r>
          <w:r>
            <w:rPr>
              <w:noProof/>
              <w:webHidden/>
            </w:rPr>
            <w:fldChar w:fldCharType="end"/>
          </w:r>
          <w:r w:rsidRPr="00B41E80">
            <w:rPr>
              <w:rStyle w:val="Hyperlink"/>
              <w:noProof/>
            </w:rPr>
            <w:fldChar w:fldCharType="end"/>
          </w:r>
        </w:p>
        <w:p w14:paraId="153AC614" w14:textId="0B744D4B"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"_Toc139379639"</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2.2</w:t>
          </w:r>
          <w:r>
            <w:rPr>
              <w:rFonts w:asciiTheme="minorHAnsi" w:eastAsiaTheme="minorEastAsia" w:hAnsiTheme="minorHAnsi" w:cstheme="minorBidi"/>
              <w:noProof/>
              <w:sz w:val="22"/>
              <w:lang w:val="en-ID"/>
            </w:rPr>
            <w:tab/>
          </w:r>
          <w:r w:rsidRPr="00B41E80">
            <w:rPr>
              <w:rStyle w:val="Hyperlink"/>
              <w:noProof/>
              <w:lang w:val="en-ID"/>
            </w:rPr>
            <w:t>Data Mining</w:t>
          </w:r>
          <w:r>
            <w:rPr>
              <w:noProof/>
              <w:webHidden/>
            </w:rPr>
            <w:tab/>
          </w:r>
          <w:r>
            <w:rPr>
              <w:noProof/>
              <w:webHidden/>
            </w:rPr>
            <w:fldChar w:fldCharType="begin"/>
          </w:r>
          <w:r>
            <w:rPr>
              <w:noProof/>
              <w:webHidden/>
            </w:rPr>
            <w:instrText xml:space="preserve"> PAGEREF _Toc139379639 \h </w:instrText>
          </w:r>
          <w:r>
            <w:rPr>
              <w:noProof/>
              <w:webHidden/>
            </w:rPr>
          </w:r>
          <w:r>
            <w:rPr>
              <w:noProof/>
              <w:webHidden/>
            </w:rPr>
            <w:fldChar w:fldCharType="separate"/>
          </w:r>
          <w:r>
            <w:rPr>
              <w:noProof/>
              <w:webHidden/>
            </w:rPr>
            <w:t>6</w:t>
          </w:r>
          <w:r>
            <w:rPr>
              <w:noProof/>
              <w:webHidden/>
            </w:rPr>
            <w:fldChar w:fldCharType="end"/>
          </w:r>
          <w:r w:rsidRPr="00B41E80">
            <w:rPr>
              <w:rStyle w:val="Hyperlink"/>
              <w:noProof/>
            </w:rPr>
            <w:fldChar w:fldCharType="end"/>
          </w:r>
        </w:p>
        <w:p w14:paraId="0ACDB114" w14:textId="6A9D64DA"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"_Toc139379640"</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2.3</w:t>
          </w:r>
          <w:r>
            <w:rPr>
              <w:rFonts w:asciiTheme="minorHAnsi" w:eastAsiaTheme="minorEastAsia" w:hAnsiTheme="minorHAnsi" w:cstheme="minorBidi"/>
              <w:noProof/>
              <w:sz w:val="22"/>
              <w:lang w:val="en-ID"/>
            </w:rPr>
            <w:tab/>
          </w:r>
          <w:r w:rsidRPr="00B41E80">
            <w:rPr>
              <w:rStyle w:val="Hyperlink"/>
              <w:noProof/>
              <w:lang w:val="en-ID"/>
            </w:rPr>
            <w:t>Pra-proses Data</w:t>
          </w:r>
          <w:r>
            <w:rPr>
              <w:noProof/>
              <w:webHidden/>
            </w:rPr>
            <w:tab/>
          </w:r>
          <w:r>
            <w:rPr>
              <w:noProof/>
              <w:webHidden/>
            </w:rPr>
            <w:fldChar w:fldCharType="begin"/>
          </w:r>
          <w:r>
            <w:rPr>
              <w:noProof/>
              <w:webHidden/>
            </w:rPr>
            <w:instrText xml:space="preserve"> PAGEREF _Toc139379640 \h </w:instrText>
          </w:r>
          <w:r>
            <w:rPr>
              <w:noProof/>
              <w:webHidden/>
            </w:rPr>
          </w:r>
          <w:r>
            <w:rPr>
              <w:noProof/>
              <w:webHidden/>
            </w:rPr>
            <w:fldChar w:fldCharType="separate"/>
          </w:r>
          <w:r>
            <w:rPr>
              <w:noProof/>
              <w:webHidden/>
            </w:rPr>
            <w:t>7</w:t>
          </w:r>
          <w:r>
            <w:rPr>
              <w:noProof/>
              <w:webHidden/>
            </w:rPr>
            <w:fldChar w:fldCharType="end"/>
          </w:r>
          <w:r w:rsidRPr="00B41E80">
            <w:rPr>
              <w:rStyle w:val="Hyperlink"/>
              <w:noProof/>
            </w:rPr>
            <w:fldChar w:fldCharType="end"/>
          </w:r>
        </w:p>
        <w:p w14:paraId="100F0E81" w14:textId="53FEC688"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"_Toc139379641"</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2.3.1</w:t>
          </w:r>
          <w:r>
            <w:rPr>
              <w:rFonts w:asciiTheme="minorHAnsi" w:eastAsiaTheme="minorEastAsia" w:hAnsiTheme="minorHAnsi" w:cstheme="minorBidi"/>
              <w:noProof/>
              <w:sz w:val="22"/>
              <w:lang w:val="en-ID"/>
            </w:rPr>
            <w:tab/>
          </w:r>
          <w:r w:rsidRPr="00B41E80">
            <w:rPr>
              <w:rStyle w:val="Hyperlink"/>
              <w:i/>
              <w:iCs/>
              <w:noProof/>
              <w:lang w:val="en-ID"/>
            </w:rPr>
            <w:t>Case Folding</w:t>
          </w:r>
          <w:r>
            <w:rPr>
              <w:noProof/>
              <w:webHidden/>
            </w:rPr>
            <w:tab/>
          </w:r>
          <w:r>
            <w:rPr>
              <w:noProof/>
              <w:webHidden/>
            </w:rPr>
            <w:fldChar w:fldCharType="begin"/>
          </w:r>
          <w:r>
            <w:rPr>
              <w:noProof/>
              <w:webHidden/>
            </w:rPr>
            <w:instrText xml:space="preserve"> PAGEREF _Toc139379641 \h </w:instrText>
          </w:r>
          <w:r>
            <w:rPr>
              <w:noProof/>
              <w:webHidden/>
            </w:rPr>
          </w:r>
          <w:r>
            <w:rPr>
              <w:noProof/>
              <w:webHidden/>
            </w:rPr>
            <w:fldChar w:fldCharType="separate"/>
          </w:r>
          <w:r>
            <w:rPr>
              <w:noProof/>
              <w:webHidden/>
            </w:rPr>
            <w:t>8</w:t>
          </w:r>
          <w:r>
            <w:rPr>
              <w:noProof/>
              <w:webHidden/>
            </w:rPr>
            <w:fldChar w:fldCharType="end"/>
          </w:r>
          <w:r w:rsidRPr="00B41E80">
            <w:rPr>
              <w:rStyle w:val="Hyperlink"/>
              <w:noProof/>
            </w:rPr>
            <w:fldChar w:fldCharType="end"/>
          </w:r>
        </w:p>
        <w:p w14:paraId="2CAC3438" w14:textId="367AAA86"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"_Toc139379642"</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2.3.2</w:t>
          </w:r>
          <w:r>
            <w:rPr>
              <w:rFonts w:asciiTheme="minorHAnsi" w:eastAsiaTheme="minorEastAsia" w:hAnsiTheme="minorHAnsi" w:cstheme="minorBidi"/>
              <w:noProof/>
              <w:sz w:val="22"/>
              <w:lang w:val="en-ID"/>
            </w:rPr>
            <w:tab/>
          </w:r>
          <w:r w:rsidRPr="00B41E80">
            <w:rPr>
              <w:rStyle w:val="Hyperlink"/>
              <w:noProof/>
              <w:lang w:val="en-ID"/>
            </w:rPr>
            <w:t>Tokenizing</w:t>
          </w:r>
          <w:r>
            <w:rPr>
              <w:noProof/>
              <w:webHidden/>
            </w:rPr>
            <w:tab/>
          </w:r>
          <w:r>
            <w:rPr>
              <w:noProof/>
              <w:webHidden/>
            </w:rPr>
            <w:fldChar w:fldCharType="begin"/>
          </w:r>
          <w:r>
            <w:rPr>
              <w:noProof/>
              <w:webHidden/>
            </w:rPr>
            <w:instrText xml:space="preserve"> PAGEREF _Toc139379642 \h </w:instrText>
          </w:r>
          <w:r>
            <w:rPr>
              <w:noProof/>
              <w:webHidden/>
            </w:rPr>
          </w:r>
          <w:r>
            <w:rPr>
              <w:noProof/>
              <w:webHidden/>
            </w:rPr>
            <w:fldChar w:fldCharType="separate"/>
          </w:r>
          <w:r>
            <w:rPr>
              <w:noProof/>
              <w:webHidden/>
            </w:rPr>
            <w:t>8</w:t>
          </w:r>
          <w:r>
            <w:rPr>
              <w:noProof/>
              <w:webHidden/>
            </w:rPr>
            <w:fldChar w:fldCharType="end"/>
          </w:r>
          <w:r w:rsidRPr="00B41E80">
            <w:rPr>
              <w:rStyle w:val="Hyperlink"/>
              <w:noProof/>
            </w:rPr>
            <w:fldChar w:fldCharType="end"/>
          </w:r>
        </w:p>
        <w:p w14:paraId="655C1B83" w14:textId="551D70A5"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"_Toc139379645"</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2.3.3</w:t>
          </w:r>
          <w:r>
            <w:rPr>
              <w:rFonts w:asciiTheme="minorHAnsi" w:eastAsiaTheme="minorEastAsia" w:hAnsiTheme="minorHAnsi" w:cstheme="minorBidi"/>
              <w:noProof/>
              <w:sz w:val="22"/>
              <w:lang w:val="en-ID"/>
            </w:rPr>
            <w:tab/>
          </w:r>
          <w:r w:rsidRPr="00B41E80">
            <w:rPr>
              <w:rStyle w:val="Hyperlink"/>
              <w:noProof/>
              <w:lang w:val="en-US"/>
            </w:rPr>
            <w:t>Normalisasi Kata</w:t>
          </w:r>
          <w:r>
            <w:rPr>
              <w:noProof/>
              <w:webHidden/>
            </w:rPr>
            <w:tab/>
          </w:r>
          <w:r>
            <w:rPr>
              <w:noProof/>
              <w:webHidden/>
            </w:rPr>
            <w:fldChar w:fldCharType="begin"/>
          </w:r>
          <w:r>
            <w:rPr>
              <w:noProof/>
              <w:webHidden/>
            </w:rPr>
            <w:instrText xml:space="preserve"> PAGEREF _Toc139379645 \h </w:instrText>
          </w:r>
          <w:r>
            <w:rPr>
              <w:noProof/>
              <w:webHidden/>
            </w:rPr>
          </w:r>
          <w:r>
            <w:rPr>
              <w:noProof/>
              <w:webHidden/>
            </w:rPr>
            <w:fldChar w:fldCharType="separate"/>
          </w:r>
          <w:r>
            <w:rPr>
              <w:noProof/>
              <w:webHidden/>
            </w:rPr>
            <w:t>8</w:t>
          </w:r>
          <w:r>
            <w:rPr>
              <w:noProof/>
              <w:webHidden/>
            </w:rPr>
            <w:fldChar w:fldCharType="end"/>
          </w:r>
          <w:r w:rsidRPr="00B41E80">
            <w:rPr>
              <w:rStyle w:val="Hyperlink"/>
              <w:noProof/>
            </w:rPr>
            <w:fldChar w:fldCharType="end"/>
          </w:r>
        </w:p>
        <w:p w14:paraId="19986242" w14:textId="5AF16207"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"_Toc139379646"</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2.3.4</w:t>
          </w:r>
          <w:r>
            <w:rPr>
              <w:rFonts w:asciiTheme="minorHAnsi" w:eastAsiaTheme="minorEastAsia" w:hAnsiTheme="minorHAnsi" w:cstheme="minorBidi"/>
              <w:noProof/>
              <w:sz w:val="22"/>
              <w:lang w:val="en-ID"/>
            </w:rPr>
            <w:tab/>
          </w:r>
          <w:r w:rsidRPr="00B41E80">
            <w:rPr>
              <w:rStyle w:val="Hyperlink"/>
              <w:noProof/>
              <w:lang w:val="en-ID"/>
            </w:rPr>
            <w:t xml:space="preserve">Penghapusan </w:t>
          </w:r>
          <w:r w:rsidRPr="00B41E80">
            <w:rPr>
              <w:rStyle w:val="Hyperlink"/>
              <w:i/>
              <w:iCs/>
              <w:noProof/>
              <w:lang w:val="en-ID"/>
            </w:rPr>
            <w:t>Stopword</w:t>
          </w:r>
          <w:r>
            <w:rPr>
              <w:noProof/>
              <w:webHidden/>
            </w:rPr>
            <w:tab/>
          </w:r>
          <w:r>
            <w:rPr>
              <w:noProof/>
              <w:webHidden/>
            </w:rPr>
            <w:fldChar w:fldCharType="begin"/>
          </w:r>
          <w:r>
            <w:rPr>
              <w:noProof/>
              <w:webHidden/>
            </w:rPr>
            <w:instrText xml:space="preserve"> PAGEREF _Toc139379646 \h </w:instrText>
          </w:r>
          <w:r>
            <w:rPr>
              <w:noProof/>
              <w:webHidden/>
            </w:rPr>
          </w:r>
          <w:r>
            <w:rPr>
              <w:noProof/>
              <w:webHidden/>
            </w:rPr>
            <w:fldChar w:fldCharType="separate"/>
          </w:r>
          <w:r>
            <w:rPr>
              <w:noProof/>
              <w:webHidden/>
            </w:rPr>
            <w:t>9</w:t>
          </w:r>
          <w:r>
            <w:rPr>
              <w:noProof/>
              <w:webHidden/>
            </w:rPr>
            <w:fldChar w:fldCharType="end"/>
          </w:r>
          <w:r w:rsidRPr="00B41E80">
            <w:rPr>
              <w:rStyle w:val="Hyperlink"/>
              <w:noProof/>
            </w:rPr>
            <w:fldChar w:fldCharType="end"/>
          </w:r>
        </w:p>
        <w:p w14:paraId="05FE4683" w14:textId="2099336C"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"_Toc139379647"</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2.3.5</w:t>
          </w:r>
          <w:r>
            <w:rPr>
              <w:rFonts w:asciiTheme="minorHAnsi" w:eastAsiaTheme="minorEastAsia" w:hAnsiTheme="minorHAnsi" w:cstheme="minorBidi"/>
              <w:noProof/>
              <w:sz w:val="22"/>
              <w:lang w:val="en-ID"/>
            </w:rPr>
            <w:tab/>
          </w:r>
          <w:r w:rsidRPr="00B41E80">
            <w:rPr>
              <w:rStyle w:val="Hyperlink"/>
              <w:i/>
              <w:iCs/>
              <w:noProof/>
              <w:lang w:val="en-ID"/>
            </w:rPr>
            <w:t xml:space="preserve">Stemming </w:t>
          </w:r>
          <w:r w:rsidRPr="00B41E80">
            <w:rPr>
              <w:rStyle w:val="Hyperlink"/>
              <w:noProof/>
              <w:lang w:val="en-ID"/>
            </w:rPr>
            <w:t>Nazief-Adriani</w:t>
          </w:r>
          <w:r>
            <w:rPr>
              <w:noProof/>
              <w:webHidden/>
            </w:rPr>
            <w:tab/>
          </w:r>
          <w:r>
            <w:rPr>
              <w:noProof/>
              <w:webHidden/>
            </w:rPr>
            <w:fldChar w:fldCharType="begin"/>
          </w:r>
          <w:r>
            <w:rPr>
              <w:noProof/>
              <w:webHidden/>
            </w:rPr>
            <w:instrText xml:space="preserve"> PAGEREF _Toc139379647 \h </w:instrText>
          </w:r>
          <w:r>
            <w:rPr>
              <w:noProof/>
              <w:webHidden/>
            </w:rPr>
          </w:r>
          <w:r>
            <w:rPr>
              <w:noProof/>
              <w:webHidden/>
            </w:rPr>
            <w:fldChar w:fldCharType="separate"/>
          </w:r>
          <w:r>
            <w:rPr>
              <w:noProof/>
              <w:webHidden/>
            </w:rPr>
            <w:t>9</w:t>
          </w:r>
          <w:r>
            <w:rPr>
              <w:noProof/>
              <w:webHidden/>
            </w:rPr>
            <w:fldChar w:fldCharType="end"/>
          </w:r>
          <w:r w:rsidRPr="00B41E80">
            <w:rPr>
              <w:rStyle w:val="Hyperlink"/>
              <w:noProof/>
            </w:rPr>
            <w:fldChar w:fldCharType="end"/>
          </w:r>
        </w:p>
        <w:p w14:paraId="06E3BC7A" w14:textId="6F299425"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"_Toc139379648"</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2.3.6</w:t>
          </w:r>
          <w:r>
            <w:rPr>
              <w:rFonts w:asciiTheme="minorHAnsi" w:eastAsiaTheme="minorEastAsia" w:hAnsiTheme="minorHAnsi" w:cstheme="minorBidi"/>
              <w:noProof/>
              <w:sz w:val="22"/>
              <w:lang w:val="en-ID"/>
            </w:rPr>
            <w:tab/>
          </w:r>
          <w:r w:rsidRPr="00B41E80">
            <w:rPr>
              <w:rStyle w:val="Hyperlink"/>
              <w:noProof/>
              <w:lang w:val="en-ID"/>
            </w:rPr>
            <w:t>Term Document Matrix</w:t>
          </w:r>
          <w:r>
            <w:rPr>
              <w:noProof/>
              <w:webHidden/>
            </w:rPr>
            <w:tab/>
          </w:r>
          <w:r>
            <w:rPr>
              <w:noProof/>
              <w:webHidden/>
            </w:rPr>
            <w:fldChar w:fldCharType="begin"/>
          </w:r>
          <w:r>
            <w:rPr>
              <w:noProof/>
              <w:webHidden/>
            </w:rPr>
            <w:instrText xml:space="preserve"> PAGEREF _Toc139379648 \h </w:instrText>
          </w:r>
          <w:r>
            <w:rPr>
              <w:noProof/>
              <w:webHidden/>
            </w:rPr>
          </w:r>
          <w:r>
            <w:rPr>
              <w:noProof/>
              <w:webHidden/>
            </w:rPr>
            <w:fldChar w:fldCharType="separate"/>
          </w:r>
          <w:r>
            <w:rPr>
              <w:noProof/>
              <w:webHidden/>
            </w:rPr>
            <w:t>11</w:t>
          </w:r>
          <w:r>
            <w:rPr>
              <w:noProof/>
              <w:webHidden/>
            </w:rPr>
            <w:fldChar w:fldCharType="end"/>
          </w:r>
          <w:r w:rsidRPr="00B41E80">
            <w:rPr>
              <w:rStyle w:val="Hyperlink"/>
              <w:noProof/>
            </w:rPr>
            <w:fldChar w:fldCharType="end"/>
          </w:r>
        </w:p>
        <w:p w14:paraId="69C2403A" w14:textId="01620FAA"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"_Toc139379649"</w:instrText>
          </w:r>
          <w:r w:rsidRPr="00B41E80">
            <w:rPr>
              <w:rStyle w:val="Hyperlink"/>
              <w:noProof/>
            </w:rPr>
            <w:instrText xml:space="preserve"> </w:instrText>
          </w:r>
          <w:r w:rsidRPr="00B41E80">
            <w:rPr>
              <w:rStyle w:val="Hyperlink"/>
              <w:noProof/>
            </w:rPr>
            <w:fldChar w:fldCharType="separate"/>
          </w:r>
          <w:r w:rsidRPr="00B41E80">
            <w:rPr>
              <w:rStyle w:val="Hyperlink"/>
              <w:noProof/>
              <w:highlight w:val="red"/>
              <w:lang w:val="en-ID"/>
            </w:rPr>
            <w:t>2.3.7</w:t>
          </w:r>
          <w:r>
            <w:rPr>
              <w:rFonts w:asciiTheme="minorHAnsi" w:eastAsiaTheme="minorEastAsia" w:hAnsiTheme="minorHAnsi" w:cstheme="minorBidi"/>
              <w:noProof/>
              <w:sz w:val="22"/>
              <w:lang w:val="en-ID"/>
            </w:rPr>
            <w:tab/>
          </w:r>
          <w:r w:rsidRPr="00B41E80">
            <w:rPr>
              <w:rStyle w:val="Hyperlink"/>
              <w:noProof/>
              <w:highlight w:val="red"/>
              <w:lang w:val="en-ID"/>
            </w:rPr>
            <w:t>Algoritma TF-IDF</w:t>
          </w:r>
          <w:r>
            <w:rPr>
              <w:noProof/>
              <w:webHidden/>
            </w:rPr>
            <w:tab/>
          </w:r>
          <w:r>
            <w:rPr>
              <w:noProof/>
              <w:webHidden/>
            </w:rPr>
            <w:fldChar w:fldCharType="begin"/>
          </w:r>
          <w:r>
            <w:rPr>
              <w:noProof/>
              <w:webHidden/>
            </w:rPr>
            <w:instrText xml:space="preserve"> PAGEREF _Toc139379649 \h </w:instrText>
          </w:r>
          <w:r>
            <w:rPr>
              <w:noProof/>
              <w:webHidden/>
            </w:rPr>
          </w:r>
          <w:r>
            <w:rPr>
              <w:noProof/>
              <w:webHidden/>
            </w:rPr>
            <w:fldChar w:fldCharType="separate"/>
          </w:r>
          <w:r>
            <w:rPr>
              <w:noProof/>
              <w:webHidden/>
            </w:rPr>
            <w:t>11</w:t>
          </w:r>
          <w:r>
            <w:rPr>
              <w:noProof/>
              <w:webHidden/>
            </w:rPr>
            <w:fldChar w:fldCharType="end"/>
          </w:r>
          <w:r w:rsidRPr="00B41E80">
            <w:rPr>
              <w:rStyle w:val="Hyperlink"/>
              <w:noProof/>
            </w:rPr>
            <w:fldChar w:fldCharType="end"/>
          </w:r>
        </w:p>
        <w:p w14:paraId="5C26DBD7" w14:textId="7ED10D29"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"_Toc139379650"</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2.4</w:t>
          </w:r>
          <w:r>
            <w:rPr>
              <w:rFonts w:asciiTheme="minorHAnsi" w:eastAsiaTheme="minorEastAsia" w:hAnsiTheme="minorHAnsi" w:cstheme="minorBidi"/>
              <w:noProof/>
              <w:sz w:val="22"/>
              <w:lang w:val="en-ID"/>
            </w:rPr>
            <w:tab/>
          </w:r>
          <w:r w:rsidRPr="00B41E80">
            <w:rPr>
              <w:rStyle w:val="Hyperlink"/>
              <w:noProof/>
              <w:lang w:val="en-ID"/>
            </w:rPr>
            <w:t>Klasterisasi</w:t>
          </w:r>
          <w:r>
            <w:rPr>
              <w:noProof/>
              <w:webHidden/>
            </w:rPr>
            <w:tab/>
          </w:r>
          <w:r>
            <w:rPr>
              <w:noProof/>
              <w:webHidden/>
            </w:rPr>
            <w:fldChar w:fldCharType="begin"/>
          </w:r>
          <w:r>
            <w:rPr>
              <w:noProof/>
              <w:webHidden/>
            </w:rPr>
            <w:instrText xml:space="preserve"> PAGEREF _Toc139379650 \h </w:instrText>
          </w:r>
          <w:r>
            <w:rPr>
              <w:noProof/>
              <w:webHidden/>
            </w:rPr>
          </w:r>
          <w:r>
            <w:rPr>
              <w:noProof/>
              <w:webHidden/>
            </w:rPr>
            <w:fldChar w:fldCharType="separate"/>
          </w:r>
          <w:r>
            <w:rPr>
              <w:noProof/>
              <w:webHidden/>
            </w:rPr>
            <w:t>12</w:t>
          </w:r>
          <w:r>
            <w:rPr>
              <w:noProof/>
              <w:webHidden/>
            </w:rPr>
            <w:fldChar w:fldCharType="end"/>
          </w:r>
          <w:r w:rsidRPr="00B41E80">
            <w:rPr>
              <w:rStyle w:val="Hyperlink"/>
              <w:noProof/>
            </w:rPr>
            <w:fldChar w:fldCharType="end"/>
          </w:r>
        </w:p>
        <w:p w14:paraId="59CCC116" w14:textId="58F8B758"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"_Toc139379651"</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2.4.1</w:t>
          </w:r>
          <w:r>
            <w:rPr>
              <w:rFonts w:asciiTheme="minorHAnsi" w:eastAsiaTheme="minorEastAsia" w:hAnsiTheme="minorHAnsi" w:cstheme="minorBidi"/>
              <w:noProof/>
              <w:sz w:val="22"/>
              <w:lang w:val="en-ID"/>
            </w:rPr>
            <w:tab/>
          </w:r>
          <w:r w:rsidRPr="00B41E80">
            <w:rPr>
              <w:rStyle w:val="Hyperlink"/>
              <w:i/>
              <w:iCs/>
              <w:noProof/>
              <w:lang w:val="en-ID"/>
            </w:rPr>
            <w:t>NearestNeighbors</w:t>
          </w:r>
          <w:r>
            <w:rPr>
              <w:noProof/>
              <w:webHidden/>
            </w:rPr>
            <w:tab/>
          </w:r>
          <w:r>
            <w:rPr>
              <w:noProof/>
              <w:webHidden/>
            </w:rPr>
            <w:fldChar w:fldCharType="begin"/>
          </w:r>
          <w:r>
            <w:rPr>
              <w:noProof/>
              <w:webHidden/>
            </w:rPr>
            <w:instrText xml:space="preserve"> PAGEREF _Toc139379651 \h </w:instrText>
          </w:r>
          <w:r>
            <w:rPr>
              <w:noProof/>
              <w:webHidden/>
            </w:rPr>
          </w:r>
          <w:r>
            <w:rPr>
              <w:noProof/>
              <w:webHidden/>
            </w:rPr>
            <w:fldChar w:fldCharType="separate"/>
          </w:r>
          <w:r>
            <w:rPr>
              <w:noProof/>
              <w:webHidden/>
            </w:rPr>
            <w:t>14</w:t>
          </w:r>
          <w:r>
            <w:rPr>
              <w:noProof/>
              <w:webHidden/>
            </w:rPr>
            <w:fldChar w:fldCharType="end"/>
          </w:r>
          <w:r w:rsidRPr="00B41E80">
            <w:rPr>
              <w:rStyle w:val="Hyperlink"/>
              <w:noProof/>
            </w:rPr>
            <w:fldChar w:fldCharType="end"/>
          </w:r>
        </w:p>
        <w:p w14:paraId="1F185E1C" w14:textId="1F804EF8"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"_Toc139379652"</w:instrText>
          </w:r>
          <w:r w:rsidRPr="00B41E80">
            <w:rPr>
              <w:rStyle w:val="Hyperlink"/>
              <w:noProof/>
            </w:rPr>
            <w:instrText xml:space="preserve"> </w:instrText>
          </w:r>
          <w:r w:rsidRPr="00B41E80">
            <w:rPr>
              <w:rStyle w:val="Hyperlink"/>
              <w:noProof/>
            </w:rPr>
            <w:fldChar w:fldCharType="separate"/>
          </w:r>
          <w:r w:rsidRPr="00B41E80">
            <w:rPr>
              <w:rStyle w:val="Hyperlink"/>
              <w:noProof/>
              <w:highlight w:val="red"/>
              <w:lang w:val="en-ID"/>
            </w:rPr>
            <w:t>2.4.2</w:t>
          </w:r>
          <w:r>
            <w:rPr>
              <w:rFonts w:asciiTheme="minorHAnsi" w:eastAsiaTheme="minorEastAsia" w:hAnsiTheme="minorHAnsi" w:cstheme="minorBidi"/>
              <w:noProof/>
              <w:sz w:val="22"/>
              <w:lang w:val="en-ID"/>
            </w:rPr>
            <w:tab/>
          </w:r>
          <w:r w:rsidRPr="00B41E80">
            <w:rPr>
              <w:rStyle w:val="Hyperlink"/>
              <w:i/>
              <w:iCs/>
              <w:noProof/>
              <w:highlight w:val="red"/>
              <w:lang w:val="en-ID"/>
            </w:rPr>
            <w:t>Cosine Similarity</w:t>
          </w:r>
          <w:r>
            <w:rPr>
              <w:noProof/>
              <w:webHidden/>
            </w:rPr>
            <w:tab/>
          </w:r>
          <w:r>
            <w:rPr>
              <w:noProof/>
              <w:webHidden/>
            </w:rPr>
            <w:fldChar w:fldCharType="begin"/>
          </w:r>
          <w:r>
            <w:rPr>
              <w:noProof/>
              <w:webHidden/>
            </w:rPr>
            <w:instrText xml:space="preserve"> PAGEREF _Toc139379652 \h </w:instrText>
          </w:r>
          <w:r>
            <w:rPr>
              <w:noProof/>
              <w:webHidden/>
            </w:rPr>
          </w:r>
          <w:r>
            <w:rPr>
              <w:noProof/>
              <w:webHidden/>
            </w:rPr>
            <w:fldChar w:fldCharType="separate"/>
          </w:r>
          <w:r>
            <w:rPr>
              <w:noProof/>
              <w:webHidden/>
            </w:rPr>
            <w:t>14</w:t>
          </w:r>
          <w:r>
            <w:rPr>
              <w:noProof/>
              <w:webHidden/>
            </w:rPr>
            <w:fldChar w:fldCharType="end"/>
          </w:r>
          <w:r w:rsidRPr="00B41E80">
            <w:rPr>
              <w:rStyle w:val="Hyperlink"/>
              <w:noProof/>
            </w:rPr>
            <w:fldChar w:fldCharType="end"/>
          </w:r>
        </w:p>
        <w:p w14:paraId="04DF07FB" w14:textId="50CB1EAB"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"_Toc139379653"</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2.4.3</w:t>
          </w:r>
          <w:r>
            <w:rPr>
              <w:rFonts w:asciiTheme="minorHAnsi" w:eastAsiaTheme="minorEastAsia" w:hAnsiTheme="minorHAnsi" w:cstheme="minorBidi"/>
              <w:noProof/>
              <w:sz w:val="22"/>
              <w:lang w:val="en-ID"/>
            </w:rPr>
            <w:tab/>
          </w:r>
          <w:r w:rsidRPr="00B41E80">
            <w:rPr>
              <w:rStyle w:val="Hyperlink"/>
              <w:noProof/>
              <w:lang w:val="en-ID"/>
            </w:rPr>
            <w:t>Algoritma DBSCAN</w:t>
          </w:r>
          <w:r>
            <w:rPr>
              <w:noProof/>
              <w:webHidden/>
            </w:rPr>
            <w:tab/>
          </w:r>
          <w:r>
            <w:rPr>
              <w:noProof/>
              <w:webHidden/>
            </w:rPr>
            <w:fldChar w:fldCharType="begin"/>
          </w:r>
          <w:r>
            <w:rPr>
              <w:noProof/>
              <w:webHidden/>
            </w:rPr>
            <w:instrText xml:space="preserve"> PAGEREF _Toc139379653 \h </w:instrText>
          </w:r>
          <w:r>
            <w:rPr>
              <w:noProof/>
              <w:webHidden/>
            </w:rPr>
          </w:r>
          <w:r>
            <w:rPr>
              <w:noProof/>
              <w:webHidden/>
            </w:rPr>
            <w:fldChar w:fldCharType="separate"/>
          </w:r>
          <w:r>
            <w:rPr>
              <w:noProof/>
              <w:webHidden/>
            </w:rPr>
            <w:t>14</w:t>
          </w:r>
          <w:r>
            <w:rPr>
              <w:noProof/>
              <w:webHidden/>
            </w:rPr>
            <w:fldChar w:fldCharType="end"/>
          </w:r>
          <w:r w:rsidRPr="00B41E80">
            <w:rPr>
              <w:rStyle w:val="Hyperlink"/>
              <w:noProof/>
            </w:rPr>
            <w:fldChar w:fldCharType="end"/>
          </w:r>
        </w:p>
        <w:p w14:paraId="7B41D74F" w14:textId="4B021B06"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"_Toc139379654"</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2.4.4</w:t>
          </w:r>
          <w:r>
            <w:rPr>
              <w:rFonts w:asciiTheme="minorHAnsi" w:eastAsiaTheme="minorEastAsia" w:hAnsiTheme="minorHAnsi" w:cstheme="minorBidi"/>
              <w:noProof/>
              <w:sz w:val="22"/>
              <w:lang w:val="en-ID"/>
            </w:rPr>
            <w:tab/>
          </w:r>
          <w:r w:rsidRPr="00B41E80">
            <w:rPr>
              <w:rStyle w:val="Hyperlink"/>
              <w:noProof/>
              <w:lang w:val="en-ID"/>
            </w:rPr>
            <w:t>Algoritma OPTICS</w:t>
          </w:r>
          <w:r>
            <w:rPr>
              <w:noProof/>
              <w:webHidden/>
            </w:rPr>
            <w:tab/>
          </w:r>
          <w:r>
            <w:rPr>
              <w:noProof/>
              <w:webHidden/>
            </w:rPr>
            <w:fldChar w:fldCharType="begin"/>
          </w:r>
          <w:r>
            <w:rPr>
              <w:noProof/>
              <w:webHidden/>
            </w:rPr>
            <w:instrText xml:space="preserve"> PAGEREF _Toc139379654 \h </w:instrText>
          </w:r>
          <w:r>
            <w:rPr>
              <w:noProof/>
              <w:webHidden/>
            </w:rPr>
          </w:r>
          <w:r>
            <w:rPr>
              <w:noProof/>
              <w:webHidden/>
            </w:rPr>
            <w:fldChar w:fldCharType="separate"/>
          </w:r>
          <w:r>
            <w:rPr>
              <w:noProof/>
              <w:webHidden/>
            </w:rPr>
            <w:t>16</w:t>
          </w:r>
          <w:r>
            <w:rPr>
              <w:noProof/>
              <w:webHidden/>
            </w:rPr>
            <w:fldChar w:fldCharType="end"/>
          </w:r>
          <w:r w:rsidRPr="00B41E80">
            <w:rPr>
              <w:rStyle w:val="Hyperlink"/>
              <w:noProof/>
            </w:rPr>
            <w:fldChar w:fldCharType="end"/>
          </w:r>
        </w:p>
        <w:p w14:paraId="27EDFB92" w14:textId="0BD96B19"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"_Toc139379655"</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2.4.5</w:t>
          </w:r>
          <w:r>
            <w:rPr>
              <w:rFonts w:asciiTheme="minorHAnsi" w:eastAsiaTheme="minorEastAsia" w:hAnsiTheme="minorHAnsi" w:cstheme="minorBidi"/>
              <w:noProof/>
              <w:sz w:val="22"/>
              <w:lang w:val="en-ID"/>
            </w:rPr>
            <w:tab/>
          </w:r>
          <w:r w:rsidRPr="00B41E80">
            <w:rPr>
              <w:rStyle w:val="Hyperlink"/>
              <w:noProof/>
              <w:lang w:val="en-ID"/>
            </w:rPr>
            <w:t>Uji Validasi</w:t>
          </w:r>
          <w:r>
            <w:rPr>
              <w:noProof/>
              <w:webHidden/>
            </w:rPr>
            <w:tab/>
          </w:r>
          <w:r>
            <w:rPr>
              <w:noProof/>
              <w:webHidden/>
            </w:rPr>
            <w:fldChar w:fldCharType="begin"/>
          </w:r>
          <w:r>
            <w:rPr>
              <w:noProof/>
              <w:webHidden/>
            </w:rPr>
            <w:instrText xml:space="preserve"> PAGEREF _Toc139379655 \h </w:instrText>
          </w:r>
          <w:r>
            <w:rPr>
              <w:noProof/>
              <w:webHidden/>
            </w:rPr>
          </w:r>
          <w:r>
            <w:rPr>
              <w:noProof/>
              <w:webHidden/>
            </w:rPr>
            <w:fldChar w:fldCharType="separate"/>
          </w:r>
          <w:r>
            <w:rPr>
              <w:noProof/>
              <w:webHidden/>
            </w:rPr>
            <w:t>16</w:t>
          </w:r>
          <w:r>
            <w:rPr>
              <w:noProof/>
              <w:webHidden/>
            </w:rPr>
            <w:fldChar w:fldCharType="end"/>
          </w:r>
          <w:r w:rsidRPr="00B41E80">
            <w:rPr>
              <w:rStyle w:val="Hyperlink"/>
              <w:noProof/>
            </w:rPr>
            <w:fldChar w:fldCharType="end"/>
          </w:r>
        </w:p>
        <w:p w14:paraId="6FD8CBE7" w14:textId="5E08E6D8"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"_Toc139379656"</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2.5</w:t>
          </w:r>
          <w:r>
            <w:rPr>
              <w:rFonts w:asciiTheme="minorHAnsi" w:eastAsiaTheme="minorEastAsia" w:hAnsiTheme="minorHAnsi" w:cstheme="minorBidi"/>
              <w:noProof/>
              <w:sz w:val="22"/>
              <w:lang w:val="en-ID"/>
            </w:rPr>
            <w:tab/>
          </w:r>
          <w:r w:rsidRPr="00B41E80">
            <w:rPr>
              <w:rStyle w:val="Hyperlink"/>
              <w:noProof/>
              <w:lang w:val="en-ID"/>
            </w:rPr>
            <w:t>Geovisualisasi</w:t>
          </w:r>
          <w:r>
            <w:rPr>
              <w:noProof/>
              <w:webHidden/>
            </w:rPr>
            <w:tab/>
          </w:r>
          <w:r>
            <w:rPr>
              <w:noProof/>
              <w:webHidden/>
            </w:rPr>
            <w:fldChar w:fldCharType="begin"/>
          </w:r>
          <w:r>
            <w:rPr>
              <w:noProof/>
              <w:webHidden/>
            </w:rPr>
            <w:instrText xml:space="preserve"> PAGEREF _Toc139379656 \h </w:instrText>
          </w:r>
          <w:r>
            <w:rPr>
              <w:noProof/>
              <w:webHidden/>
            </w:rPr>
          </w:r>
          <w:r>
            <w:rPr>
              <w:noProof/>
              <w:webHidden/>
            </w:rPr>
            <w:fldChar w:fldCharType="separate"/>
          </w:r>
          <w:r>
            <w:rPr>
              <w:noProof/>
              <w:webHidden/>
            </w:rPr>
            <w:t>17</w:t>
          </w:r>
          <w:r>
            <w:rPr>
              <w:noProof/>
              <w:webHidden/>
            </w:rPr>
            <w:fldChar w:fldCharType="end"/>
          </w:r>
          <w:r w:rsidRPr="00B41E80">
            <w:rPr>
              <w:rStyle w:val="Hyperlink"/>
              <w:noProof/>
            </w:rPr>
            <w:fldChar w:fldCharType="end"/>
          </w:r>
        </w:p>
        <w:p w14:paraId="6B136223" w14:textId="0A8C062D"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"_Toc139379657"</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2.5.1</w:t>
          </w:r>
          <w:r>
            <w:rPr>
              <w:rFonts w:asciiTheme="minorHAnsi" w:eastAsiaTheme="minorEastAsia" w:hAnsiTheme="minorHAnsi" w:cstheme="minorBidi"/>
              <w:noProof/>
              <w:sz w:val="22"/>
              <w:lang w:val="en-ID"/>
            </w:rPr>
            <w:tab/>
          </w:r>
          <w:r w:rsidRPr="00B41E80">
            <w:rPr>
              <w:rStyle w:val="Hyperlink"/>
              <w:noProof/>
              <w:lang w:val="en-ID"/>
            </w:rPr>
            <w:t>Sistem Informasi Geografis</w:t>
          </w:r>
          <w:r>
            <w:rPr>
              <w:noProof/>
              <w:webHidden/>
            </w:rPr>
            <w:tab/>
          </w:r>
          <w:r>
            <w:rPr>
              <w:noProof/>
              <w:webHidden/>
            </w:rPr>
            <w:fldChar w:fldCharType="begin"/>
          </w:r>
          <w:r>
            <w:rPr>
              <w:noProof/>
              <w:webHidden/>
            </w:rPr>
            <w:instrText xml:space="preserve"> PAGEREF _Toc139379657 \h </w:instrText>
          </w:r>
          <w:r>
            <w:rPr>
              <w:noProof/>
              <w:webHidden/>
            </w:rPr>
          </w:r>
          <w:r>
            <w:rPr>
              <w:noProof/>
              <w:webHidden/>
            </w:rPr>
            <w:fldChar w:fldCharType="separate"/>
          </w:r>
          <w:r>
            <w:rPr>
              <w:noProof/>
              <w:webHidden/>
            </w:rPr>
            <w:t>17</w:t>
          </w:r>
          <w:r>
            <w:rPr>
              <w:noProof/>
              <w:webHidden/>
            </w:rPr>
            <w:fldChar w:fldCharType="end"/>
          </w:r>
          <w:r w:rsidRPr="00B41E80">
            <w:rPr>
              <w:rStyle w:val="Hyperlink"/>
              <w:noProof/>
            </w:rPr>
            <w:fldChar w:fldCharType="end"/>
          </w:r>
        </w:p>
        <w:p w14:paraId="61A8D76B" w14:textId="52426E6C"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lastRenderedPageBreak/>
            <w:fldChar w:fldCharType="begin"/>
          </w:r>
          <w:r w:rsidRPr="00B41E80">
            <w:rPr>
              <w:rStyle w:val="Hyperlink"/>
              <w:noProof/>
            </w:rPr>
            <w:instrText xml:space="preserve"> </w:instrText>
          </w:r>
          <w:r>
            <w:rPr>
              <w:noProof/>
            </w:rPr>
            <w:instrText>HYPERLINK \l "_Toc139379658"</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2.5.2</w:t>
          </w:r>
          <w:r>
            <w:rPr>
              <w:rFonts w:asciiTheme="minorHAnsi" w:eastAsiaTheme="minorEastAsia" w:hAnsiTheme="minorHAnsi" w:cstheme="minorBidi"/>
              <w:noProof/>
              <w:sz w:val="22"/>
              <w:lang w:val="en-ID"/>
            </w:rPr>
            <w:tab/>
          </w:r>
          <w:r w:rsidRPr="00B41E80">
            <w:rPr>
              <w:rStyle w:val="Hyperlink"/>
              <w:i/>
              <w:iCs/>
              <w:noProof/>
              <w:lang w:val="en-ID"/>
            </w:rPr>
            <w:t xml:space="preserve">Unified Modelling Language </w:t>
          </w:r>
          <w:r w:rsidRPr="00B41E80">
            <w:rPr>
              <w:rStyle w:val="Hyperlink"/>
              <w:noProof/>
              <w:lang w:val="en-ID"/>
            </w:rPr>
            <w:t>(UML)</w:t>
          </w:r>
          <w:r>
            <w:rPr>
              <w:noProof/>
              <w:webHidden/>
            </w:rPr>
            <w:tab/>
          </w:r>
          <w:r>
            <w:rPr>
              <w:noProof/>
              <w:webHidden/>
            </w:rPr>
            <w:fldChar w:fldCharType="begin"/>
          </w:r>
          <w:r>
            <w:rPr>
              <w:noProof/>
              <w:webHidden/>
            </w:rPr>
            <w:instrText xml:space="preserve"> PAGEREF _Toc139379658 \h </w:instrText>
          </w:r>
          <w:r>
            <w:rPr>
              <w:noProof/>
              <w:webHidden/>
            </w:rPr>
          </w:r>
          <w:r>
            <w:rPr>
              <w:noProof/>
              <w:webHidden/>
            </w:rPr>
            <w:fldChar w:fldCharType="separate"/>
          </w:r>
          <w:r>
            <w:rPr>
              <w:noProof/>
              <w:webHidden/>
            </w:rPr>
            <w:t>18</w:t>
          </w:r>
          <w:r>
            <w:rPr>
              <w:noProof/>
              <w:webHidden/>
            </w:rPr>
            <w:fldChar w:fldCharType="end"/>
          </w:r>
          <w:r w:rsidRPr="00B41E80">
            <w:rPr>
              <w:rStyle w:val="Hyperlink"/>
              <w:noProof/>
            </w:rPr>
            <w:fldChar w:fldCharType="end"/>
          </w:r>
        </w:p>
        <w:p w14:paraId="255D03B5" w14:textId="1C0E0B17"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"_Toc139379659"</w:instrText>
          </w:r>
          <w:r w:rsidRPr="00B41E80">
            <w:rPr>
              <w:rStyle w:val="Hyperlink"/>
              <w:noProof/>
            </w:rPr>
            <w:instrText xml:space="preserve"> </w:instrText>
          </w:r>
          <w:r w:rsidRPr="00B41E80">
            <w:rPr>
              <w:rStyle w:val="Hyperlink"/>
              <w:noProof/>
            </w:rPr>
            <w:fldChar w:fldCharType="separate"/>
          </w:r>
          <w:r w:rsidRPr="00B41E80">
            <w:rPr>
              <w:rStyle w:val="Hyperlink"/>
              <w:noProof/>
              <w:lang w:val="en-ID"/>
            </w:rPr>
            <w:t>2.6</w:t>
          </w:r>
          <w:r>
            <w:rPr>
              <w:rFonts w:asciiTheme="minorHAnsi" w:eastAsiaTheme="minorEastAsia" w:hAnsiTheme="minorHAnsi" w:cstheme="minorBidi"/>
              <w:noProof/>
              <w:sz w:val="22"/>
              <w:lang w:val="en-ID"/>
            </w:rPr>
            <w:tab/>
          </w:r>
          <w:r w:rsidRPr="00B41E80">
            <w:rPr>
              <w:rStyle w:val="Hyperlink"/>
              <w:noProof/>
              <w:lang w:val="en-ID"/>
            </w:rPr>
            <w:t>Penelitian Sebelumnya Tentang Penyebaran Informasi Suatu Kejadian Menggunakan Twitter</w:t>
          </w:r>
          <w:r>
            <w:rPr>
              <w:noProof/>
              <w:webHidden/>
            </w:rPr>
            <w:tab/>
          </w:r>
          <w:r>
            <w:rPr>
              <w:noProof/>
              <w:webHidden/>
            </w:rPr>
            <w:fldChar w:fldCharType="begin"/>
          </w:r>
          <w:r>
            <w:rPr>
              <w:noProof/>
              <w:webHidden/>
            </w:rPr>
            <w:instrText xml:space="preserve"> PAGEREF _Toc139379659 \h </w:instrText>
          </w:r>
          <w:r>
            <w:rPr>
              <w:noProof/>
              <w:webHidden/>
            </w:rPr>
          </w:r>
          <w:r>
            <w:rPr>
              <w:noProof/>
              <w:webHidden/>
            </w:rPr>
            <w:fldChar w:fldCharType="separate"/>
          </w:r>
          <w:r>
            <w:rPr>
              <w:noProof/>
              <w:webHidden/>
            </w:rPr>
            <w:t>20</w:t>
          </w:r>
          <w:r>
            <w:rPr>
              <w:noProof/>
              <w:webHidden/>
            </w:rPr>
            <w:fldChar w:fldCharType="end"/>
          </w:r>
          <w:r w:rsidRPr="00B41E80">
            <w:rPr>
              <w:rStyle w:val="Hyperlink"/>
              <w:noProof/>
            </w:rPr>
            <w:fldChar w:fldCharType="end"/>
          </w:r>
        </w:p>
        <w:p w14:paraId="7C63F671" w14:textId="4B7E6AD9"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"_Toc139379660"</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BAB 3</w:t>
          </w:r>
          <w:r>
            <w:rPr>
              <w:noProof/>
              <w:webHidden/>
            </w:rPr>
            <w:tab/>
          </w:r>
          <w:r>
            <w:rPr>
              <w:noProof/>
              <w:webHidden/>
            </w:rPr>
            <w:fldChar w:fldCharType="begin"/>
          </w:r>
          <w:r>
            <w:rPr>
              <w:noProof/>
              <w:webHidden/>
            </w:rPr>
            <w:instrText xml:space="preserve"> PAGEREF _Toc139379660 \h </w:instrText>
          </w:r>
          <w:r>
            <w:rPr>
              <w:noProof/>
              <w:webHidden/>
            </w:rPr>
          </w:r>
          <w:r>
            <w:rPr>
              <w:noProof/>
              <w:webHidden/>
            </w:rPr>
            <w:fldChar w:fldCharType="separate"/>
          </w:r>
          <w:r>
            <w:rPr>
              <w:noProof/>
              <w:webHidden/>
            </w:rPr>
            <w:t>23</w:t>
          </w:r>
          <w:r>
            <w:rPr>
              <w:noProof/>
              <w:webHidden/>
            </w:rPr>
            <w:fldChar w:fldCharType="end"/>
          </w:r>
          <w:r w:rsidRPr="00B41E80">
            <w:rPr>
              <w:rStyle w:val="Hyperlink"/>
              <w:noProof/>
            </w:rPr>
            <w:fldChar w:fldCharType="end"/>
          </w:r>
        </w:p>
        <w:p w14:paraId="21F23607" w14:textId="71EF3C4B"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"_Toc139379661"</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METODE PENELITIAN</w:t>
          </w:r>
          <w:r>
            <w:rPr>
              <w:noProof/>
              <w:webHidden/>
            </w:rPr>
            <w:tab/>
          </w:r>
          <w:r>
            <w:rPr>
              <w:noProof/>
              <w:webHidden/>
            </w:rPr>
            <w:fldChar w:fldCharType="begin"/>
          </w:r>
          <w:r>
            <w:rPr>
              <w:noProof/>
              <w:webHidden/>
            </w:rPr>
            <w:instrText xml:space="preserve"> PAGEREF _Toc139379661 \h </w:instrText>
          </w:r>
          <w:r>
            <w:rPr>
              <w:noProof/>
              <w:webHidden/>
            </w:rPr>
          </w:r>
          <w:r>
            <w:rPr>
              <w:noProof/>
              <w:webHidden/>
            </w:rPr>
            <w:fldChar w:fldCharType="separate"/>
          </w:r>
          <w:r>
            <w:rPr>
              <w:noProof/>
              <w:webHidden/>
            </w:rPr>
            <w:t>23</w:t>
          </w:r>
          <w:r>
            <w:rPr>
              <w:noProof/>
              <w:webHidden/>
            </w:rPr>
            <w:fldChar w:fldCharType="end"/>
          </w:r>
          <w:r w:rsidRPr="00B41E80">
            <w:rPr>
              <w:rStyle w:val="Hyperlink"/>
              <w:noProof/>
            </w:rPr>
            <w:fldChar w:fldCharType="end"/>
          </w:r>
        </w:p>
        <w:p w14:paraId="640F7073" w14:textId="50B0094E"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"_Toc139379662"</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3.1</w:t>
          </w:r>
          <w:r>
            <w:rPr>
              <w:rFonts w:asciiTheme="minorHAnsi" w:eastAsiaTheme="minorEastAsia" w:hAnsiTheme="minorHAnsi" w:cstheme="minorBidi"/>
              <w:noProof/>
              <w:sz w:val="22"/>
              <w:lang w:val="en-ID"/>
            </w:rPr>
            <w:tab/>
          </w:r>
          <w:r w:rsidRPr="00B41E80">
            <w:rPr>
              <w:rStyle w:val="Hyperlink"/>
              <w:noProof/>
              <w:lang w:val="en-US"/>
            </w:rPr>
            <w:t>Waktu Penelitian</w:t>
          </w:r>
          <w:r>
            <w:rPr>
              <w:noProof/>
              <w:webHidden/>
            </w:rPr>
            <w:tab/>
          </w:r>
          <w:r>
            <w:rPr>
              <w:noProof/>
              <w:webHidden/>
            </w:rPr>
            <w:fldChar w:fldCharType="begin"/>
          </w:r>
          <w:r>
            <w:rPr>
              <w:noProof/>
              <w:webHidden/>
            </w:rPr>
            <w:instrText xml:space="preserve"> PAGEREF _Toc139379662 \h </w:instrText>
          </w:r>
          <w:r>
            <w:rPr>
              <w:noProof/>
              <w:webHidden/>
            </w:rPr>
          </w:r>
          <w:r>
            <w:rPr>
              <w:noProof/>
              <w:webHidden/>
            </w:rPr>
            <w:fldChar w:fldCharType="separate"/>
          </w:r>
          <w:r>
            <w:rPr>
              <w:noProof/>
              <w:webHidden/>
            </w:rPr>
            <w:t>23</w:t>
          </w:r>
          <w:r>
            <w:rPr>
              <w:noProof/>
              <w:webHidden/>
            </w:rPr>
            <w:fldChar w:fldCharType="end"/>
          </w:r>
          <w:r w:rsidRPr="00B41E80">
            <w:rPr>
              <w:rStyle w:val="Hyperlink"/>
              <w:noProof/>
            </w:rPr>
            <w:fldChar w:fldCharType="end"/>
          </w:r>
        </w:p>
        <w:p w14:paraId="3F59D7AD" w14:textId="7F637201"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"_Toc139379663"</w:instrText>
          </w:r>
          <w:r w:rsidRPr="00B41E80">
            <w:rPr>
              <w:rStyle w:val="Hyperlink"/>
              <w:noProof/>
            </w:rPr>
            <w:instrText xml:space="preserve"> </w:instrText>
          </w:r>
          <w:r w:rsidRPr="00B41E80">
            <w:rPr>
              <w:rStyle w:val="Hyperlink"/>
              <w:noProof/>
            </w:rPr>
            <w:fldChar w:fldCharType="separate"/>
          </w:r>
          <w:r w:rsidRPr="00B41E80">
            <w:rPr>
              <w:rStyle w:val="Hyperlink"/>
              <w:noProof/>
            </w:rPr>
            <w:t>3.2</w:t>
          </w:r>
          <w:r>
            <w:rPr>
              <w:rFonts w:asciiTheme="minorHAnsi" w:eastAsiaTheme="minorEastAsia" w:hAnsiTheme="minorHAnsi" w:cstheme="minorBidi"/>
              <w:noProof/>
              <w:sz w:val="22"/>
              <w:lang w:val="en-ID"/>
            </w:rPr>
            <w:tab/>
          </w:r>
          <w:r w:rsidRPr="00B41E80">
            <w:rPr>
              <w:rStyle w:val="Hyperlink"/>
              <w:noProof/>
              <w:lang w:val="en-US"/>
            </w:rPr>
            <w:t>Objek Penelitian</w:t>
          </w:r>
          <w:r>
            <w:rPr>
              <w:noProof/>
              <w:webHidden/>
            </w:rPr>
            <w:tab/>
          </w:r>
          <w:r>
            <w:rPr>
              <w:noProof/>
              <w:webHidden/>
            </w:rPr>
            <w:fldChar w:fldCharType="begin"/>
          </w:r>
          <w:r>
            <w:rPr>
              <w:noProof/>
              <w:webHidden/>
            </w:rPr>
            <w:instrText xml:space="preserve"> PAGEREF _Toc139379663 \h </w:instrText>
          </w:r>
          <w:r>
            <w:rPr>
              <w:noProof/>
              <w:webHidden/>
            </w:rPr>
          </w:r>
          <w:r>
            <w:rPr>
              <w:noProof/>
              <w:webHidden/>
            </w:rPr>
            <w:fldChar w:fldCharType="separate"/>
          </w:r>
          <w:r>
            <w:rPr>
              <w:noProof/>
              <w:webHidden/>
            </w:rPr>
            <w:t>23</w:t>
          </w:r>
          <w:r>
            <w:rPr>
              <w:noProof/>
              <w:webHidden/>
            </w:rPr>
            <w:fldChar w:fldCharType="end"/>
          </w:r>
          <w:r w:rsidRPr="00B41E80">
            <w:rPr>
              <w:rStyle w:val="Hyperlink"/>
              <w:noProof/>
            </w:rPr>
            <w:fldChar w:fldCharType="end"/>
          </w:r>
        </w:p>
        <w:p w14:paraId="74B3D0E6" w14:textId="653E64FB"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"_Toc139379664"</w:instrText>
          </w:r>
          <w:r w:rsidRPr="00B41E80">
            <w:rPr>
              <w:rStyle w:val="Hyperlink"/>
              <w:noProof/>
            </w:rPr>
            <w:instrText xml:space="preserve"> </w:instrText>
          </w:r>
          <w:r w:rsidRPr="00B41E80">
            <w:rPr>
              <w:rStyle w:val="Hyperlink"/>
              <w:noProof/>
            </w:rPr>
            <w:fldChar w:fldCharType="separate"/>
          </w:r>
          <w:r w:rsidRPr="00B41E80">
            <w:rPr>
              <w:rStyle w:val="Hyperlink"/>
              <w:noProof/>
            </w:rPr>
            <w:t>3.3</w:t>
          </w:r>
          <w:r>
            <w:rPr>
              <w:rFonts w:asciiTheme="minorHAnsi" w:eastAsiaTheme="minorEastAsia" w:hAnsiTheme="minorHAnsi" w:cstheme="minorBidi"/>
              <w:noProof/>
              <w:sz w:val="22"/>
              <w:lang w:val="en-ID"/>
            </w:rPr>
            <w:tab/>
          </w:r>
          <w:r w:rsidRPr="00B41E80">
            <w:rPr>
              <w:rStyle w:val="Hyperlink"/>
              <w:noProof/>
              <w:lang w:val="en-US"/>
            </w:rPr>
            <w:t>Tahapan Penelitian</w:t>
          </w:r>
          <w:r>
            <w:rPr>
              <w:noProof/>
              <w:webHidden/>
            </w:rPr>
            <w:tab/>
          </w:r>
          <w:r>
            <w:rPr>
              <w:noProof/>
              <w:webHidden/>
            </w:rPr>
            <w:fldChar w:fldCharType="begin"/>
          </w:r>
          <w:r>
            <w:rPr>
              <w:noProof/>
              <w:webHidden/>
            </w:rPr>
            <w:instrText xml:space="preserve"> PAGEREF _Toc139379664 \h </w:instrText>
          </w:r>
          <w:r>
            <w:rPr>
              <w:noProof/>
              <w:webHidden/>
            </w:rPr>
          </w:r>
          <w:r>
            <w:rPr>
              <w:noProof/>
              <w:webHidden/>
            </w:rPr>
            <w:fldChar w:fldCharType="separate"/>
          </w:r>
          <w:r>
            <w:rPr>
              <w:noProof/>
              <w:webHidden/>
            </w:rPr>
            <w:t>24</w:t>
          </w:r>
          <w:r>
            <w:rPr>
              <w:noProof/>
              <w:webHidden/>
            </w:rPr>
            <w:fldChar w:fldCharType="end"/>
          </w:r>
          <w:r w:rsidRPr="00B41E80">
            <w:rPr>
              <w:rStyle w:val="Hyperlink"/>
              <w:noProof/>
            </w:rPr>
            <w:fldChar w:fldCharType="end"/>
          </w:r>
        </w:p>
        <w:p w14:paraId="31620B94" w14:textId="18009E3A"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"_Toc139379665"</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3.3.1</w:t>
          </w:r>
          <w:r>
            <w:rPr>
              <w:rFonts w:asciiTheme="minorHAnsi" w:eastAsiaTheme="minorEastAsia" w:hAnsiTheme="minorHAnsi" w:cstheme="minorBidi"/>
              <w:noProof/>
              <w:sz w:val="22"/>
              <w:lang w:val="en-ID"/>
            </w:rPr>
            <w:tab/>
          </w:r>
          <w:r w:rsidRPr="00B41E80">
            <w:rPr>
              <w:rStyle w:val="Hyperlink"/>
              <w:noProof/>
              <w:lang w:val="en-US"/>
            </w:rPr>
            <w:t xml:space="preserve">Akuisisi </w:t>
          </w:r>
          <w:r w:rsidRPr="00B41E80">
            <w:rPr>
              <w:rStyle w:val="Hyperlink"/>
              <w:i/>
              <w:iCs/>
              <w:noProof/>
              <w:lang w:val="en-US"/>
            </w:rPr>
            <w:t>Tweet</w:t>
          </w:r>
          <w:r>
            <w:rPr>
              <w:noProof/>
              <w:webHidden/>
            </w:rPr>
            <w:tab/>
          </w:r>
          <w:r>
            <w:rPr>
              <w:noProof/>
              <w:webHidden/>
            </w:rPr>
            <w:fldChar w:fldCharType="begin"/>
          </w:r>
          <w:r>
            <w:rPr>
              <w:noProof/>
              <w:webHidden/>
            </w:rPr>
            <w:instrText xml:space="preserve"> PAGEREF _Toc139379665 \h </w:instrText>
          </w:r>
          <w:r>
            <w:rPr>
              <w:noProof/>
              <w:webHidden/>
            </w:rPr>
          </w:r>
          <w:r>
            <w:rPr>
              <w:noProof/>
              <w:webHidden/>
            </w:rPr>
            <w:fldChar w:fldCharType="separate"/>
          </w:r>
          <w:r>
            <w:rPr>
              <w:noProof/>
              <w:webHidden/>
            </w:rPr>
            <w:t>25</w:t>
          </w:r>
          <w:r>
            <w:rPr>
              <w:noProof/>
              <w:webHidden/>
            </w:rPr>
            <w:fldChar w:fldCharType="end"/>
          </w:r>
          <w:r w:rsidRPr="00B41E80">
            <w:rPr>
              <w:rStyle w:val="Hyperlink"/>
              <w:noProof/>
            </w:rPr>
            <w:fldChar w:fldCharType="end"/>
          </w:r>
        </w:p>
        <w:p w14:paraId="196308B5" w14:textId="1584AEF8"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"_Toc139379666"</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3.3.2</w:t>
          </w:r>
          <w:r>
            <w:rPr>
              <w:rFonts w:asciiTheme="minorHAnsi" w:eastAsiaTheme="minorEastAsia" w:hAnsiTheme="minorHAnsi" w:cstheme="minorBidi"/>
              <w:noProof/>
              <w:sz w:val="22"/>
              <w:lang w:val="en-ID"/>
            </w:rPr>
            <w:tab/>
          </w:r>
          <w:r w:rsidRPr="00B41E80">
            <w:rPr>
              <w:rStyle w:val="Hyperlink"/>
              <w:noProof/>
              <w:lang w:val="en-US"/>
            </w:rPr>
            <w:t>Praproses Data</w:t>
          </w:r>
          <w:r>
            <w:rPr>
              <w:noProof/>
              <w:webHidden/>
            </w:rPr>
            <w:tab/>
          </w:r>
          <w:r>
            <w:rPr>
              <w:noProof/>
              <w:webHidden/>
            </w:rPr>
            <w:fldChar w:fldCharType="begin"/>
          </w:r>
          <w:r>
            <w:rPr>
              <w:noProof/>
              <w:webHidden/>
            </w:rPr>
            <w:instrText xml:space="preserve"> PAGEREF _Toc139379666 \h </w:instrText>
          </w:r>
          <w:r>
            <w:rPr>
              <w:noProof/>
              <w:webHidden/>
            </w:rPr>
          </w:r>
          <w:r>
            <w:rPr>
              <w:noProof/>
              <w:webHidden/>
            </w:rPr>
            <w:fldChar w:fldCharType="separate"/>
          </w:r>
          <w:r>
            <w:rPr>
              <w:noProof/>
              <w:webHidden/>
            </w:rPr>
            <w:t>26</w:t>
          </w:r>
          <w:r>
            <w:rPr>
              <w:noProof/>
              <w:webHidden/>
            </w:rPr>
            <w:fldChar w:fldCharType="end"/>
          </w:r>
          <w:r w:rsidRPr="00B41E80">
            <w:rPr>
              <w:rStyle w:val="Hyperlink"/>
              <w:noProof/>
            </w:rPr>
            <w:fldChar w:fldCharType="end"/>
          </w:r>
        </w:p>
        <w:p w14:paraId="0751B65D" w14:textId="27AE8DBE"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"_Toc139379667"</w:instrText>
          </w:r>
          <w:r w:rsidRPr="00B41E80">
            <w:rPr>
              <w:rStyle w:val="Hyperlink"/>
              <w:noProof/>
            </w:rPr>
            <w:instrText xml:space="preserve"> </w:instrText>
          </w:r>
          <w:r w:rsidRPr="00B41E80">
            <w:rPr>
              <w:rStyle w:val="Hyperlink"/>
              <w:noProof/>
            </w:rPr>
            <w:fldChar w:fldCharType="separate"/>
          </w:r>
          <w:r w:rsidRPr="00B41E80">
            <w:rPr>
              <w:rStyle w:val="Hyperlink"/>
              <w:noProof/>
              <w:highlight w:val="red"/>
              <w:lang w:val="en-US"/>
            </w:rPr>
            <w:t>3.3.3</w:t>
          </w:r>
          <w:r>
            <w:rPr>
              <w:rFonts w:asciiTheme="minorHAnsi" w:eastAsiaTheme="minorEastAsia" w:hAnsiTheme="minorHAnsi" w:cstheme="minorBidi"/>
              <w:noProof/>
              <w:sz w:val="22"/>
              <w:lang w:val="en-ID"/>
            </w:rPr>
            <w:tab/>
          </w:r>
          <w:r w:rsidRPr="00B41E80">
            <w:rPr>
              <w:rStyle w:val="Hyperlink"/>
              <w:noProof/>
              <w:highlight w:val="red"/>
              <w:lang w:val="en-US"/>
            </w:rPr>
            <w:t>Pembobotan TF-IDF</w:t>
          </w:r>
          <w:r>
            <w:rPr>
              <w:noProof/>
              <w:webHidden/>
            </w:rPr>
            <w:tab/>
          </w:r>
          <w:r>
            <w:rPr>
              <w:noProof/>
              <w:webHidden/>
            </w:rPr>
            <w:fldChar w:fldCharType="begin"/>
          </w:r>
          <w:r>
            <w:rPr>
              <w:noProof/>
              <w:webHidden/>
            </w:rPr>
            <w:instrText xml:space="preserve"> PAGEREF _Toc139379667 \h </w:instrText>
          </w:r>
          <w:r>
            <w:rPr>
              <w:noProof/>
              <w:webHidden/>
            </w:rPr>
          </w:r>
          <w:r>
            <w:rPr>
              <w:noProof/>
              <w:webHidden/>
            </w:rPr>
            <w:fldChar w:fldCharType="separate"/>
          </w:r>
          <w:r>
            <w:rPr>
              <w:noProof/>
              <w:webHidden/>
            </w:rPr>
            <w:t>30</w:t>
          </w:r>
          <w:r>
            <w:rPr>
              <w:noProof/>
              <w:webHidden/>
            </w:rPr>
            <w:fldChar w:fldCharType="end"/>
          </w:r>
          <w:r w:rsidRPr="00B41E80">
            <w:rPr>
              <w:rStyle w:val="Hyperlink"/>
              <w:noProof/>
            </w:rPr>
            <w:fldChar w:fldCharType="end"/>
          </w:r>
        </w:p>
        <w:p w14:paraId="64CDC082" w14:textId="22689965"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"_Toc139379668"</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3.3.4</w:t>
          </w:r>
          <w:r>
            <w:rPr>
              <w:rFonts w:asciiTheme="minorHAnsi" w:eastAsiaTheme="minorEastAsia" w:hAnsiTheme="minorHAnsi" w:cstheme="minorBidi"/>
              <w:noProof/>
              <w:sz w:val="22"/>
              <w:lang w:val="en-ID"/>
            </w:rPr>
            <w:tab/>
          </w:r>
          <w:r w:rsidRPr="00B41E80">
            <w:rPr>
              <w:rStyle w:val="Hyperlink"/>
              <w:noProof/>
              <w:lang w:val="en-US"/>
            </w:rPr>
            <w:t>Klasterisasi dengan DBSCAN</w:t>
          </w:r>
          <w:r>
            <w:rPr>
              <w:noProof/>
              <w:webHidden/>
            </w:rPr>
            <w:tab/>
          </w:r>
          <w:r>
            <w:rPr>
              <w:noProof/>
              <w:webHidden/>
            </w:rPr>
            <w:fldChar w:fldCharType="begin"/>
          </w:r>
          <w:r>
            <w:rPr>
              <w:noProof/>
              <w:webHidden/>
            </w:rPr>
            <w:instrText xml:space="preserve"> PAGEREF _Toc139379668 \h </w:instrText>
          </w:r>
          <w:r>
            <w:rPr>
              <w:noProof/>
              <w:webHidden/>
            </w:rPr>
          </w:r>
          <w:r>
            <w:rPr>
              <w:noProof/>
              <w:webHidden/>
            </w:rPr>
            <w:fldChar w:fldCharType="separate"/>
          </w:r>
          <w:r>
            <w:rPr>
              <w:noProof/>
              <w:webHidden/>
            </w:rPr>
            <w:t>30</w:t>
          </w:r>
          <w:r>
            <w:rPr>
              <w:noProof/>
              <w:webHidden/>
            </w:rPr>
            <w:fldChar w:fldCharType="end"/>
          </w:r>
          <w:r w:rsidRPr="00B41E80">
            <w:rPr>
              <w:rStyle w:val="Hyperlink"/>
              <w:noProof/>
            </w:rPr>
            <w:fldChar w:fldCharType="end"/>
          </w:r>
        </w:p>
        <w:p w14:paraId="445F3A4E" w14:textId="6C63DB45"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"_Toc139379669"</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3.3.5</w:t>
          </w:r>
          <w:r>
            <w:rPr>
              <w:rFonts w:asciiTheme="minorHAnsi" w:eastAsiaTheme="minorEastAsia" w:hAnsiTheme="minorHAnsi" w:cstheme="minorBidi"/>
              <w:noProof/>
              <w:sz w:val="22"/>
              <w:lang w:val="en-ID"/>
            </w:rPr>
            <w:tab/>
          </w:r>
          <w:r w:rsidRPr="00B41E80">
            <w:rPr>
              <w:rStyle w:val="Hyperlink"/>
              <w:noProof/>
              <w:lang w:val="en-US"/>
            </w:rPr>
            <w:t>Klasterisasi dengan OPTICS</w:t>
          </w:r>
          <w:r>
            <w:rPr>
              <w:noProof/>
              <w:webHidden/>
            </w:rPr>
            <w:tab/>
          </w:r>
          <w:r>
            <w:rPr>
              <w:noProof/>
              <w:webHidden/>
            </w:rPr>
            <w:fldChar w:fldCharType="begin"/>
          </w:r>
          <w:r>
            <w:rPr>
              <w:noProof/>
              <w:webHidden/>
            </w:rPr>
            <w:instrText xml:space="preserve"> PAGEREF _Toc139379669 \h </w:instrText>
          </w:r>
          <w:r>
            <w:rPr>
              <w:noProof/>
              <w:webHidden/>
            </w:rPr>
          </w:r>
          <w:r>
            <w:rPr>
              <w:noProof/>
              <w:webHidden/>
            </w:rPr>
            <w:fldChar w:fldCharType="separate"/>
          </w:r>
          <w:r>
            <w:rPr>
              <w:noProof/>
              <w:webHidden/>
            </w:rPr>
            <w:t>32</w:t>
          </w:r>
          <w:r>
            <w:rPr>
              <w:noProof/>
              <w:webHidden/>
            </w:rPr>
            <w:fldChar w:fldCharType="end"/>
          </w:r>
          <w:r w:rsidRPr="00B41E80">
            <w:rPr>
              <w:rStyle w:val="Hyperlink"/>
              <w:noProof/>
            </w:rPr>
            <w:fldChar w:fldCharType="end"/>
          </w:r>
        </w:p>
        <w:p w14:paraId="144C9E93" w14:textId="56333ED7"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"_Toc139379670"</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3.3.6</w:t>
          </w:r>
          <w:r>
            <w:rPr>
              <w:rFonts w:asciiTheme="minorHAnsi" w:eastAsiaTheme="minorEastAsia" w:hAnsiTheme="minorHAnsi" w:cstheme="minorBidi"/>
              <w:noProof/>
              <w:sz w:val="22"/>
              <w:lang w:val="en-ID"/>
            </w:rPr>
            <w:tab/>
          </w:r>
          <w:r w:rsidRPr="00B41E80">
            <w:rPr>
              <w:rStyle w:val="Hyperlink"/>
              <w:noProof/>
              <w:lang w:val="en-US"/>
            </w:rPr>
            <w:t>Perancangan Sistem</w:t>
          </w:r>
          <w:r>
            <w:rPr>
              <w:noProof/>
              <w:webHidden/>
            </w:rPr>
            <w:tab/>
          </w:r>
          <w:r>
            <w:rPr>
              <w:noProof/>
              <w:webHidden/>
            </w:rPr>
            <w:fldChar w:fldCharType="begin"/>
          </w:r>
          <w:r>
            <w:rPr>
              <w:noProof/>
              <w:webHidden/>
            </w:rPr>
            <w:instrText xml:space="preserve"> PAGEREF _Toc139379670 \h </w:instrText>
          </w:r>
          <w:r>
            <w:rPr>
              <w:noProof/>
              <w:webHidden/>
            </w:rPr>
          </w:r>
          <w:r>
            <w:rPr>
              <w:noProof/>
              <w:webHidden/>
            </w:rPr>
            <w:fldChar w:fldCharType="separate"/>
          </w:r>
          <w:r>
            <w:rPr>
              <w:noProof/>
              <w:webHidden/>
            </w:rPr>
            <w:t>34</w:t>
          </w:r>
          <w:r>
            <w:rPr>
              <w:noProof/>
              <w:webHidden/>
            </w:rPr>
            <w:fldChar w:fldCharType="end"/>
          </w:r>
          <w:r w:rsidRPr="00B41E80">
            <w:rPr>
              <w:rStyle w:val="Hyperlink"/>
              <w:noProof/>
            </w:rPr>
            <w:fldChar w:fldCharType="end"/>
          </w:r>
        </w:p>
        <w:p w14:paraId="5A6C37E1" w14:textId="0B36FE99"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"_Toc139379671"</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3.3.7</w:t>
          </w:r>
          <w:r>
            <w:rPr>
              <w:rFonts w:asciiTheme="minorHAnsi" w:eastAsiaTheme="minorEastAsia" w:hAnsiTheme="minorHAnsi" w:cstheme="minorBidi"/>
              <w:noProof/>
              <w:sz w:val="22"/>
              <w:lang w:val="en-ID"/>
            </w:rPr>
            <w:tab/>
          </w:r>
          <w:r w:rsidRPr="00B41E80">
            <w:rPr>
              <w:rStyle w:val="Hyperlink"/>
              <w:noProof/>
              <w:lang w:val="en-US"/>
            </w:rPr>
            <w:t>Implementasi Sistem</w:t>
          </w:r>
          <w:r>
            <w:rPr>
              <w:noProof/>
              <w:webHidden/>
            </w:rPr>
            <w:tab/>
          </w:r>
          <w:r>
            <w:rPr>
              <w:noProof/>
              <w:webHidden/>
            </w:rPr>
            <w:fldChar w:fldCharType="begin"/>
          </w:r>
          <w:r>
            <w:rPr>
              <w:noProof/>
              <w:webHidden/>
            </w:rPr>
            <w:instrText xml:space="preserve"> PAGEREF _Toc139379671 \h </w:instrText>
          </w:r>
          <w:r>
            <w:rPr>
              <w:noProof/>
              <w:webHidden/>
            </w:rPr>
          </w:r>
          <w:r>
            <w:rPr>
              <w:noProof/>
              <w:webHidden/>
            </w:rPr>
            <w:fldChar w:fldCharType="separate"/>
          </w:r>
          <w:r>
            <w:rPr>
              <w:noProof/>
              <w:webHidden/>
            </w:rPr>
            <w:t>34</w:t>
          </w:r>
          <w:r>
            <w:rPr>
              <w:noProof/>
              <w:webHidden/>
            </w:rPr>
            <w:fldChar w:fldCharType="end"/>
          </w:r>
          <w:r w:rsidRPr="00B41E80">
            <w:rPr>
              <w:rStyle w:val="Hyperlink"/>
              <w:noProof/>
            </w:rPr>
            <w:fldChar w:fldCharType="end"/>
          </w:r>
        </w:p>
        <w:p w14:paraId="04A8A1B6" w14:textId="596FCDD4"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"_Toc139379672"</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3.3.8</w:t>
          </w:r>
          <w:r>
            <w:rPr>
              <w:rFonts w:asciiTheme="minorHAnsi" w:eastAsiaTheme="minorEastAsia" w:hAnsiTheme="minorHAnsi" w:cstheme="minorBidi"/>
              <w:noProof/>
              <w:sz w:val="22"/>
              <w:lang w:val="en-ID"/>
            </w:rPr>
            <w:tab/>
          </w:r>
          <w:r w:rsidRPr="00B41E80">
            <w:rPr>
              <w:rStyle w:val="Hyperlink"/>
              <w:noProof/>
              <w:lang w:val="en-US"/>
            </w:rPr>
            <w:t>Geovisualisasi</w:t>
          </w:r>
          <w:r>
            <w:rPr>
              <w:noProof/>
              <w:webHidden/>
            </w:rPr>
            <w:tab/>
          </w:r>
          <w:r>
            <w:rPr>
              <w:noProof/>
              <w:webHidden/>
            </w:rPr>
            <w:fldChar w:fldCharType="begin"/>
          </w:r>
          <w:r>
            <w:rPr>
              <w:noProof/>
              <w:webHidden/>
            </w:rPr>
            <w:instrText xml:space="preserve"> PAGEREF _Toc139379672 \h </w:instrText>
          </w:r>
          <w:r>
            <w:rPr>
              <w:noProof/>
              <w:webHidden/>
            </w:rPr>
          </w:r>
          <w:r>
            <w:rPr>
              <w:noProof/>
              <w:webHidden/>
            </w:rPr>
            <w:fldChar w:fldCharType="separate"/>
          </w:r>
          <w:r>
            <w:rPr>
              <w:noProof/>
              <w:webHidden/>
            </w:rPr>
            <w:t>34</w:t>
          </w:r>
          <w:r>
            <w:rPr>
              <w:noProof/>
              <w:webHidden/>
            </w:rPr>
            <w:fldChar w:fldCharType="end"/>
          </w:r>
          <w:r w:rsidRPr="00B41E80">
            <w:rPr>
              <w:rStyle w:val="Hyperlink"/>
              <w:noProof/>
            </w:rPr>
            <w:fldChar w:fldCharType="end"/>
          </w:r>
        </w:p>
        <w:p w14:paraId="545076F7" w14:textId="67AF649B"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"_Toc139379673"</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3.3.9</w:t>
          </w:r>
          <w:r>
            <w:rPr>
              <w:rFonts w:asciiTheme="minorHAnsi" w:eastAsiaTheme="minorEastAsia" w:hAnsiTheme="minorHAnsi" w:cstheme="minorBidi"/>
              <w:noProof/>
              <w:sz w:val="22"/>
              <w:lang w:val="en-ID"/>
            </w:rPr>
            <w:tab/>
          </w:r>
          <w:r w:rsidRPr="00B41E80">
            <w:rPr>
              <w:rStyle w:val="Hyperlink"/>
              <w:noProof/>
              <w:lang w:val="en-US"/>
            </w:rPr>
            <w:t>Evaluasi Hasil Analisis</w:t>
          </w:r>
          <w:r>
            <w:rPr>
              <w:noProof/>
              <w:webHidden/>
            </w:rPr>
            <w:tab/>
          </w:r>
          <w:r>
            <w:rPr>
              <w:noProof/>
              <w:webHidden/>
            </w:rPr>
            <w:fldChar w:fldCharType="begin"/>
          </w:r>
          <w:r>
            <w:rPr>
              <w:noProof/>
              <w:webHidden/>
            </w:rPr>
            <w:instrText xml:space="preserve"> PAGEREF _Toc139379673 \h </w:instrText>
          </w:r>
          <w:r>
            <w:rPr>
              <w:noProof/>
              <w:webHidden/>
            </w:rPr>
          </w:r>
          <w:r>
            <w:rPr>
              <w:noProof/>
              <w:webHidden/>
            </w:rPr>
            <w:fldChar w:fldCharType="separate"/>
          </w:r>
          <w:r>
            <w:rPr>
              <w:noProof/>
              <w:webHidden/>
            </w:rPr>
            <w:t>35</w:t>
          </w:r>
          <w:r>
            <w:rPr>
              <w:noProof/>
              <w:webHidden/>
            </w:rPr>
            <w:fldChar w:fldCharType="end"/>
          </w:r>
          <w:r w:rsidRPr="00B41E80">
            <w:rPr>
              <w:rStyle w:val="Hyperlink"/>
              <w:noProof/>
            </w:rPr>
            <w:fldChar w:fldCharType="end"/>
          </w:r>
        </w:p>
        <w:p w14:paraId="2DF0D63F" w14:textId="3CE609E8"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"_Toc139379674"</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BAB 4</w:t>
          </w:r>
          <w:r>
            <w:rPr>
              <w:noProof/>
              <w:webHidden/>
            </w:rPr>
            <w:tab/>
          </w:r>
          <w:r>
            <w:rPr>
              <w:noProof/>
              <w:webHidden/>
            </w:rPr>
            <w:fldChar w:fldCharType="begin"/>
          </w:r>
          <w:r>
            <w:rPr>
              <w:noProof/>
              <w:webHidden/>
            </w:rPr>
            <w:instrText xml:space="preserve"> PAGEREF _Toc139379674 \h </w:instrText>
          </w:r>
          <w:r>
            <w:rPr>
              <w:noProof/>
              <w:webHidden/>
            </w:rPr>
          </w:r>
          <w:r>
            <w:rPr>
              <w:noProof/>
              <w:webHidden/>
            </w:rPr>
            <w:fldChar w:fldCharType="separate"/>
          </w:r>
          <w:r>
            <w:rPr>
              <w:noProof/>
              <w:webHidden/>
            </w:rPr>
            <w:t>36</w:t>
          </w:r>
          <w:r>
            <w:rPr>
              <w:noProof/>
              <w:webHidden/>
            </w:rPr>
            <w:fldChar w:fldCharType="end"/>
          </w:r>
          <w:r w:rsidRPr="00B41E80">
            <w:rPr>
              <w:rStyle w:val="Hyperlink"/>
              <w:noProof/>
            </w:rPr>
            <w:fldChar w:fldCharType="end"/>
          </w:r>
        </w:p>
        <w:p w14:paraId="0B57F3AD" w14:textId="3A755FE3"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"_Toc139379675"</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HASIL DAN PEMBAHASAN</w:t>
          </w:r>
          <w:r>
            <w:rPr>
              <w:noProof/>
              <w:webHidden/>
            </w:rPr>
            <w:tab/>
          </w:r>
          <w:r>
            <w:rPr>
              <w:noProof/>
              <w:webHidden/>
            </w:rPr>
            <w:fldChar w:fldCharType="begin"/>
          </w:r>
          <w:r>
            <w:rPr>
              <w:noProof/>
              <w:webHidden/>
            </w:rPr>
            <w:instrText xml:space="preserve"> PAGEREF _Toc139379675 \h </w:instrText>
          </w:r>
          <w:r>
            <w:rPr>
              <w:noProof/>
              <w:webHidden/>
            </w:rPr>
          </w:r>
          <w:r>
            <w:rPr>
              <w:noProof/>
              <w:webHidden/>
            </w:rPr>
            <w:fldChar w:fldCharType="separate"/>
          </w:r>
          <w:r>
            <w:rPr>
              <w:noProof/>
              <w:webHidden/>
            </w:rPr>
            <w:t>36</w:t>
          </w:r>
          <w:r>
            <w:rPr>
              <w:noProof/>
              <w:webHidden/>
            </w:rPr>
            <w:fldChar w:fldCharType="end"/>
          </w:r>
          <w:r w:rsidRPr="00B41E80">
            <w:rPr>
              <w:rStyle w:val="Hyperlink"/>
              <w:noProof/>
            </w:rPr>
            <w:fldChar w:fldCharType="end"/>
          </w:r>
        </w:p>
        <w:p w14:paraId="482BDD95" w14:textId="6A48B373"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"_Toc139379676"</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4.1</w:t>
          </w:r>
          <w:r>
            <w:rPr>
              <w:rFonts w:asciiTheme="minorHAnsi" w:eastAsiaTheme="minorEastAsia" w:hAnsiTheme="minorHAnsi" w:cstheme="minorBidi"/>
              <w:noProof/>
              <w:sz w:val="22"/>
              <w:lang w:val="en-ID"/>
            </w:rPr>
            <w:tab/>
          </w:r>
          <w:r w:rsidRPr="00B41E80">
            <w:rPr>
              <w:rStyle w:val="Hyperlink"/>
              <w:noProof/>
              <w:lang w:val="en-US"/>
            </w:rPr>
            <w:t>Akuisisi Tweet</w:t>
          </w:r>
          <w:r>
            <w:rPr>
              <w:noProof/>
              <w:webHidden/>
            </w:rPr>
            <w:tab/>
          </w:r>
          <w:r>
            <w:rPr>
              <w:noProof/>
              <w:webHidden/>
            </w:rPr>
            <w:fldChar w:fldCharType="begin"/>
          </w:r>
          <w:r>
            <w:rPr>
              <w:noProof/>
              <w:webHidden/>
            </w:rPr>
            <w:instrText xml:space="preserve"> PAGEREF _Toc139379676 \h </w:instrText>
          </w:r>
          <w:r>
            <w:rPr>
              <w:noProof/>
              <w:webHidden/>
            </w:rPr>
          </w:r>
          <w:r>
            <w:rPr>
              <w:noProof/>
              <w:webHidden/>
            </w:rPr>
            <w:fldChar w:fldCharType="separate"/>
          </w:r>
          <w:r>
            <w:rPr>
              <w:noProof/>
              <w:webHidden/>
            </w:rPr>
            <w:t>36</w:t>
          </w:r>
          <w:r>
            <w:rPr>
              <w:noProof/>
              <w:webHidden/>
            </w:rPr>
            <w:fldChar w:fldCharType="end"/>
          </w:r>
          <w:r w:rsidRPr="00B41E80">
            <w:rPr>
              <w:rStyle w:val="Hyperlink"/>
              <w:noProof/>
            </w:rPr>
            <w:fldChar w:fldCharType="end"/>
          </w:r>
        </w:p>
        <w:p w14:paraId="55E07DA3" w14:textId="32E055C2"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"_Toc139379677"</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4.2</w:t>
          </w:r>
          <w:r>
            <w:rPr>
              <w:rFonts w:asciiTheme="minorHAnsi" w:eastAsiaTheme="minorEastAsia" w:hAnsiTheme="minorHAnsi" w:cstheme="minorBidi"/>
              <w:noProof/>
              <w:sz w:val="22"/>
              <w:lang w:val="en-ID"/>
            </w:rPr>
            <w:tab/>
          </w:r>
          <w:r w:rsidRPr="00B41E80">
            <w:rPr>
              <w:rStyle w:val="Hyperlink"/>
              <w:noProof/>
              <w:lang w:val="en-US"/>
            </w:rPr>
            <w:t>Praproses Data</w:t>
          </w:r>
          <w:r>
            <w:rPr>
              <w:noProof/>
              <w:webHidden/>
            </w:rPr>
            <w:tab/>
          </w:r>
          <w:r>
            <w:rPr>
              <w:noProof/>
              <w:webHidden/>
            </w:rPr>
            <w:fldChar w:fldCharType="begin"/>
          </w:r>
          <w:r>
            <w:rPr>
              <w:noProof/>
              <w:webHidden/>
            </w:rPr>
            <w:instrText xml:space="preserve"> PAGEREF _Toc139379677 \h </w:instrText>
          </w:r>
          <w:r>
            <w:rPr>
              <w:noProof/>
              <w:webHidden/>
            </w:rPr>
          </w:r>
          <w:r>
            <w:rPr>
              <w:noProof/>
              <w:webHidden/>
            </w:rPr>
            <w:fldChar w:fldCharType="separate"/>
          </w:r>
          <w:r>
            <w:rPr>
              <w:noProof/>
              <w:webHidden/>
            </w:rPr>
            <w:t>38</w:t>
          </w:r>
          <w:r>
            <w:rPr>
              <w:noProof/>
              <w:webHidden/>
            </w:rPr>
            <w:fldChar w:fldCharType="end"/>
          </w:r>
          <w:r w:rsidRPr="00B41E80">
            <w:rPr>
              <w:rStyle w:val="Hyperlink"/>
              <w:noProof/>
            </w:rPr>
            <w:fldChar w:fldCharType="end"/>
          </w:r>
        </w:p>
        <w:p w14:paraId="2040AE42" w14:textId="4FE12221"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"_Toc139379678"</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4.2.1</w:t>
          </w:r>
          <w:r>
            <w:rPr>
              <w:rFonts w:asciiTheme="minorHAnsi" w:eastAsiaTheme="minorEastAsia" w:hAnsiTheme="minorHAnsi" w:cstheme="minorBidi"/>
              <w:noProof/>
              <w:sz w:val="22"/>
              <w:lang w:val="en-ID"/>
            </w:rPr>
            <w:tab/>
          </w:r>
          <w:r w:rsidRPr="00B41E80">
            <w:rPr>
              <w:rStyle w:val="Hyperlink"/>
              <w:noProof/>
              <w:lang w:val="en-US"/>
            </w:rPr>
            <w:t>Case Folding</w:t>
          </w:r>
          <w:r>
            <w:rPr>
              <w:noProof/>
              <w:webHidden/>
            </w:rPr>
            <w:tab/>
          </w:r>
          <w:r>
            <w:rPr>
              <w:noProof/>
              <w:webHidden/>
            </w:rPr>
            <w:fldChar w:fldCharType="begin"/>
          </w:r>
          <w:r>
            <w:rPr>
              <w:noProof/>
              <w:webHidden/>
            </w:rPr>
            <w:instrText xml:space="preserve"> PAGEREF _Toc139379678 \h </w:instrText>
          </w:r>
          <w:r>
            <w:rPr>
              <w:noProof/>
              <w:webHidden/>
            </w:rPr>
          </w:r>
          <w:r>
            <w:rPr>
              <w:noProof/>
              <w:webHidden/>
            </w:rPr>
            <w:fldChar w:fldCharType="separate"/>
          </w:r>
          <w:r>
            <w:rPr>
              <w:noProof/>
              <w:webHidden/>
            </w:rPr>
            <w:t>38</w:t>
          </w:r>
          <w:r>
            <w:rPr>
              <w:noProof/>
              <w:webHidden/>
            </w:rPr>
            <w:fldChar w:fldCharType="end"/>
          </w:r>
          <w:r w:rsidRPr="00B41E80">
            <w:rPr>
              <w:rStyle w:val="Hyperlink"/>
              <w:noProof/>
            </w:rPr>
            <w:fldChar w:fldCharType="end"/>
          </w:r>
        </w:p>
        <w:p w14:paraId="6C69DDDC" w14:textId="04400E9C"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"_Toc139379679"</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4.2.2</w:t>
          </w:r>
          <w:r>
            <w:rPr>
              <w:rFonts w:asciiTheme="minorHAnsi" w:eastAsiaTheme="minorEastAsia" w:hAnsiTheme="minorHAnsi" w:cstheme="minorBidi"/>
              <w:noProof/>
              <w:sz w:val="22"/>
              <w:lang w:val="en-ID"/>
            </w:rPr>
            <w:tab/>
          </w:r>
          <w:r w:rsidRPr="00B41E80">
            <w:rPr>
              <w:rStyle w:val="Hyperlink"/>
              <w:i/>
              <w:iCs/>
              <w:noProof/>
              <w:lang w:val="en-US"/>
            </w:rPr>
            <w:t>Tokenizing</w:t>
          </w:r>
          <w:r>
            <w:rPr>
              <w:noProof/>
              <w:webHidden/>
            </w:rPr>
            <w:tab/>
          </w:r>
          <w:r>
            <w:rPr>
              <w:noProof/>
              <w:webHidden/>
            </w:rPr>
            <w:fldChar w:fldCharType="begin"/>
          </w:r>
          <w:r>
            <w:rPr>
              <w:noProof/>
              <w:webHidden/>
            </w:rPr>
            <w:instrText xml:space="preserve"> PAGEREF _Toc139379679 \h </w:instrText>
          </w:r>
          <w:r>
            <w:rPr>
              <w:noProof/>
              <w:webHidden/>
            </w:rPr>
          </w:r>
          <w:r>
            <w:rPr>
              <w:noProof/>
              <w:webHidden/>
            </w:rPr>
            <w:fldChar w:fldCharType="separate"/>
          </w:r>
          <w:r>
            <w:rPr>
              <w:noProof/>
              <w:webHidden/>
            </w:rPr>
            <w:t>38</w:t>
          </w:r>
          <w:r>
            <w:rPr>
              <w:noProof/>
              <w:webHidden/>
            </w:rPr>
            <w:fldChar w:fldCharType="end"/>
          </w:r>
          <w:r w:rsidRPr="00B41E80">
            <w:rPr>
              <w:rStyle w:val="Hyperlink"/>
              <w:noProof/>
            </w:rPr>
            <w:fldChar w:fldCharType="end"/>
          </w:r>
        </w:p>
        <w:p w14:paraId="3471307E" w14:textId="01FB7FDB"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"_Toc139379680"</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4.2.3</w:t>
          </w:r>
          <w:r>
            <w:rPr>
              <w:rFonts w:asciiTheme="minorHAnsi" w:eastAsiaTheme="minorEastAsia" w:hAnsiTheme="minorHAnsi" w:cstheme="minorBidi"/>
              <w:noProof/>
              <w:sz w:val="22"/>
              <w:lang w:val="en-ID"/>
            </w:rPr>
            <w:tab/>
          </w:r>
          <w:r w:rsidRPr="00B41E80">
            <w:rPr>
              <w:rStyle w:val="Hyperlink"/>
              <w:noProof/>
              <w:lang w:val="en-US"/>
            </w:rPr>
            <w:t xml:space="preserve">Penghapusan </w:t>
          </w:r>
          <w:r w:rsidRPr="00B41E80">
            <w:rPr>
              <w:rStyle w:val="Hyperlink"/>
              <w:i/>
              <w:iCs/>
              <w:noProof/>
              <w:lang w:val="en-US"/>
            </w:rPr>
            <w:t>Stopword</w:t>
          </w:r>
          <w:r>
            <w:rPr>
              <w:noProof/>
              <w:webHidden/>
            </w:rPr>
            <w:tab/>
          </w:r>
          <w:r>
            <w:rPr>
              <w:noProof/>
              <w:webHidden/>
            </w:rPr>
            <w:fldChar w:fldCharType="begin"/>
          </w:r>
          <w:r>
            <w:rPr>
              <w:noProof/>
              <w:webHidden/>
            </w:rPr>
            <w:instrText xml:space="preserve"> PAGEREF _Toc139379680 \h </w:instrText>
          </w:r>
          <w:r>
            <w:rPr>
              <w:noProof/>
              <w:webHidden/>
            </w:rPr>
          </w:r>
          <w:r>
            <w:rPr>
              <w:noProof/>
              <w:webHidden/>
            </w:rPr>
            <w:fldChar w:fldCharType="separate"/>
          </w:r>
          <w:r>
            <w:rPr>
              <w:noProof/>
              <w:webHidden/>
            </w:rPr>
            <w:t>39</w:t>
          </w:r>
          <w:r>
            <w:rPr>
              <w:noProof/>
              <w:webHidden/>
            </w:rPr>
            <w:fldChar w:fldCharType="end"/>
          </w:r>
          <w:r w:rsidRPr="00B41E80">
            <w:rPr>
              <w:rStyle w:val="Hyperlink"/>
              <w:noProof/>
            </w:rPr>
            <w:fldChar w:fldCharType="end"/>
          </w:r>
        </w:p>
        <w:p w14:paraId="755E1714" w14:textId="2309353C"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"_Toc139379681"</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4.2.4</w:t>
          </w:r>
          <w:r>
            <w:rPr>
              <w:rFonts w:asciiTheme="minorHAnsi" w:eastAsiaTheme="minorEastAsia" w:hAnsiTheme="minorHAnsi" w:cstheme="minorBidi"/>
              <w:noProof/>
              <w:sz w:val="22"/>
              <w:lang w:val="en-ID"/>
            </w:rPr>
            <w:tab/>
          </w:r>
          <w:r w:rsidRPr="00B41E80">
            <w:rPr>
              <w:rStyle w:val="Hyperlink"/>
              <w:noProof/>
              <w:lang w:val="en-US"/>
            </w:rPr>
            <w:t>Stemming Nazief – Adriani</w:t>
          </w:r>
          <w:r>
            <w:rPr>
              <w:noProof/>
              <w:webHidden/>
            </w:rPr>
            <w:tab/>
          </w:r>
          <w:r>
            <w:rPr>
              <w:noProof/>
              <w:webHidden/>
            </w:rPr>
            <w:fldChar w:fldCharType="begin"/>
          </w:r>
          <w:r>
            <w:rPr>
              <w:noProof/>
              <w:webHidden/>
            </w:rPr>
            <w:instrText xml:space="preserve"> PAGEREF _Toc139379681 \h </w:instrText>
          </w:r>
          <w:r>
            <w:rPr>
              <w:noProof/>
              <w:webHidden/>
            </w:rPr>
          </w:r>
          <w:r>
            <w:rPr>
              <w:noProof/>
              <w:webHidden/>
            </w:rPr>
            <w:fldChar w:fldCharType="separate"/>
          </w:r>
          <w:r>
            <w:rPr>
              <w:noProof/>
              <w:webHidden/>
            </w:rPr>
            <w:t>40</w:t>
          </w:r>
          <w:r>
            <w:rPr>
              <w:noProof/>
              <w:webHidden/>
            </w:rPr>
            <w:fldChar w:fldCharType="end"/>
          </w:r>
          <w:r w:rsidRPr="00B41E80">
            <w:rPr>
              <w:rStyle w:val="Hyperlink"/>
              <w:noProof/>
            </w:rPr>
            <w:fldChar w:fldCharType="end"/>
          </w:r>
        </w:p>
        <w:p w14:paraId="35A85B25" w14:textId="4316CE30"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"_Toc139379682"</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4.2.5</w:t>
          </w:r>
          <w:r>
            <w:rPr>
              <w:rFonts w:asciiTheme="minorHAnsi" w:eastAsiaTheme="minorEastAsia" w:hAnsiTheme="minorHAnsi" w:cstheme="minorBidi"/>
              <w:noProof/>
              <w:sz w:val="22"/>
              <w:lang w:val="en-ID"/>
            </w:rPr>
            <w:tab/>
          </w:r>
          <w:r w:rsidRPr="00B41E80">
            <w:rPr>
              <w:rStyle w:val="Hyperlink"/>
              <w:i/>
              <w:iCs/>
              <w:noProof/>
              <w:lang w:val="en-US"/>
            </w:rPr>
            <w:t>Term Document Matrix</w:t>
          </w:r>
          <w:r>
            <w:rPr>
              <w:noProof/>
              <w:webHidden/>
            </w:rPr>
            <w:tab/>
          </w:r>
          <w:r>
            <w:rPr>
              <w:noProof/>
              <w:webHidden/>
            </w:rPr>
            <w:fldChar w:fldCharType="begin"/>
          </w:r>
          <w:r>
            <w:rPr>
              <w:noProof/>
              <w:webHidden/>
            </w:rPr>
            <w:instrText xml:space="preserve"> PAGEREF _Toc139379682 \h </w:instrText>
          </w:r>
          <w:r>
            <w:rPr>
              <w:noProof/>
              <w:webHidden/>
            </w:rPr>
          </w:r>
          <w:r>
            <w:rPr>
              <w:noProof/>
              <w:webHidden/>
            </w:rPr>
            <w:fldChar w:fldCharType="separate"/>
          </w:r>
          <w:r>
            <w:rPr>
              <w:noProof/>
              <w:webHidden/>
            </w:rPr>
            <w:t>41</w:t>
          </w:r>
          <w:r>
            <w:rPr>
              <w:noProof/>
              <w:webHidden/>
            </w:rPr>
            <w:fldChar w:fldCharType="end"/>
          </w:r>
          <w:r w:rsidRPr="00B41E80">
            <w:rPr>
              <w:rStyle w:val="Hyperlink"/>
              <w:noProof/>
            </w:rPr>
            <w:fldChar w:fldCharType="end"/>
          </w:r>
        </w:p>
        <w:p w14:paraId="16BD5E1B" w14:textId="1AE9BB34"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"_Toc139379683"</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4.2.6</w:t>
          </w:r>
          <w:r>
            <w:rPr>
              <w:rFonts w:asciiTheme="minorHAnsi" w:eastAsiaTheme="minorEastAsia" w:hAnsiTheme="minorHAnsi" w:cstheme="minorBidi"/>
              <w:noProof/>
              <w:sz w:val="22"/>
              <w:lang w:val="en-ID"/>
            </w:rPr>
            <w:tab/>
          </w:r>
          <w:r w:rsidRPr="00B41E80">
            <w:rPr>
              <w:rStyle w:val="Hyperlink"/>
              <w:i/>
              <w:iCs/>
              <w:noProof/>
              <w:lang w:val="en-US"/>
            </w:rPr>
            <w:t>Principal Component Analysis</w:t>
          </w:r>
          <w:r>
            <w:rPr>
              <w:noProof/>
              <w:webHidden/>
            </w:rPr>
            <w:tab/>
          </w:r>
          <w:r>
            <w:rPr>
              <w:noProof/>
              <w:webHidden/>
            </w:rPr>
            <w:fldChar w:fldCharType="begin"/>
          </w:r>
          <w:r>
            <w:rPr>
              <w:noProof/>
              <w:webHidden/>
            </w:rPr>
            <w:instrText xml:space="preserve"> PAGEREF _Toc139379683 \h </w:instrText>
          </w:r>
          <w:r>
            <w:rPr>
              <w:noProof/>
              <w:webHidden/>
            </w:rPr>
          </w:r>
          <w:r>
            <w:rPr>
              <w:noProof/>
              <w:webHidden/>
            </w:rPr>
            <w:fldChar w:fldCharType="separate"/>
          </w:r>
          <w:r>
            <w:rPr>
              <w:noProof/>
              <w:webHidden/>
            </w:rPr>
            <w:t>41</w:t>
          </w:r>
          <w:r>
            <w:rPr>
              <w:noProof/>
              <w:webHidden/>
            </w:rPr>
            <w:fldChar w:fldCharType="end"/>
          </w:r>
          <w:r w:rsidRPr="00B41E80">
            <w:rPr>
              <w:rStyle w:val="Hyperlink"/>
              <w:noProof/>
            </w:rPr>
            <w:fldChar w:fldCharType="end"/>
          </w:r>
        </w:p>
        <w:p w14:paraId="79CFE61B" w14:textId="59DBABE5"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"_Toc139379684"</w:instrText>
          </w:r>
          <w:r w:rsidRPr="00B41E80">
            <w:rPr>
              <w:rStyle w:val="Hyperlink"/>
              <w:noProof/>
            </w:rPr>
            <w:instrText xml:space="preserve"> </w:instrText>
          </w:r>
          <w:r w:rsidRPr="00B41E80">
            <w:rPr>
              <w:rStyle w:val="Hyperlink"/>
              <w:noProof/>
            </w:rPr>
            <w:fldChar w:fldCharType="separate"/>
          </w:r>
          <w:r w:rsidRPr="00B41E80">
            <w:rPr>
              <w:rStyle w:val="Hyperlink"/>
              <w:noProof/>
              <w:highlight w:val="red"/>
              <w:lang w:val="en-US"/>
            </w:rPr>
            <w:t>4.3</w:t>
          </w:r>
          <w:r>
            <w:rPr>
              <w:rFonts w:asciiTheme="minorHAnsi" w:eastAsiaTheme="minorEastAsia" w:hAnsiTheme="minorHAnsi" w:cstheme="minorBidi"/>
              <w:noProof/>
              <w:sz w:val="22"/>
              <w:lang w:val="en-ID"/>
            </w:rPr>
            <w:tab/>
          </w:r>
          <w:r w:rsidRPr="00B41E80">
            <w:rPr>
              <w:rStyle w:val="Hyperlink"/>
              <w:noProof/>
              <w:highlight w:val="red"/>
              <w:lang w:val="en-US"/>
            </w:rPr>
            <w:t>Pembobotan Term Dengan Algoritma TF-IDF</w:t>
          </w:r>
          <w:r>
            <w:rPr>
              <w:noProof/>
              <w:webHidden/>
            </w:rPr>
            <w:tab/>
          </w:r>
          <w:r>
            <w:rPr>
              <w:noProof/>
              <w:webHidden/>
            </w:rPr>
            <w:fldChar w:fldCharType="begin"/>
          </w:r>
          <w:r>
            <w:rPr>
              <w:noProof/>
              <w:webHidden/>
            </w:rPr>
            <w:instrText xml:space="preserve"> PAGEREF _Toc139379684 \h </w:instrText>
          </w:r>
          <w:r>
            <w:rPr>
              <w:noProof/>
              <w:webHidden/>
            </w:rPr>
          </w:r>
          <w:r>
            <w:rPr>
              <w:noProof/>
              <w:webHidden/>
            </w:rPr>
            <w:fldChar w:fldCharType="separate"/>
          </w:r>
          <w:r>
            <w:rPr>
              <w:noProof/>
              <w:webHidden/>
            </w:rPr>
            <w:t>42</w:t>
          </w:r>
          <w:r>
            <w:rPr>
              <w:noProof/>
              <w:webHidden/>
            </w:rPr>
            <w:fldChar w:fldCharType="end"/>
          </w:r>
          <w:r w:rsidRPr="00B41E80">
            <w:rPr>
              <w:rStyle w:val="Hyperlink"/>
              <w:noProof/>
            </w:rPr>
            <w:fldChar w:fldCharType="end"/>
          </w:r>
        </w:p>
        <w:p w14:paraId="37BB91C5" w14:textId="11662C92"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"_Toc139379685"</w:instrText>
          </w:r>
          <w:r w:rsidRPr="00B41E80">
            <w:rPr>
              <w:rStyle w:val="Hyperlink"/>
              <w:noProof/>
            </w:rPr>
            <w:instrText xml:space="preserve"> </w:instrText>
          </w:r>
          <w:r w:rsidRPr="00B41E80">
            <w:rPr>
              <w:rStyle w:val="Hyperlink"/>
              <w:noProof/>
            </w:rPr>
            <w:fldChar w:fldCharType="separate"/>
          </w:r>
          <w:r w:rsidRPr="00B41E80">
            <w:rPr>
              <w:rStyle w:val="Hyperlink"/>
              <w:i/>
              <w:iCs/>
              <w:noProof/>
              <w:lang w:val="en-US"/>
            </w:rPr>
            <w:t>4.4</w:t>
          </w:r>
          <w:r>
            <w:rPr>
              <w:rFonts w:asciiTheme="minorHAnsi" w:eastAsiaTheme="minorEastAsia" w:hAnsiTheme="minorHAnsi" w:cstheme="minorBidi"/>
              <w:noProof/>
              <w:sz w:val="22"/>
              <w:lang w:val="en-ID"/>
            </w:rPr>
            <w:tab/>
          </w:r>
          <w:r w:rsidRPr="00B41E80">
            <w:rPr>
              <w:rStyle w:val="Hyperlink"/>
              <w:i/>
              <w:iCs/>
              <w:noProof/>
              <w:lang w:val="en-US"/>
            </w:rPr>
            <w:t>NearestNeighbors</w:t>
          </w:r>
          <w:r>
            <w:rPr>
              <w:noProof/>
              <w:webHidden/>
            </w:rPr>
            <w:tab/>
          </w:r>
          <w:r>
            <w:rPr>
              <w:noProof/>
              <w:webHidden/>
            </w:rPr>
            <w:fldChar w:fldCharType="begin"/>
          </w:r>
          <w:r>
            <w:rPr>
              <w:noProof/>
              <w:webHidden/>
            </w:rPr>
            <w:instrText xml:space="preserve"> PAGEREF _Toc139379685 \h </w:instrText>
          </w:r>
          <w:r>
            <w:rPr>
              <w:noProof/>
              <w:webHidden/>
            </w:rPr>
          </w:r>
          <w:r>
            <w:rPr>
              <w:noProof/>
              <w:webHidden/>
            </w:rPr>
            <w:fldChar w:fldCharType="separate"/>
          </w:r>
          <w:r>
            <w:rPr>
              <w:noProof/>
              <w:webHidden/>
            </w:rPr>
            <w:t>44</w:t>
          </w:r>
          <w:r>
            <w:rPr>
              <w:noProof/>
              <w:webHidden/>
            </w:rPr>
            <w:fldChar w:fldCharType="end"/>
          </w:r>
          <w:r w:rsidRPr="00B41E80">
            <w:rPr>
              <w:rStyle w:val="Hyperlink"/>
              <w:noProof/>
            </w:rPr>
            <w:fldChar w:fldCharType="end"/>
          </w:r>
        </w:p>
        <w:p w14:paraId="31D40510" w14:textId="130F9452"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"_Toc139379686"</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4.5</w:t>
          </w:r>
          <w:r>
            <w:rPr>
              <w:rFonts w:asciiTheme="minorHAnsi" w:eastAsiaTheme="minorEastAsia" w:hAnsiTheme="minorHAnsi" w:cstheme="minorBidi"/>
              <w:noProof/>
              <w:sz w:val="22"/>
              <w:lang w:val="en-ID"/>
            </w:rPr>
            <w:tab/>
          </w:r>
          <w:r w:rsidRPr="00B41E80">
            <w:rPr>
              <w:rStyle w:val="Hyperlink"/>
              <w:noProof/>
              <w:lang w:val="en-US"/>
            </w:rPr>
            <w:t>Klasterisasi</w:t>
          </w:r>
          <w:r>
            <w:rPr>
              <w:noProof/>
              <w:webHidden/>
            </w:rPr>
            <w:tab/>
          </w:r>
          <w:r>
            <w:rPr>
              <w:noProof/>
              <w:webHidden/>
            </w:rPr>
            <w:fldChar w:fldCharType="begin"/>
          </w:r>
          <w:r>
            <w:rPr>
              <w:noProof/>
              <w:webHidden/>
            </w:rPr>
            <w:instrText xml:space="preserve"> PAGEREF _Toc139379686 \h </w:instrText>
          </w:r>
          <w:r>
            <w:rPr>
              <w:noProof/>
              <w:webHidden/>
            </w:rPr>
          </w:r>
          <w:r>
            <w:rPr>
              <w:noProof/>
              <w:webHidden/>
            </w:rPr>
            <w:fldChar w:fldCharType="separate"/>
          </w:r>
          <w:r>
            <w:rPr>
              <w:noProof/>
              <w:webHidden/>
            </w:rPr>
            <w:t>44</w:t>
          </w:r>
          <w:r>
            <w:rPr>
              <w:noProof/>
              <w:webHidden/>
            </w:rPr>
            <w:fldChar w:fldCharType="end"/>
          </w:r>
          <w:r w:rsidRPr="00B41E80">
            <w:rPr>
              <w:rStyle w:val="Hyperlink"/>
              <w:noProof/>
            </w:rPr>
            <w:fldChar w:fldCharType="end"/>
          </w:r>
        </w:p>
        <w:p w14:paraId="2DD31021" w14:textId="2FCFE560"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"_Toc139379687"</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4.6</w:t>
          </w:r>
          <w:r>
            <w:rPr>
              <w:rFonts w:asciiTheme="minorHAnsi" w:eastAsiaTheme="minorEastAsia" w:hAnsiTheme="minorHAnsi" w:cstheme="minorBidi"/>
              <w:noProof/>
              <w:sz w:val="22"/>
              <w:lang w:val="en-ID"/>
            </w:rPr>
            <w:tab/>
          </w:r>
          <w:r w:rsidRPr="00B41E80">
            <w:rPr>
              <w:rStyle w:val="Hyperlink"/>
              <w:noProof/>
              <w:lang w:val="en-US"/>
            </w:rPr>
            <w:t>Geovisualisasi</w:t>
          </w:r>
          <w:r>
            <w:rPr>
              <w:noProof/>
              <w:webHidden/>
            </w:rPr>
            <w:tab/>
          </w:r>
          <w:r>
            <w:rPr>
              <w:noProof/>
              <w:webHidden/>
            </w:rPr>
            <w:fldChar w:fldCharType="begin"/>
          </w:r>
          <w:r>
            <w:rPr>
              <w:noProof/>
              <w:webHidden/>
            </w:rPr>
            <w:instrText xml:space="preserve"> PAGEREF _Toc139379687 \h </w:instrText>
          </w:r>
          <w:r>
            <w:rPr>
              <w:noProof/>
              <w:webHidden/>
            </w:rPr>
          </w:r>
          <w:r>
            <w:rPr>
              <w:noProof/>
              <w:webHidden/>
            </w:rPr>
            <w:fldChar w:fldCharType="separate"/>
          </w:r>
          <w:r>
            <w:rPr>
              <w:noProof/>
              <w:webHidden/>
            </w:rPr>
            <w:t>49</w:t>
          </w:r>
          <w:r>
            <w:rPr>
              <w:noProof/>
              <w:webHidden/>
            </w:rPr>
            <w:fldChar w:fldCharType="end"/>
          </w:r>
          <w:r w:rsidRPr="00B41E80">
            <w:rPr>
              <w:rStyle w:val="Hyperlink"/>
              <w:noProof/>
            </w:rPr>
            <w:fldChar w:fldCharType="end"/>
          </w:r>
        </w:p>
        <w:p w14:paraId="151E893F" w14:textId="6DA25977"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"_Toc139379688"</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4.6.1</w:t>
          </w:r>
          <w:r>
            <w:rPr>
              <w:rFonts w:asciiTheme="minorHAnsi" w:eastAsiaTheme="minorEastAsia" w:hAnsiTheme="minorHAnsi" w:cstheme="minorBidi"/>
              <w:noProof/>
              <w:sz w:val="22"/>
              <w:lang w:val="en-ID"/>
            </w:rPr>
            <w:tab/>
          </w:r>
          <w:r w:rsidRPr="00B41E80">
            <w:rPr>
              <w:rStyle w:val="Hyperlink"/>
              <w:noProof/>
              <w:lang w:val="en-US"/>
            </w:rPr>
            <w:t>Persiapan Data</w:t>
          </w:r>
          <w:r>
            <w:rPr>
              <w:noProof/>
              <w:webHidden/>
            </w:rPr>
            <w:tab/>
          </w:r>
          <w:r>
            <w:rPr>
              <w:noProof/>
              <w:webHidden/>
            </w:rPr>
            <w:fldChar w:fldCharType="begin"/>
          </w:r>
          <w:r>
            <w:rPr>
              <w:noProof/>
              <w:webHidden/>
            </w:rPr>
            <w:instrText xml:space="preserve"> PAGEREF _Toc139379688 \h </w:instrText>
          </w:r>
          <w:r>
            <w:rPr>
              <w:noProof/>
              <w:webHidden/>
            </w:rPr>
          </w:r>
          <w:r>
            <w:rPr>
              <w:noProof/>
              <w:webHidden/>
            </w:rPr>
            <w:fldChar w:fldCharType="separate"/>
          </w:r>
          <w:r>
            <w:rPr>
              <w:noProof/>
              <w:webHidden/>
            </w:rPr>
            <w:t>50</w:t>
          </w:r>
          <w:r>
            <w:rPr>
              <w:noProof/>
              <w:webHidden/>
            </w:rPr>
            <w:fldChar w:fldCharType="end"/>
          </w:r>
          <w:r w:rsidRPr="00B41E80">
            <w:rPr>
              <w:rStyle w:val="Hyperlink"/>
              <w:noProof/>
            </w:rPr>
            <w:fldChar w:fldCharType="end"/>
          </w:r>
        </w:p>
        <w:p w14:paraId="4F8405C2" w14:textId="0C60ABB7" w:rsidR="00554F16" w:rsidRDefault="00554F16">
          <w:pPr>
            <w:pStyle w:val="TOC3"/>
            <w:tabs>
              <w:tab w:val="left" w:pos="1320"/>
              <w:tab w:val="right" w:leader="dot" w:pos="7930"/>
            </w:tabs>
            <w:rPr>
              <w:rFonts w:asciiTheme="minorHAnsi" w:eastAsiaTheme="minorEastAsia" w:hAnsiTheme="minorHAnsi" w:cstheme="minorBidi"/>
              <w:noProof/>
              <w:sz w:val="22"/>
              <w:lang w:val="en-ID"/>
            </w:rPr>
          </w:pPr>
          <w:r w:rsidRPr="00B41E80">
            <w:rPr>
              <w:rStyle w:val="Hyperlink"/>
              <w:noProof/>
            </w:rPr>
            <w:lastRenderedPageBreak/>
            <w:fldChar w:fldCharType="begin"/>
          </w:r>
          <w:r w:rsidRPr="00B41E80">
            <w:rPr>
              <w:rStyle w:val="Hyperlink"/>
              <w:noProof/>
            </w:rPr>
            <w:instrText xml:space="preserve"> </w:instrText>
          </w:r>
          <w:r>
            <w:rPr>
              <w:noProof/>
            </w:rPr>
            <w:instrText>HYPERLINK \l "_Toc139379689"</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4.6.2</w:t>
          </w:r>
          <w:r>
            <w:rPr>
              <w:rFonts w:asciiTheme="minorHAnsi" w:eastAsiaTheme="minorEastAsia" w:hAnsiTheme="minorHAnsi" w:cstheme="minorBidi"/>
              <w:noProof/>
              <w:sz w:val="22"/>
              <w:lang w:val="en-ID"/>
            </w:rPr>
            <w:tab/>
          </w:r>
          <w:r w:rsidRPr="00B41E80">
            <w:rPr>
              <w:rStyle w:val="Hyperlink"/>
              <w:noProof/>
              <w:lang w:val="en-US"/>
            </w:rPr>
            <w:t>Perancangan Peta</w:t>
          </w:r>
          <w:r>
            <w:rPr>
              <w:noProof/>
              <w:webHidden/>
            </w:rPr>
            <w:tab/>
          </w:r>
          <w:r>
            <w:rPr>
              <w:noProof/>
              <w:webHidden/>
            </w:rPr>
            <w:fldChar w:fldCharType="begin"/>
          </w:r>
          <w:r>
            <w:rPr>
              <w:noProof/>
              <w:webHidden/>
            </w:rPr>
            <w:instrText xml:space="preserve"> PAGEREF _Toc139379689 \h </w:instrText>
          </w:r>
          <w:r>
            <w:rPr>
              <w:noProof/>
              <w:webHidden/>
            </w:rPr>
          </w:r>
          <w:r>
            <w:rPr>
              <w:noProof/>
              <w:webHidden/>
            </w:rPr>
            <w:fldChar w:fldCharType="separate"/>
          </w:r>
          <w:r>
            <w:rPr>
              <w:noProof/>
              <w:webHidden/>
            </w:rPr>
            <w:t>50</w:t>
          </w:r>
          <w:r>
            <w:rPr>
              <w:noProof/>
              <w:webHidden/>
            </w:rPr>
            <w:fldChar w:fldCharType="end"/>
          </w:r>
          <w:r w:rsidRPr="00B41E80">
            <w:rPr>
              <w:rStyle w:val="Hyperlink"/>
              <w:noProof/>
            </w:rPr>
            <w:fldChar w:fldCharType="end"/>
          </w:r>
        </w:p>
        <w:p w14:paraId="16DDD572" w14:textId="588C372D"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"_Toc139379690"</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4.7</w:t>
          </w:r>
          <w:r>
            <w:rPr>
              <w:rFonts w:asciiTheme="minorHAnsi" w:eastAsiaTheme="minorEastAsia" w:hAnsiTheme="minorHAnsi" w:cstheme="minorBidi"/>
              <w:noProof/>
              <w:sz w:val="22"/>
              <w:lang w:val="en-ID"/>
            </w:rPr>
            <w:tab/>
          </w:r>
          <w:r w:rsidRPr="00B41E80">
            <w:rPr>
              <w:rStyle w:val="Hyperlink"/>
              <w:noProof/>
              <w:lang w:val="en-US"/>
            </w:rPr>
            <w:t>Perancangan dan Implementasi Sistem</w:t>
          </w:r>
          <w:r>
            <w:rPr>
              <w:noProof/>
              <w:webHidden/>
            </w:rPr>
            <w:tab/>
          </w:r>
          <w:r>
            <w:rPr>
              <w:noProof/>
              <w:webHidden/>
            </w:rPr>
            <w:fldChar w:fldCharType="begin"/>
          </w:r>
          <w:r>
            <w:rPr>
              <w:noProof/>
              <w:webHidden/>
            </w:rPr>
            <w:instrText xml:space="preserve"> PAGEREF _Toc139379690 \h </w:instrText>
          </w:r>
          <w:r>
            <w:rPr>
              <w:noProof/>
              <w:webHidden/>
            </w:rPr>
          </w:r>
          <w:r>
            <w:rPr>
              <w:noProof/>
              <w:webHidden/>
            </w:rPr>
            <w:fldChar w:fldCharType="separate"/>
          </w:r>
          <w:r>
            <w:rPr>
              <w:noProof/>
              <w:webHidden/>
            </w:rPr>
            <w:t>50</w:t>
          </w:r>
          <w:r>
            <w:rPr>
              <w:noProof/>
              <w:webHidden/>
            </w:rPr>
            <w:fldChar w:fldCharType="end"/>
          </w:r>
          <w:r w:rsidRPr="00B41E80">
            <w:rPr>
              <w:rStyle w:val="Hyperlink"/>
              <w:noProof/>
            </w:rPr>
            <w:fldChar w:fldCharType="end"/>
          </w:r>
        </w:p>
        <w:p w14:paraId="57523474" w14:textId="27CA16B7"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"_Toc139379691"</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4.8</w:t>
          </w:r>
          <w:r>
            <w:rPr>
              <w:rFonts w:asciiTheme="minorHAnsi" w:eastAsiaTheme="minorEastAsia" w:hAnsiTheme="minorHAnsi" w:cstheme="minorBidi"/>
              <w:noProof/>
              <w:sz w:val="22"/>
              <w:lang w:val="en-ID"/>
            </w:rPr>
            <w:tab/>
          </w:r>
          <w:r w:rsidRPr="00B41E80">
            <w:rPr>
              <w:rStyle w:val="Hyperlink"/>
              <w:noProof/>
              <w:lang w:val="en-US"/>
            </w:rPr>
            <w:t>Evaluasi Hasil Analisis</w:t>
          </w:r>
          <w:r>
            <w:rPr>
              <w:noProof/>
              <w:webHidden/>
            </w:rPr>
            <w:tab/>
          </w:r>
          <w:r>
            <w:rPr>
              <w:noProof/>
              <w:webHidden/>
            </w:rPr>
            <w:fldChar w:fldCharType="begin"/>
          </w:r>
          <w:r>
            <w:rPr>
              <w:noProof/>
              <w:webHidden/>
            </w:rPr>
            <w:instrText xml:space="preserve"> PAGEREF _Toc139379691 \h </w:instrText>
          </w:r>
          <w:r>
            <w:rPr>
              <w:noProof/>
              <w:webHidden/>
            </w:rPr>
          </w:r>
          <w:r>
            <w:rPr>
              <w:noProof/>
              <w:webHidden/>
            </w:rPr>
            <w:fldChar w:fldCharType="separate"/>
          </w:r>
          <w:r>
            <w:rPr>
              <w:noProof/>
              <w:webHidden/>
            </w:rPr>
            <w:t>50</w:t>
          </w:r>
          <w:r>
            <w:rPr>
              <w:noProof/>
              <w:webHidden/>
            </w:rPr>
            <w:fldChar w:fldCharType="end"/>
          </w:r>
          <w:r w:rsidRPr="00B41E80">
            <w:rPr>
              <w:rStyle w:val="Hyperlink"/>
              <w:noProof/>
            </w:rPr>
            <w:fldChar w:fldCharType="end"/>
          </w:r>
        </w:p>
        <w:p w14:paraId="07B32F45" w14:textId="1531ED86"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"_Toc139379692"</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BAB 5</w:t>
          </w:r>
          <w:r>
            <w:rPr>
              <w:noProof/>
              <w:webHidden/>
            </w:rPr>
            <w:tab/>
          </w:r>
          <w:r>
            <w:rPr>
              <w:noProof/>
              <w:webHidden/>
            </w:rPr>
            <w:fldChar w:fldCharType="begin"/>
          </w:r>
          <w:r>
            <w:rPr>
              <w:noProof/>
              <w:webHidden/>
            </w:rPr>
            <w:instrText xml:space="preserve"> PAGEREF _Toc139379692 \h </w:instrText>
          </w:r>
          <w:r>
            <w:rPr>
              <w:noProof/>
              <w:webHidden/>
            </w:rPr>
          </w:r>
          <w:r>
            <w:rPr>
              <w:noProof/>
              <w:webHidden/>
            </w:rPr>
            <w:fldChar w:fldCharType="separate"/>
          </w:r>
          <w:r>
            <w:rPr>
              <w:noProof/>
              <w:webHidden/>
            </w:rPr>
            <w:t>52</w:t>
          </w:r>
          <w:r>
            <w:rPr>
              <w:noProof/>
              <w:webHidden/>
            </w:rPr>
            <w:fldChar w:fldCharType="end"/>
          </w:r>
          <w:r w:rsidRPr="00B41E80">
            <w:rPr>
              <w:rStyle w:val="Hyperlink"/>
              <w:noProof/>
            </w:rPr>
            <w:fldChar w:fldCharType="end"/>
          </w:r>
        </w:p>
        <w:p w14:paraId="0029177A" w14:textId="1C541474"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"_Toc139379693"</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5.1</w:t>
          </w:r>
          <w:r>
            <w:rPr>
              <w:rFonts w:asciiTheme="minorHAnsi" w:eastAsiaTheme="minorEastAsia" w:hAnsiTheme="minorHAnsi" w:cstheme="minorBidi"/>
              <w:noProof/>
              <w:sz w:val="22"/>
              <w:lang w:val="en-ID"/>
            </w:rPr>
            <w:tab/>
          </w:r>
          <w:r w:rsidRPr="00B41E80">
            <w:rPr>
              <w:rStyle w:val="Hyperlink"/>
              <w:noProof/>
              <w:lang w:val="en-US"/>
            </w:rPr>
            <w:t>Kesimpulan</w:t>
          </w:r>
          <w:r>
            <w:rPr>
              <w:noProof/>
              <w:webHidden/>
            </w:rPr>
            <w:tab/>
          </w:r>
          <w:r>
            <w:rPr>
              <w:noProof/>
              <w:webHidden/>
            </w:rPr>
            <w:fldChar w:fldCharType="begin"/>
          </w:r>
          <w:r>
            <w:rPr>
              <w:noProof/>
              <w:webHidden/>
            </w:rPr>
            <w:instrText xml:space="preserve"> PAGEREF _Toc139379693 \h </w:instrText>
          </w:r>
          <w:r>
            <w:rPr>
              <w:noProof/>
              <w:webHidden/>
            </w:rPr>
          </w:r>
          <w:r>
            <w:rPr>
              <w:noProof/>
              <w:webHidden/>
            </w:rPr>
            <w:fldChar w:fldCharType="separate"/>
          </w:r>
          <w:r>
            <w:rPr>
              <w:noProof/>
              <w:webHidden/>
            </w:rPr>
            <w:t>52</w:t>
          </w:r>
          <w:r>
            <w:rPr>
              <w:noProof/>
              <w:webHidden/>
            </w:rPr>
            <w:fldChar w:fldCharType="end"/>
          </w:r>
          <w:r w:rsidRPr="00B41E80">
            <w:rPr>
              <w:rStyle w:val="Hyperlink"/>
              <w:noProof/>
            </w:rPr>
            <w:fldChar w:fldCharType="end"/>
          </w:r>
        </w:p>
        <w:p w14:paraId="437659A5" w14:textId="44F29A81" w:rsidR="00554F16" w:rsidRDefault="00554F16">
          <w:pPr>
            <w:pStyle w:val="TOC2"/>
            <w:tabs>
              <w:tab w:val="left" w:pos="880"/>
              <w:tab w:val="right" w:leader="dot" w:pos="7930"/>
            </w:tabs>
            <w:rPr>
              <w:rFonts w:asciiTheme="minorHAnsi" w:eastAsiaTheme="minorEastAsia" w:hAnsiTheme="minorHAnsi" w:cstheme="minorBidi"/>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"_Toc139379694"</w:instrText>
          </w:r>
          <w:r w:rsidRPr="00B41E80">
            <w:rPr>
              <w:rStyle w:val="Hyperlink"/>
              <w:noProof/>
            </w:rPr>
            <w:instrText xml:space="preserve"> </w:instrText>
          </w:r>
          <w:r w:rsidRPr="00B41E80">
            <w:rPr>
              <w:rStyle w:val="Hyperlink"/>
              <w:noProof/>
            </w:rPr>
            <w:fldChar w:fldCharType="separate"/>
          </w:r>
          <w:r w:rsidRPr="00B41E80">
            <w:rPr>
              <w:rStyle w:val="Hyperlink"/>
              <w:noProof/>
              <w:lang w:val="en-US"/>
            </w:rPr>
            <w:t>5.2</w:t>
          </w:r>
          <w:r>
            <w:rPr>
              <w:rFonts w:asciiTheme="minorHAnsi" w:eastAsiaTheme="minorEastAsia" w:hAnsiTheme="minorHAnsi" w:cstheme="minorBidi"/>
              <w:noProof/>
              <w:sz w:val="22"/>
              <w:lang w:val="en-ID"/>
            </w:rPr>
            <w:tab/>
          </w:r>
          <w:r w:rsidRPr="00B41E80">
            <w:rPr>
              <w:rStyle w:val="Hyperlink"/>
              <w:noProof/>
              <w:lang w:val="en-US"/>
            </w:rPr>
            <w:t>Saran</w:t>
          </w:r>
          <w:r>
            <w:rPr>
              <w:noProof/>
              <w:webHidden/>
            </w:rPr>
            <w:tab/>
          </w:r>
          <w:r>
            <w:rPr>
              <w:noProof/>
              <w:webHidden/>
            </w:rPr>
            <w:fldChar w:fldCharType="begin"/>
          </w:r>
          <w:r>
            <w:rPr>
              <w:noProof/>
              <w:webHidden/>
            </w:rPr>
            <w:instrText xml:space="preserve"> PAGEREF _Toc139379694 \h </w:instrText>
          </w:r>
          <w:r>
            <w:rPr>
              <w:noProof/>
              <w:webHidden/>
            </w:rPr>
          </w:r>
          <w:r>
            <w:rPr>
              <w:noProof/>
              <w:webHidden/>
            </w:rPr>
            <w:fldChar w:fldCharType="separate"/>
          </w:r>
          <w:r>
            <w:rPr>
              <w:noProof/>
              <w:webHidden/>
            </w:rPr>
            <w:t>52</w:t>
          </w:r>
          <w:r>
            <w:rPr>
              <w:noProof/>
              <w:webHidden/>
            </w:rPr>
            <w:fldChar w:fldCharType="end"/>
          </w:r>
          <w:r w:rsidRPr="00B41E80">
            <w:rPr>
              <w:rStyle w:val="Hyperlink"/>
              <w:noProof/>
            </w:rPr>
            <w:fldChar w:fldCharType="end"/>
          </w:r>
        </w:p>
        <w:p w14:paraId="2E59DCDF" w14:textId="46FD2FD7" w:rsidR="00554F16" w:rsidRDefault="00554F16">
          <w:pPr>
            <w:pStyle w:val="TOC1"/>
            <w:tabs>
              <w:tab w:val="right" w:leader="dot" w:pos="7930"/>
            </w:tabs>
            <w:rPr>
              <w:rFonts w:asciiTheme="minorHAnsi" w:eastAsiaTheme="minorEastAsia" w:hAnsiTheme="minorHAnsi" w:cstheme="minorBidi"/>
              <w:b w:val="0"/>
              <w:noProof/>
              <w:sz w:val="22"/>
              <w:lang w:val="en-ID"/>
            </w:rPr>
          </w:pPr>
          <w:r w:rsidRPr="00B41E80">
            <w:rPr>
              <w:rStyle w:val="Hyperlink"/>
              <w:noProof/>
            </w:rPr>
            <w:fldChar w:fldCharType="begin"/>
          </w:r>
          <w:r w:rsidRPr="00B41E80">
            <w:rPr>
              <w:rStyle w:val="Hyperlink"/>
              <w:noProof/>
            </w:rPr>
            <w:instrText xml:space="preserve"> </w:instrText>
          </w:r>
          <w:r>
            <w:rPr>
              <w:noProof/>
            </w:rPr>
            <w:instrText>HYPERLINK \l "_Toc139379695"</w:instrText>
          </w:r>
          <w:r w:rsidRPr="00B41E80">
            <w:rPr>
              <w:rStyle w:val="Hyperlink"/>
              <w:noProof/>
            </w:rPr>
            <w:instrText xml:space="preserve"> </w:instrText>
          </w:r>
          <w:r w:rsidRPr="00B41E80">
            <w:rPr>
              <w:rStyle w:val="Hyperlink"/>
              <w:noProof/>
            </w:rPr>
            <w:fldChar w:fldCharType="separate"/>
          </w:r>
          <w:r w:rsidRPr="00B41E80">
            <w:rPr>
              <w:rStyle w:val="Hyperlink"/>
              <w:noProof/>
            </w:rPr>
            <w:t>DAFTAR PUSTAKA</w:t>
          </w:r>
          <w:r>
            <w:rPr>
              <w:noProof/>
              <w:webHidden/>
            </w:rPr>
            <w:tab/>
          </w:r>
          <w:r>
            <w:rPr>
              <w:noProof/>
              <w:webHidden/>
            </w:rPr>
            <w:fldChar w:fldCharType="begin"/>
          </w:r>
          <w:r>
            <w:rPr>
              <w:noProof/>
              <w:webHidden/>
            </w:rPr>
            <w:instrText xml:space="preserve"> PAGEREF _Toc139379695 \h </w:instrText>
          </w:r>
          <w:r>
            <w:rPr>
              <w:noProof/>
              <w:webHidden/>
            </w:rPr>
          </w:r>
          <w:r>
            <w:rPr>
              <w:noProof/>
              <w:webHidden/>
            </w:rPr>
            <w:fldChar w:fldCharType="separate"/>
          </w:r>
          <w:r>
            <w:rPr>
              <w:noProof/>
              <w:webHidden/>
            </w:rPr>
            <w:t>0</w:t>
          </w:r>
          <w:r>
            <w:rPr>
              <w:noProof/>
              <w:webHidden/>
            </w:rPr>
            <w:fldChar w:fldCharType="end"/>
          </w:r>
          <w:r w:rsidRPr="00B41E80">
            <w:rPr>
              <w:rStyle w:val="Hyperlink"/>
              <w:noProof/>
            </w:rPr>
            <w:fldChar w:fldCharType="end"/>
          </w:r>
        </w:p>
        <w:p w14:paraId="55CE2326" w14:textId="21FF2100" w:rsidR="004C4BDC" w:rsidRDefault="004C4BDC">
          <w:r>
            <w:rPr>
              <w:b/>
              <w:bCs/>
              <w:noProof/>
            </w:rPr>
            <w:fldChar w:fldCharType="end"/>
          </w:r>
        </w:p>
      </w:sdtContent>
    </w:sdt>
    <w:p w14:paraId="0647467D" w14:textId="0B1BBA4D" w:rsidR="00263EDA" w:rsidRDefault="00263EDA" w:rsidP="004C4BDC">
      <w:pPr>
        <w:pStyle w:val="Heading1"/>
        <w:numPr>
          <w:ilvl w:val="0"/>
          <w:numId w:val="0"/>
        </w:numPr>
        <w:jc w:val="left"/>
        <w:rPr>
          <w:lang w:val="en-US"/>
        </w:rPr>
      </w:pPr>
      <w:r>
        <w:rPr>
          <w:lang w:val="en-US"/>
        </w:rPr>
        <w:br w:type="page"/>
      </w:r>
    </w:p>
    <w:p w14:paraId="5BABFBC3" w14:textId="77777777" w:rsidR="0021107C" w:rsidRDefault="00263EDA" w:rsidP="00B66490">
      <w:pPr>
        <w:pStyle w:val="Heading1"/>
        <w:numPr>
          <w:ilvl w:val="0"/>
          <w:numId w:val="0"/>
        </w:numPr>
        <w:rPr>
          <w:ins w:id="31" w:author="fahmi abdillah" w:date="2022-07-13T14:16:00Z"/>
          <w:lang w:val="en-US"/>
        </w:rPr>
      </w:pPr>
      <w:bookmarkStart w:id="32" w:name="_Toc139379627"/>
      <w:r>
        <w:rPr>
          <w:lang w:val="en-US"/>
        </w:rPr>
        <w:lastRenderedPageBreak/>
        <w:t>DAFTAR GAMBAR</w:t>
      </w:r>
      <w:bookmarkEnd w:id="32"/>
    </w:p>
    <w:p w14:paraId="631EECE3" w14:textId="66BD5784" w:rsidR="00D96716" w:rsidRDefault="00A62568">
      <w:pPr>
        <w:pStyle w:val="TableofFigures"/>
        <w:tabs>
          <w:tab w:val="right" w:leader="dot" w:pos="7930"/>
        </w:tabs>
        <w:rPr>
          <w:rFonts w:asciiTheme="minorHAnsi" w:eastAsiaTheme="minorEastAsia" w:hAnsiTheme="minorHAnsi" w:cstheme="minorBidi"/>
          <w:b w:val="0"/>
          <w:noProof/>
          <w:sz w:val="22"/>
          <w:lang w:val="en-ID"/>
        </w:rPr>
      </w:pPr>
      <w:ins w:id="33" w:author="fahmi abdillah" w:date="2022-07-13T23:36:00Z">
        <w:r>
          <w:rPr>
            <w:lang w:val="en-US"/>
          </w:rPr>
          <w:fldChar w:fldCharType="begin"/>
        </w:r>
        <w:r>
          <w:rPr>
            <w:lang w:val="en-US"/>
          </w:rPr>
          <w:instrText xml:space="preserve"> TOC \h \z \c "Gambar" </w:instrText>
        </w:r>
      </w:ins>
      <w:r>
        <w:rPr>
          <w:lang w:val="en-US"/>
        </w:rPr>
        <w:fldChar w:fldCharType="separate"/>
      </w:r>
      <w:r w:rsidR="00D96716" w:rsidRPr="006825EF">
        <w:rPr>
          <w:rStyle w:val="Hyperlink"/>
          <w:noProof/>
        </w:rPr>
        <w:fldChar w:fldCharType="begin"/>
      </w:r>
      <w:r w:rsidR="00D96716" w:rsidRPr="006825EF">
        <w:rPr>
          <w:rStyle w:val="Hyperlink"/>
          <w:noProof/>
        </w:rPr>
        <w:instrText xml:space="preserve"> </w:instrText>
      </w:r>
      <w:r w:rsidR="00D96716">
        <w:rPr>
          <w:noProof/>
        </w:rPr>
        <w:instrText>HYPERLINK "C:\\Users\\fahmy\\SKRIPSI\\draft\\Skripsi_081811633002_Fahmirullah Abdillah.docx" \l "_Toc140053819"</w:instrText>
      </w:r>
      <w:r w:rsidR="00D96716" w:rsidRPr="006825EF">
        <w:rPr>
          <w:rStyle w:val="Hyperlink"/>
          <w:noProof/>
        </w:rPr>
        <w:instrText xml:space="preserve"> </w:instrText>
      </w:r>
      <w:r w:rsidR="009820B7" w:rsidRPr="006825EF">
        <w:rPr>
          <w:rStyle w:val="Hyperlink"/>
          <w:noProof/>
        </w:rPr>
      </w:r>
      <w:r w:rsidR="00D96716" w:rsidRPr="006825EF">
        <w:rPr>
          <w:rStyle w:val="Hyperlink"/>
          <w:noProof/>
        </w:rPr>
        <w:fldChar w:fldCharType="separate"/>
      </w:r>
      <w:r w:rsidR="00D96716" w:rsidRPr="006825EF">
        <w:rPr>
          <w:rStyle w:val="Hyperlink"/>
          <w:noProof/>
        </w:rPr>
        <w:t xml:space="preserve">Gambar </w:t>
      </w:r>
      <w:r w:rsidR="00D96716" w:rsidRPr="006825EF">
        <w:rPr>
          <w:rStyle w:val="Hyperlink"/>
          <w:noProof/>
          <w:lang w:val="en-US"/>
        </w:rPr>
        <w:t>3</w:t>
      </w:r>
      <w:r w:rsidR="00D96716" w:rsidRPr="006825EF">
        <w:rPr>
          <w:rStyle w:val="Hyperlink"/>
          <w:noProof/>
        </w:rPr>
        <w:t>.0.1</w:t>
      </w:r>
      <w:r w:rsidR="00D96716" w:rsidRPr="006825EF">
        <w:rPr>
          <w:rStyle w:val="Hyperlink"/>
          <w:noProof/>
          <w:lang w:val="en-US"/>
        </w:rPr>
        <w:t xml:space="preserve"> flowchart DBSCAN</w:t>
      </w:r>
      <w:r w:rsidR="00D96716">
        <w:rPr>
          <w:noProof/>
          <w:webHidden/>
        </w:rPr>
        <w:tab/>
      </w:r>
      <w:r w:rsidR="00D96716">
        <w:rPr>
          <w:noProof/>
          <w:webHidden/>
        </w:rPr>
        <w:fldChar w:fldCharType="begin"/>
      </w:r>
      <w:r w:rsidR="00D96716">
        <w:rPr>
          <w:noProof/>
          <w:webHidden/>
        </w:rPr>
        <w:instrText xml:space="preserve"> PAGEREF _Toc140053819 \h </w:instrText>
      </w:r>
      <w:r w:rsidR="00D96716">
        <w:rPr>
          <w:noProof/>
          <w:webHidden/>
        </w:rPr>
      </w:r>
      <w:r w:rsidR="00D96716">
        <w:rPr>
          <w:noProof/>
          <w:webHidden/>
        </w:rPr>
        <w:fldChar w:fldCharType="separate"/>
      </w:r>
      <w:r w:rsidR="009820B7">
        <w:rPr>
          <w:noProof/>
          <w:webHidden/>
        </w:rPr>
        <w:t>29</w:t>
      </w:r>
      <w:r w:rsidR="00D96716">
        <w:rPr>
          <w:noProof/>
          <w:webHidden/>
        </w:rPr>
        <w:fldChar w:fldCharType="end"/>
      </w:r>
      <w:r w:rsidR="00D96716" w:rsidRPr="006825EF">
        <w:rPr>
          <w:rStyle w:val="Hyperlink"/>
          <w:noProof/>
        </w:rPr>
        <w:fldChar w:fldCharType="end"/>
      </w:r>
    </w:p>
    <w:p w14:paraId="34729FC6" w14:textId="61CC4A0F"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"C:\\Users\\fahmy\\SKRIPSI\\draft\\Skripsi_081811633002_Fahmirullah Abdillah.docx" \l "_Toc140053820"</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 xml:space="preserve">Gambar </w:t>
      </w:r>
      <w:r w:rsidRPr="006825EF">
        <w:rPr>
          <w:rStyle w:val="Hyperlink"/>
          <w:noProof/>
          <w:lang w:val="en-US"/>
        </w:rPr>
        <w:t>3</w:t>
      </w:r>
      <w:r w:rsidRPr="006825EF">
        <w:rPr>
          <w:rStyle w:val="Hyperlink"/>
          <w:noProof/>
        </w:rPr>
        <w:t>.0.2</w:t>
      </w:r>
      <w:r w:rsidRPr="006825EF">
        <w:rPr>
          <w:rStyle w:val="Hyperlink"/>
          <w:noProof/>
          <w:lang w:val="en-US"/>
        </w:rPr>
        <w:t xml:space="preserve"> flowchart OPTICS</w:t>
      </w:r>
      <w:r>
        <w:rPr>
          <w:noProof/>
          <w:webHidden/>
        </w:rPr>
        <w:tab/>
      </w:r>
      <w:r>
        <w:rPr>
          <w:noProof/>
          <w:webHidden/>
        </w:rPr>
        <w:fldChar w:fldCharType="begin"/>
      </w:r>
      <w:r>
        <w:rPr>
          <w:noProof/>
          <w:webHidden/>
        </w:rPr>
        <w:instrText xml:space="preserve"> PAGEREF _Toc140053820 \h </w:instrText>
      </w:r>
      <w:r>
        <w:rPr>
          <w:noProof/>
          <w:webHidden/>
        </w:rPr>
      </w:r>
      <w:r>
        <w:rPr>
          <w:noProof/>
          <w:webHidden/>
        </w:rPr>
        <w:fldChar w:fldCharType="separate"/>
      </w:r>
      <w:r w:rsidR="009820B7">
        <w:rPr>
          <w:noProof/>
          <w:webHidden/>
        </w:rPr>
        <w:t>31</w:t>
      </w:r>
      <w:r>
        <w:rPr>
          <w:noProof/>
          <w:webHidden/>
        </w:rPr>
        <w:fldChar w:fldCharType="end"/>
      </w:r>
      <w:r w:rsidRPr="006825EF">
        <w:rPr>
          <w:rStyle w:val="Hyperlink"/>
          <w:noProof/>
        </w:rPr>
        <w:fldChar w:fldCharType="end"/>
      </w:r>
    </w:p>
    <w:p w14:paraId="2C684A92" w14:textId="4A4BECE9"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\l "_Toc140053821"</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 xml:space="preserve">Gambar </w:t>
      </w:r>
      <w:r w:rsidRPr="006825EF">
        <w:rPr>
          <w:rStyle w:val="Hyperlink"/>
          <w:noProof/>
          <w:lang w:val="en-US"/>
        </w:rPr>
        <w:t>3</w:t>
      </w:r>
      <w:r w:rsidRPr="006825EF">
        <w:rPr>
          <w:rStyle w:val="Hyperlink"/>
          <w:noProof/>
        </w:rPr>
        <w:t>.0.3</w:t>
      </w:r>
      <w:r w:rsidRPr="006825EF">
        <w:rPr>
          <w:rStyle w:val="Hyperlink"/>
          <w:noProof/>
          <w:lang w:val="en-US"/>
        </w:rPr>
        <w:t xml:space="preserve"> Peta Interaktif Plot.ly</w:t>
      </w:r>
      <w:r>
        <w:rPr>
          <w:noProof/>
          <w:webHidden/>
        </w:rPr>
        <w:tab/>
      </w:r>
      <w:r>
        <w:rPr>
          <w:noProof/>
          <w:webHidden/>
        </w:rPr>
        <w:fldChar w:fldCharType="begin"/>
      </w:r>
      <w:r>
        <w:rPr>
          <w:noProof/>
          <w:webHidden/>
        </w:rPr>
        <w:instrText xml:space="preserve"> PAGEREF _Toc140053821 \h </w:instrText>
      </w:r>
      <w:r>
        <w:rPr>
          <w:noProof/>
          <w:webHidden/>
        </w:rPr>
      </w:r>
      <w:r>
        <w:rPr>
          <w:noProof/>
          <w:webHidden/>
        </w:rPr>
        <w:fldChar w:fldCharType="separate"/>
      </w:r>
      <w:r w:rsidR="009820B7">
        <w:rPr>
          <w:noProof/>
          <w:webHidden/>
        </w:rPr>
        <w:t>32</w:t>
      </w:r>
      <w:r>
        <w:rPr>
          <w:noProof/>
          <w:webHidden/>
        </w:rPr>
        <w:fldChar w:fldCharType="end"/>
      </w:r>
      <w:r w:rsidRPr="006825EF">
        <w:rPr>
          <w:rStyle w:val="Hyperlink"/>
          <w:noProof/>
        </w:rPr>
        <w:fldChar w:fldCharType="end"/>
      </w:r>
    </w:p>
    <w:p w14:paraId="38017C23" w14:textId="32A0F336"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"C:\\Users\\fahmy\\SKRIPSI\\draft\\Skripsi_081811633002_Fahmirullah Abdillah.docx" \l "_Toc140053822"</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 xml:space="preserve">Gambar </w:t>
      </w:r>
      <w:r w:rsidRPr="006825EF">
        <w:rPr>
          <w:rStyle w:val="Hyperlink"/>
          <w:noProof/>
          <w:lang w:val="en-US"/>
        </w:rPr>
        <w:t>4</w:t>
      </w:r>
      <w:r w:rsidRPr="006825EF">
        <w:rPr>
          <w:rStyle w:val="Hyperlink"/>
          <w:noProof/>
        </w:rPr>
        <w:t>.0.1 Contoh Hasil Akuisisi Tweet</w:t>
      </w:r>
      <w:r>
        <w:rPr>
          <w:noProof/>
          <w:webHidden/>
        </w:rPr>
        <w:tab/>
      </w:r>
      <w:r>
        <w:rPr>
          <w:noProof/>
          <w:webHidden/>
        </w:rPr>
        <w:fldChar w:fldCharType="begin"/>
      </w:r>
      <w:r>
        <w:rPr>
          <w:noProof/>
          <w:webHidden/>
        </w:rPr>
        <w:instrText xml:space="preserve"> PAGEREF _Toc140053822 \h </w:instrText>
      </w:r>
      <w:r>
        <w:rPr>
          <w:noProof/>
          <w:webHidden/>
        </w:rPr>
      </w:r>
      <w:r>
        <w:rPr>
          <w:noProof/>
          <w:webHidden/>
        </w:rPr>
        <w:fldChar w:fldCharType="separate"/>
      </w:r>
      <w:r w:rsidR="009820B7">
        <w:rPr>
          <w:noProof/>
          <w:webHidden/>
        </w:rPr>
        <w:t>35</w:t>
      </w:r>
      <w:r>
        <w:rPr>
          <w:noProof/>
          <w:webHidden/>
        </w:rPr>
        <w:fldChar w:fldCharType="end"/>
      </w:r>
      <w:r w:rsidRPr="006825EF">
        <w:rPr>
          <w:rStyle w:val="Hyperlink"/>
          <w:noProof/>
        </w:rPr>
        <w:fldChar w:fldCharType="end"/>
      </w:r>
    </w:p>
    <w:p w14:paraId="2C040DED" w14:textId="67D37185"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"C:\\Users\\fahmy\\SKRIPSI\\draft\\Skripsi_081811633002_Fahmirullah Abdillah.docx" \l "_Toc140053823"</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 xml:space="preserve">Gambar </w:t>
      </w:r>
      <w:r w:rsidRPr="006825EF">
        <w:rPr>
          <w:rStyle w:val="Hyperlink"/>
          <w:noProof/>
          <w:lang w:val="en-US"/>
        </w:rPr>
        <w:t>4</w:t>
      </w:r>
      <w:r w:rsidRPr="006825EF">
        <w:rPr>
          <w:rStyle w:val="Hyperlink"/>
          <w:noProof/>
        </w:rPr>
        <w:t>.0.2</w:t>
      </w:r>
      <w:r w:rsidRPr="006825EF">
        <w:rPr>
          <w:rStyle w:val="Hyperlink"/>
          <w:noProof/>
          <w:lang w:val="en-US"/>
        </w:rPr>
        <w:t xml:space="preserve"> Hasil perhitungan </w:t>
      </w:r>
      <w:r w:rsidRPr="006825EF">
        <w:rPr>
          <w:rStyle w:val="Hyperlink"/>
          <w:i/>
          <w:iCs/>
          <w:noProof/>
          <w:lang w:val="en-US"/>
        </w:rPr>
        <w:t xml:space="preserve">Inverse Document Frequency </w:t>
      </w:r>
      <w:r w:rsidRPr="006825EF">
        <w:rPr>
          <w:rStyle w:val="Hyperlink"/>
          <w:noProof/>
          <w:lang w:val="en-US"/>
        </w:rPr>
        <w:t>(IDF)</w:t>
      </w:r>
      <w:r>
        <w:rPr>
          <w:noProof/>
          <w:webHidden/>
        </w:rPr>
        <w:tab/>
      </w:r>
      <w:r>
        <w:rPr>
          <w:noProof/>
          <w:webHidden/>
        </w:rPr>
        <w:fldChar w:fldCharType="begin"/>
      </w:r>
      <w:r>
        <w:rPr>
          <w:noProof/>
          <w:webHidden/>
        </w:rPr>
        <w:instrText xml:space="preserve"> PAGEREF _Toc140053823 \h </w:instrText>
      </w:r>
      <w:r>
        <w:rPr>
          <w:noProof/>
          <w:webHidden/>
        </w:rPr>
      </w:r>
      <w:r>
        <w:rPr>
          <w:noProof/>
          <w:webHidden/>
        </w:rPr>
        <w:fldChar w:fldCharType="separate"/>
      </w:r>
      <w:r w:rsidR="009820B7">
        <w:rPr>
          <w:noProof/>
          <w:webHidden/>
        </w:rPr>
        <w:t>40</w:t>
      </w:r>
      <w:r>
        <w:rPr>
          <w:noProof/>
          <w:webHidden/>
        </w:rPr>
        <w:fldChar w:fldCharType="end"/>
      </w:r>
      <w:r w:rsidRPr="006825EF">
        <w:rPr>
          <w:rStyle w:val="Hyperlink"/>
          <w:noProof/>
        </w:rPr>
        <w:fldChar w:fldCharType="end"/>
      </w:r>
    </w:p>
    <w:p w14:paraId="32971451" w14:textId="3650633B"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"C:\\Users\\fahmy\\SKRIPSI\\draft\\Skripsi_081811633002_Fahmirullah Abdillah.docx" \l "_Toc140053824"</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 xml:space="preserve">Gambar </w:t>
      </w:r>
      <w:r w:rsidRPr="006825EF">
        <w:rPr>
          <w:rStyle w:val="Hyperlink"/>
          <w:noProof/>
          <w:lang w:val="en-US"/>
        </w:rPr>
        <w:t>4</w:t>
      </w:r>
      <w:r w:rsidRPr="006825EF">
        <w:rPr>
          <w:rStyle w:val="Hyperlink"/>
          <w:noProof/>
        </w:rPr>
        <w:t>.0.3</w:t>
      </w:r>
      <w:r w:rsidRPr="006825EF">
        <w:rPr>
          <w:rStyle w:val="Hyperlink"/>
          <w:noProof/>
          <w:lang w:val="en-US"/>
        </w:rPr>
        <w:t xml:space="preserve"> Hasil perhitungan TF-IDF</w:t>
      </w:r>
      <w:r>
        <w:rPr>
          <w:noProof/>
          <w:webHidden/>
        </w:rPr>
        <w:tab/>
      </w:r>
      <w:r>
        <w:rPr>
          <w:noProof/>
          <w:webHidden/>
        </w:rPr>
        <w:fldChar w:fldCharType="begin"/>
      </w:r>
      <w:r>
        <w:rPr>
          <w:noProof/>
          <w:webHidden/>
        </w:rPr>
        <w:instrText xml:space="preserve"> PAGEREF _Toc140053824 \h </w:instrText>
      </w:r>
      <w:r>
        <w:rPr>
          <w:noProof/>
          <w:webHidden/>
        </w:rPr>
      </w:r>
      <w:r>
        <w:rPr>
          <w:noProof/>
          <w:webHidden/>
        </w:rPr>
        <w:fldChar w:fldCharType="separate"/>
      </w:r>
      <w:r w:rsidR="009820B7">
        <w:rPr>
          <w:noProof/>
          <w:webHidden/>
        </w:rPr>
        <w:t>40</w:t>
      </w:r>
      <w:r>
        <w:rPr>
          <w:noProof/>
          <w:webHidden/>
        </w:rPr>
        <w:fldChar w:fldCharType="end"/>
      </w:r>
      <w:r w:rsidRPr="006825EF">
        <w:rPr>
          <w:rStyle w:val="Hyperlink"/>
          <w:noProof/>
        </w:rPr>
        <w:fldChar w:fldCharType="end"/>
      </w:r>
    </w:p>
    <w:p w14:paraId="68F32B62" w14:textId="505B9E7A"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"C:\\Users\\fahmy\\SKRIPSI\\draft\\Skripsi_081811633002_Fahmirullah Abdillah.docx" \l "_Toc140053825"</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 xml:space="preserve">Gambar </w:t>
      </w:r>
      <w:r w:rsidRPr="006825EF">
        <w:rPr>
          <w:rStyle w:val="Hyperlink"/>
          <w:noProof/>
          <w:lang w:val="en-US"/>
        </w:rPr>
        <w:t>4</w:t>
      </w:r>
      <w:r w:rsidRPr="006825EF">
        <w:rPr>
          <w:rStyle w:val="Hyperlink"/>
          <w:noProof/>
        </w:rPr>
        <w:t xml:space="preserve">.0.4 Hasil </w:t>
      </w:r>
      <w:r w:rsidRPr="006825EF">
        <w:rPr>
          <w:rStyle w:val="Hyperlink"/>
          <w:i/>
          <w:iCs/>
          <w:noProof/>
        </w:rPr>
        <w:t>Scatter-Plot</w:t>
      </w:r>
      <w:r w:rsidRPr="006825EF">
        <w:rPr>
          <w:rStyle w:val="Hyperlink"/>
          <w:noProof/>
        </w:rPr>
        <w:t xml:space="preserve"> DBSCAN </w:t>
      </w:r>
      <w:r w:rsidRPr="006825EF">
        <w:rPr>
          <w:rStyle w:val="Hyperlink"/>
          <w:i/>
          <w:iCs/>
          <w:noProof/>
        </w:rPr>
        <w:t>Clustering</w:t>
      </w:r>
      <w:r>
        <w:rPr>
          <w:noProof/>
          <w:webHidden/>
        </w:rPr>
        <w:tab/>
      </w:r>
      <w:r>
        <w:rPr>
          <w:noProof/>
          <w:webHidden/>
        </w:rPr>
        <w:fldChar w:fldCharType="begin"/>
      </w:r>
      <w:r>
        <w:rPr>
          <w:noProof/>
          <w:webHidden/>
        </w:rPr>
        <w:instrText xml:space="preserve"> PAGEREF _Toc140053825 \h </w:instrText>
      </w:r>
      <w:r>
        <w:rPr>
          <w:noProof/>
          <w:webHidden/>
        </w:rPr>
      </w:r>
      <w:r>
        <w:rPr>
          <w:noProof/>
          <w:webHidden/>
        </w:rPr>
        <w:fldChar w:fldCharType="separate"/>
      </w:r>
      <w:r w:rsidR="009820B7">
        <w:rPr>
          <w:noProof/>
          <w:webHidden/>
        </w:rPr>
        <w:t>45</w:t>
      </w:r>
      <w:r>
        <w:rPr>
          <w:noProof/>
          <w:webHidden/>
        </w:rPr>
        <w:fldChar w:fldCharType="end"/>
      </w:r>
      <w:r w:rsidRPr="006825EF">
        <w:rPr>
          <w:rStyle w:val="Hyperlink"/>
          <w:noProof/>
        </w:rPr>
        <w:fldChar w:fldCharType="end"/>
      </w:r>
    </w:p>
    <w:p w14:paraId="53D44523" w14:textId="0B10F43A"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"C:\\Users\\fahmy\\SKRIPSI\\draft\\Skripsi_081811633002_Fahmirullah Abdillah.docx" \l "_Toc140053826"</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Gambar 0.5 Peta Hasil Visualisasi DBSCAN</w:t>
      </w:r>
      <w:r>
        <w:rPr>
          <w:noProof/>
          <w:webHidden/>
        </w:rPr>
        <w:tab/>
      </w:r>
      <w:r>
        <w:rPr>
          <w:noProof/>
          <w:webHidden/>
        </w:rPr>
        <w:fldChar w:fldCharType="begin"/>
      </w:r>
      <w:r>
        <w:rPr>
          <w:noProof/>
          <w:webHidden/>
        </w:rPr>
        <w:instrText xml:space="preserve"> PAGEREF _Toc140053826 \h </w:instrText>
      </w:r>
      <w:r>
        <w:rPr>
          <w:noProof/>
          <w:webHidden/>
        </w:rPr>
      </w:r>
      <w:r>
        <w:rPr>
          <w:noProof/>
          <w:webHidden/>
        </w:rPr>
        <w:fldChar w:fldCharType="separate"/>
      </w:r>
      <w:r w:rsidR="009820B7">
        <w:rPr>
          <w:noProof/>
          <w:webHidden/>
        </w:rPr>
        <w:t>49</w:t>
      </w:r>
      <w:r>
        <w:rPr>
          <w:noProof/>
          <w:webHidden/>
        </w:rPr>
        <w:fldChar w:fldCharType="end"/>
      </w:r>
      <w:r w:rsidRPr="006825EF">
        <w:rPr>
          <w:rStyle w:val="Hyperlink"/>
          <w:noProof/>
        </w:rPr>
        <w:fldChar w:fldCharType="end"/>
      </w:r>
    </w:p>
    <w:p w14:paraId="116D3732" w14:textId="4A68A48B" w:rsidR="00D96716" w:rsidRDefault="00D96716">
      <w:pPr>
        <w:pStyle w:val="TableofFigures"/>
        <w:tabs>
          <w:tab w:val="right" w:leader="dot" w:pos="7930"/>
        </w:tabs>
        <w:rPr>
          <w:rFonts w:asciiTheme="minorHAnsi" w:eastAsiaTheme="minorEastAsia" w:hAnsiTheme="minorHAnsi" w:cstheme="minorBidi"/>
          <w:b w:val="0"/>
          <w:noProof/>
          <w:sz w:val="22"/>
          <w:lang w:val="en-ID"/>
        </w:rPr>
      </w:pPr>
      <w:r w:rsidRPr="006825EF">
        <w:rPr>
          <w:rStyle w:val="Hyperlink"/>
          <w:noProof/>
        </w:rPr>
        <w:fldChar w:fldCharType="begin"/>
      </w:r>
      <w:r w:rsidRPr="006825EF">
        <w:rPr>
          <w:rStyle w:val="Hyperlink"/>
          <w:noProof/>
        </w:rPr>
        <w:instrText xml:space="preserve"> </w:instrText>
      </w:r>
      <w:r>
        <w:rPr>
          <w:noProof/>
        </w:rPr>
        <w:instrText>HYPERLINK "C:\\Users\\fahmy\\SKRIPSI\\draft\\Skripsi_081811633002_Fahmirullah Abdillah.docx" \l "_Toc140053827"</w:instrText>
      </w:r>
      <w:r w:rsidRPr="006825EF">
        <w:rPr>
          <w:rStyle w:val="Hyperlink"/>
          <w:noProof/>
        </w:rPr>
        <w:instrText xml:space="preserve"> </w:instrText>
      </w:r>
      <w:r w:rsidR="009820B7" w:rsidRPr="006825EF">
        <w:rPr>
          <w:rStyle w:val="Hyperlink"/>
          <w:noProof/>
        </w:rPr>
      </w:r>
      <w:r w:rsidRPr="006825EF">
        <w:rPr>
          <w:rStyle w:val="Hyperlink"/>
          <w:noProof/>
        </w:rPr>
        <w:fldChar w:fldCharType="separate"/>
      </w:r>
      <w:r w:rsidRPr="006825EF">
        <w:rPr>
          <w:rStyle w:val="Hyperlink"/>
          <w:noProof/>
        </w:rPr>
        <w:t>Gambar 0.6</w:t>
      </w:r>
      <w:r w:rsidRPr="006825EF">
        <w:rPr>
          <w:rStyle w:val="Hyperlink"/>
          <w:noProof/>
          <w:lang w:val="en-US"/>
        </w:rPr>
        <w:t xml:space="preserve"> Peta Hasil Visualisasi OPTICS</w:t>
      </w:r>
      <w:r>
        <w:rPr>
          <w:noProof/>
          <w:webHidden/>
        </w:rPr>
        <w:tab/>
      </w:r>
      <w:r>
        <w:rPr>
          <w:noProof/>
          <w:webHidden/>
        </w:rPr>
        <w:fldChar w:fldCharType="begin"/>
      </w:r>
      <w:r>
        <w:rPr>
          <w:noProof/>
          <w:webHidden/>
        </w:rPr>
        <w:instrText xml:space="preserve"> PAGEREF _Toc140053827 \h </w:instrText>
      </w:r>
      <w:r>
        <w:rPr>
          <w:noProof/>
          <w:webHidden/>
        </w:rPr>
      </w:r>
      <w:r>
        <w:rPr>
          <w:noProof/>
          <w:webHidden/>
        </w:rPr>
        <w:fldChar w:fldCharType="separate"/>
      </w:r>
      <w:r w:rsidR="009820B7">
        <w:rPr>
          <w:noProof/>
          <w:webHidden/>
        </w:rPr>
        <w:t>50</w:t>
      </w:r>
      <w:r>
        <w:rPr>
          <w:noProof/>
          <w:webHidden/>
        </w:rPr>
        <w:fldChar w:fldCharType="end"/>
      </w:r>
      <w:r w:rsidRPr="006825EF">
        <w:rPr>
          <w:rStyle w:val="Hyperlink"/>
          <w:noProof/>
        </w:rPr>
        <w:fldChar w:fldCharType="end"/>
      </w:r>
    </w:p>
    <w:p w14:paraId="4F2AFE5C" w14:textId="351AE062" w:rsidR="00D55F12" w:rsidRDefault="00A62568">
      <w:pPr>
        <w:rPr>
          <w:ins w:id="34" w:author="fahmi abdillah" w:date="2022-07-13T23:34:00Z"/>
          <w:b/>
          <w:sz w:val="28"/>
          <w:szCs w:val="40"/>
          <w:lang w:val="en-US"/>
        </w:rPr>
      </w:pPr>
      <w:ins w:id="35" w:author="fahmi abdillah" w:date="2022-07-13T23:36:00Z">
        <w:r>
          <w:rPr>
            <w:lang w:val="en-US"/>
          </w:rPr>
          <w:fldChar w:fldCharType="end"/>
        </w:r>
      </w:ins>
      <w:ins w:id="36" w:author="fahmi abdillah" w:date="2022-07-13T23:34:00Z">
        <w:r w:rsidR="00D55F12">
          <w:rPr>
            <w:lang w:val="en-US"/>
          </w:rPr>
          <w:br w:type="page"/>
        </w:r>
      </w:ins>
    </w:p>
    <w:p w14:paraId="2737FB10" w14:textId="6E730F9D" w:rsidR="00263EDA" w:rsidDel="00D55F12" w:rsidRDefault="00263EDA">
      <w:pPr>
        <w:pStyle w:val="Heading1"/>
        <w:numPr>
          <w:ilvl w:val="0"/>
          <w:numId w:val="0"/>
        </w:numPr>
        <w:jc w:val="left"/>
        <w:rPr>
          <w:del w:id="37" w:author="fahmi abdillah" w:date="2022-07-13T23:33:00Z"/>
          <w:lang w:val="en-US"/>
        </w:rPr>
        <w:pPrChange w:id="38" w:author="fahmi abdillah" w:date="2022-07-13T14:16:00Z">
          <w:pPr>
            <w:pStyle w:val="Heading1"/>
            <w:numPr>
              <w:numId w:val="0"/>
            </w:numPr>
            <w:ind w:left="0" w:firstLine="0"/>
          </w:pPr>
        </w:pPrChange>
      </w:pPr>
      <w:del w:id="39" w:author="fahmi abdillah" w:date="2022-07-13T23:33:00Z">
        <w:r w:rsidDel="00D55F12">
          <w:rPr>
            <w:lang w:val="en-US"/>
          </w:rPr>
          <w:lastRenderedPageBreak/>
          <w:br w:type="page"/>
        </w:r>
      </w:del>
    </w:p>
    <w:p w14:paraId="573DEC3E" w14:textId="77777777" w:rsidR="00713782" w:rsidRDefault="00263EDA" w:rsidP="00B66490">
      <w:pPr>
        <w:pStyle w:val="Heading1"/>
        <w:numPr>
          <w:ilvl w:val="0"/>
          <w:numId w:val="0"/>
        </w:numPr>
        <w:rPr>
          <w:lang w:val="en-US"/>
        </w:rPr>
      </w:pPr>
      <w:bookmarkStart w:id="40" w:name="_Toc139379628"/>
      <w:r>
        <w:rPr>
          <w:lang w:val="en-US"/>
        </w:rPr>
        <w:t>DAFTAR TABEL</w:t>
      </w:r>
      <w:bookmarkEnd w:id="40"/>
    </w:p>
    <w:bookmarkStart w:id="41" w:name="_Toc139379629"/>
    <w:bookmarkEnd w:id="41"/>
    <w:p w14:paraId="2F4509D0" w14:textId="45E7B6A5" w:rsidR="00B9025D" w:rsidRDefault="00713782">
      <w:pPr>
        <w:pStyle w:val="TableofFigures"/>
        <w:tabs>
          <w:tab w:val="right" w:leader="dot" w:pos="7930"/>
        </w:tabs>
        <w:rPr>
          <w:rFonts w:asciiTheme="minorHAnsi" w:eastAsiaTheme="minorEastAsia" w:hAnsiTheme="minorHAnsi" w:cstheme="minorBidi"/>
          <w:b w:val="0"/>
          <w:noProof/>
          <w:sz w:val="22"/>
          <w:lang w:val="en-ID"/>
        </w:rPr>
      </w:pPr>
      <w:r>
        <w:fldChar w:fldCharType="begin"/>
      </w:r>
      <w:r>
        <w:instrText xml:space="preserve"> TOC \h \z \c "Tabel" </w:instrText>
      </w:r>
      <w:r>
        <w:fldChar w:fldCharType="separate"/>
      </w:r>
      <w:r w:rsidR="00B9025D" w:rsidRPr="00881406">
        <w:rPr>
          <w:rStyle w:val="Hyperlink"/>
          <w:noProof/>
        </w:rPr>
        <w:fldChar w:fldCharType="begin"/>
      </w:r>
      <w:r w:rsidR="00B9025D" w:rsidRPr="00881406">
        <w:rPr>
          <w:rStyle w:val="Hyperlink"/>
          <w:noProof/>
        </w:rPr>
        <w:instrText xml:space="preserve"> </w:instrText>
      </w:r>
      <w:r w:rsidR="00B9025D">
        <w:rPr>
          <w:noProof/>
        </w:rPr>
        <w:instrText>HYPERLINK \l "_Toc134021157"</w:instrText>
      </w:r>
      <w:r w:rsidR="00B9025D" w:rsidRPr="00881406">
        <w:rPr>
          <w:rStyle w:val="Hyperlink"/>
          <w:noProof/>
        </w:rPr>
        <w:instrText xml:space="preserve"> </w:instrText>
      </w:r>
      <w:r w:rsidR="00B9025D" w:rsidRPr="00881406">
        <w:rPr>
          <w:rStyle w:val="Hyperlink"/>
          <w:noProof/>
        </w:rPr>
        <w:fldChar w:fldCharType="separate"/>
      </w:r>
      <w:r w:rsidR="00B9025D" w:rsidRPr="00881406">
        <w:rPr>
          <w:rStyle w:val="Hyperlink"/>
          <w:rFonts w:cs="Times New Roman"/>
          <w:noProof/>
        </w:rPr>
        <w:t>Tabel</w:t>
      </w:r>
      <w:r w:rsidR="00B9025D" w:rsidRPr="00881406">
        <w:rPr>
          <w:rStyle w:val="Hyperlink"/>
          <w:rFonts w:cs="Times New Roman"/>
          <w:noProof/>
          <w:lang w:val="en-US"/>
        </w:rPr>
        <w:t xml:space="preserve"> 2</w:t>
      </w:r>
      <w:r w:rsidR="00B9025D" w:rsidRPr="00881406">
        <w:rPr>
          <w:rStyle w:val="Hyperlink"/>
          <w:rFonts w:cs="Times New Roman"/>
          <w:noProof/>
        </w:rPr>
        <w:t>.0.1</w:t>
      </w:r>
      <w:r w:rsidR="00B9025D" w:rsidRPr="00881406">
        <w:rPr>
          <w:rStyle w:val="Hyperlink"/>
          <w:rFonts w:cs="Times New Roman"/>
          <w:noProof/>
          <w:lang w:val="en-US"/>
        </w:rPr>
        <w:t xml:space="preserve"> Kombinasi Awalan yang Tidak Diizinkan</w:t>
      </w:r>
      <w:r w:rsidR="00B9025D">
        <w:rPr>
          <w:noProof/>
          <w:webHidden/>
        </w:rPr>
        <w:tab/>
      </w:r>
      <w:r w:rsidR="00B9025D">
        <w:rPr>
          <w:noProof/>
          <w:webHidden/>
        </w:rPr>
        <w:fldChar w:fldCharType="begin"/>
      </w:r>
      <w:r w:rsidR="00B9025D">
        <w:rPr>
          <w:noProof/>
          <w:webHidden/>
        </w:rPr>
        <w:instrText xml:space="preserve"> PAGEREF _Toc134021157 \h </w:instrText>
      </w:r>
      <w:r w:rsidR="00B9025D">
        <w:rPr>
          <w:noProof/>
          <w:webHidden/>
        </w:rPr>
      </w:r>
      <w:r w:rsidR="00B9025D">
        <w:rPr>
          <w:noProof/>
          <w:webHidden/>
        </w:rPr>
        <w:fldChar w:fldCharType="separate"/>
      </w:r>
      <w:r w:rsidR="00B9025D">
        <w:rPr>
          <w:noProof/>
          <w:webHidden/>
        </w:rPr>
        <w:t>10</w:t>
      </w:r>
      <w:r w:rsidR="00B9025D">
        <w:rPr>
          <w:noProof/>
          <w:webHidden/>
        </w:rPr>
        <w:fldChar w:fldCharType="end"/>
      </w:r>
      <w:r w:rsidR="00B9025D" w:rsidRPr="00881406">
        <w:rPr>
          <w:rStyle w:val="Hyperlink"/>
          <w:noProof/>
        </w:rPr>
        <w:fldChar w:fldCharType="end"/>
      </w:r>
    </w:p>
    <w:p w14:paraId="06963101" w14:textId="551C101D"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"_Toc134021158"</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2</w:t>
      </w:r>
      <w:r w:rsidRPr="00881406">
        <w:rPr>
          <w:rStyle w:val="Hyperlink"/>
          <w:noProof/>
        </w:rPr>
        <w:t>.0.2</w:t>
      </w:r>
      <w:r w:rsidRPr="00881406">
        <w:rPr>
          <w:rStyle w:val="Hyperlink"/>
          <w:noProof/>
          <w:lang w:val="en-US"/>
        </w:rPr>
        <w:t xml:space="preserve"> Metode Klasterisasi (Han et al. 2012)</w:t>
      </w:r>
      <w:r>
        <w:rPr>
          <w:noProof/>
          <w:webHidden/>
        </w:rPr>
        <w:tab/>
      </w:r>
      <w:r>
        <w:rPr>
          <w:noProof/>
          <w:webHidden/>
        </w:rPr>
        <w:fldChar w:fldCharType="begin"/>
      </w:r>
      <w:r>
        <w:rPr>
          <w:noProof/>
          <w:webHidden/>
        </w:rPr>
        <w:instrText xml:space="preserve"> PAGEREF _Toc134021158 \h </w:instrText>
      </w:r>
      <w:r>
        <w:rPr>
          <w:noProof/>
          <w:webHidden/>
        </w:rPr>
      </w:r>
      <w:r>
        <w:rPr>
          <w:noProof/>
          <w:webHidden/>
        </w:rPr>
        <w:fldChar w:fldCharType="separate"/>
      </w:r>
      <w:r>
        <w:rPr>
          <w:noProof/>
          <w:webHidden/>
        </w:rPr>
        <w:t>12</w:t>
      </w:r>
      <w:r>
        <w:rPr>
          <w:noProof/>
          <w:webHidden/>
        </w:rPr>
        <w:fldChar w:fldCharType="end"/>
      </w:r>
      <w:r w:rsidRPr="00881406">
        <w:rPr>
          <w:rStyle w:val="Hyperlink"/>
          <w:noProof/>
        </w:rPr>
        <w:fldChar w:fldCharType="end"/>
      </w:r>
    </w:p>
    <w:p w14:paraId="4AE2AEEE" w14:textId="503CE7CA"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"_Toc134021159"</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2</w:t>
      </w:r>
      <w:r w:rsidRPr="00881406">
        <w:rPr>
          <w:rStyle w:val="Hyperlink"/>
          <w:noProof/>
        </w:rPr>
        <w:t>.0.3</w:t>
      </w:r>
      <w:r w:rsidRPr="00881406">
        <w:rPr>
          <w:rStyle w:val="Hyperlink"/>
          <w:noProof/>
          <w:lang w:val="en-US"/>
        </w:rPr>
        <w:t xml:space="preserve"> Komponen use case diagram</w:t>
      </w:r>
      <w:r>
        <w:rPr>
          <w:noProof/>
          <w:webHidden/>
        </w:rPr>
        <w:tab/>
      </w:r>
      <w:r>
        <w:rPr>
          <w:noProof/>
          <w:webHidden/>
        </w:rPr>
        <w:fldChar w:fldCharType="begin"/>
      </w:r>
      <w:r>
        <w:rPr>
          <w:noProof/>
          <w:webHidden/>
        </w:rPr>
        <w:instrText xml:space="preserve"> PAGEREF _Toc134021159 \h </w:instrText>
      </w:r>
      <w:r>
        <w:rPr>
          <w:noProof/>
          <w:webHidden/>
        </w:rPr>
      </w:r>
      <w:r>
        <w:rPr>
          <w:noProof/>
          <w:webHidden/>
        </w:rPr>
        <w:fldChar w:fldCharType="separate"/>
      </w:r>
      <w:r>
        <w:rPr>
          <w:noProof/>
          <w:webHidden/>
        </w:rPr>
        <w:t>18</w:t>
      </w:r>
      <w:r>
        <w:rPr>
          <w:noProof/>
          <w:webHidden/>
        </w:rPr>
        <w:fldChar w:fldCharType="end"/>
      </w:r>
      <w:r w:rsidRPr="00881406">
        <w:rPr>
          <w:rStyle w:val="Hyperlink"/>
          <w:noProof/>
        </w:rPr>
        <w:fldChar w:fldCharType="end"/>
      </w:r>
    </w:p>
    <w:p w14:paraId="755DC9CF" w14:textId="1FE5197D"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"_Toc134021160"</w:instrText>
      </w:r>
      <w:r w:rsidRPr="00881406">
        <w:rPr>
          <w:rStyle w:val="Hyperlink"/>
          <w:noProof/>
        </w:rPr>
        <w:instrText xml:space="preserve"> </w:instrText>
      </w:r>
      <w:r w:rsidRPr="00881406">
        <w:rPr>
          <w:rStyle w:val="Hyperlink"/>
          <w:noProof/>
        </w:rPr>
        <w:fldChar w:fldCharType="separate"/>
      </w:r>
      <w:r w:rsidRPr="00881406">
        <w:rPr>
          <w:rStyle w:val="Hyperlink"/>
          <w:noProof/>
        </w:rPr>
        <w:t>Tabel</w:t>
      </w:r>
      <w:r w:rsidRPr="00881406">
        <w:rPr>
          <w:rStyle w:val="Hyperlink"/>
          <w:i/>
          <w:iCs/>
          <w:noProof/>
          <w:lang w:val="en-US"/>
        </w:rPr>
        <w:t xml:space="preserve"> 3</w:t>
      </w:r>
      <w:r w:rsidRPr="00881406">
        <w:rPr>
          <w:rStyle w:val="Hyperlink"/>
          <w:i/>
          <w:iCs/>
          <w:noProof/>
        </w:rPr>
        <w:t>.0.4</w:t>
      </w:r>
      <w:r w:rsidRPr="00881406">
        <w:rPr>
          <w:rStyle w:val="Hyperlink"/>
          <w:noProof/>
          <w:lang w:val="en-US"/>
        </w:rPr>
        <w:t xml:space="preserve"> Komponen</w:t>
      </w:r>
      <w:r w:rsidRPr="00881406">
        <w:rPr>
          <w:rStyle w:val="Hyperlink"/>
          <w:i/>
          <w:iCs/>
          <w:noProof/>
          <w:lang w:val="en-US"/>
        </w:rPr>
        <w:t xml:space="preserve"> activity diagram</w:t>
      </w:r>
      <w:r>
        <w:rPr>
          <w:noProof/>
          <w:webHidden/>
        </w:rPr>
        <w:tab/>
      </w:r>
      <w:r>
        <w:rPr>
          <w:noProof/>
          <w:webHidden/>
        </w:rPr>
        <w:fldChar w:fldCharType="begin"/>
      </w:r>
      <w:r>
        <w:rPr>
          <w:noProof/>
          <w:webHidden/>
        </w:rPr>
        <w:instrText xml:space="preserve"> PAGEREF _Toc134021160 \h </w:instrText>
      </w:r>
      <w:r>
        <w:rPr>
          <w:noProof/>
          <w:webHidden/>
        </w:rPr>
      </w:r>
      <w:r>
        <w:rPr>
          <w:noProof/>
          <w:webHidden/>
        </w:rPr>
        <w:fldChar w:fldCharType="separate"/>
      </w:r>
      <w:r>
        <w:rPr>
          <w:noProof/>
          <w:webHidden/>
        </w:rPr>
        <w:t>20</w:t>
      </w:r>
      <w:r>
        <w:rPr>
          <w:noProof/>
          <w:webHidden/>
        </w:rPr>
        <w:fldChar w:fldCharType="end"/>
      </w:r>
      <w:r w:rsidRPr="00881406">
        <w:rPr>
          <w:rStyle w:val="Hyperlink"/>
          <w:noProof/>
        </w:rPr>
        <w:fldChar w:fldCharType="end"/>
      </w:r>
    </w:p>
    <w:p w14:paraId="2A13F2E0" w14:textId="52368A95"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"_Toc134021161"</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3</w:t>
      </w:r>
      <w:r w:rsidRPr="00881406">
        <w:rPr>
          <w:rStyle w:val="Hyperlink"/>
          <w:noProof/>
        </w:rPr>
        <w:t>.0.1</w:t>
      </w:r>
      <w:r w:rsidRPr="00881406">
        <w:rPr>
          <w:rStyle w:val="Hyperlink"/>
          <w:noProof/>
          <w:lang w:val="en-US"/>
        </w:rPr>
        <w:t xml:space="preserve"> Kata Kunci yang digunakan untuk pencarian tweet</w:t>
      </w:r>
      <w:r>
        <w:rPr>
          <w:noProof/>
          <w:webHidden/>
        </w:rPr>
        <w:tab/>
      </w:r>
      <w:r>
        <w:rPr>
          <w:noProof/>
          <w:webHidden/>
        </w:rPr>
        <w:fldChar w:fldCharType="begin"/>
      </w:r>
      <w:r>
        <w:rPr>
          <w:noProof/>
          <w:webHidden/>
        </w:rPr>
        <w:instrText xml:space="preserve"> PAGEREF _Toc134021161 \h </w:instrText>
      </w:r>
      <w:r>
        <w:rPr>
          <w:noProof/>
          <w:webHidden/>
        </w:rPr>
      </w:r>
      <w:r>
        <w:rPr>
          <w:noProof/>
          <w:webHidden/>
        </w:rPr>
        <w:fldChar w:fldCharType="separate"/>
      </w:r>
      <w:r>
        <w:rPr>
          <w:noProof/>
          <w:webHidden/>
        </w:rPr>
        <w:t>24</w:t>
      </w:r>
      <w:r>
        <w:rPr>
          <w:noProof/>
          <w:webHidden/>
        </w:rPr>
        <w:fldChar w:fldCharType="end"/>
      </w:r>
      <w:r w:rsidRPr="00881406">
        <w:rPr>
          <w:rStyle w:val="Hyperlink"/>
          <w:noProof/>
        </w:rPr>
        <w:fldChar w:fldCharType="end"/>
      </w:r>
    </w:p>
    <w:p w14:paraId="5A594BC6" w14:textId="42A27163"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"_Toc134021162"</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3</w:t>
      </w:r>
      <w:r w:rsidRPr="00881406">
        <w:rPr>
          <w:rStyle w:val="Hyperlink"/>
          <w:noProof/>
        </w:rPr>
        <w:t>.0.2</w:t>
      </w:r>
      <w:r w:rsidRPr="00881406">
        <w:rPr>
          <w:rStyle w:val="Hyperlink"/>
          <w:noProof/>
          <w:lang w:val="en-US"/>
        </w:rPr>
        <w:t xml:space="preserve"> Contoh Tokenizing</w:t>
      </w:r>
      <w:r>
        <w:rPr>
          <w:noProof/>
          <w:webHidden/>
        </w:rPr>
        <w:tab/>
      </w:r>
      <w:r>
        <w:rPr>
          <w:noProof/>
          <w:webHidden/>
        </w:rPr>
        <w:fldChar w:fldCharType="begin"/>
      </w:r>
      <w:r>
        <w:rPr>
          <w:noProof/>
          <w:webHidden/>
        </w:rPr>
        <w:instrText xml:space="preserve"> PAGEREF _Toc134021162 \h </w:instrText>
      </w:r>
      <w:r>
        <w:rPr>
          <w:noProof/>
          <w:webHidden/>
        </w:rPr>
      </w:r>
      <w:r>
        <w:rPr>
          <w:noProof/>
          <w:webHidden/>
        </w:rPr>
        <w:fldChar w:fldCharType="separate"/>
      </w:r>
      <w:r>
        <w:rPr>
          <w:noProof/>
          <w:webHidden/>
        </w:rPr>
        <w:t>27</w:t>
      </w:r>
      <w:r>
        <w:rPr>
          <w:noProof/>
          <w:webHidden/>
        </w:rPr>
        <w:fldChar w:fldCharType="end"/>
      </w:r>
      <w:r w:rsidRPr="00881406">
        <w:rPr>
          <w:rStyle w:val="Hyperlink"/>
          <w:noProof/>
        </w:rPr>
        <w:fldChar w:fldCharType="end"/>
      </w:r>
    </w:p>
    <w:p w14:paraId="2EBCC0F3" w14:textId="687A303C"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"_Toc134021163"</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3</w:t>
      </w:r>
      <w:r w:rsidRPr="00881406">
        <w:rPr>
          <w:rStyle w:val="Hyperlink"/>
          <w:noProof/>
        </w:rPr>
        <w:t>.0.3</w:t>
      </w:r>
      <w:r w:rsidRPr="00881406">
        <w:rPr>
          <w:rStyle w:val="Hyperlink"/>
          <w:noProof/>
          <w:lang w:val="en-US"/>
        </w:rPr>
        <w:t xml:space="preserve"> Contoh stopwords removal</w:t>
      </w:r>
      <w:r>
        <w:rPr>
          <w:noProof/>
          <w:webHidden/>
        </w:rPr>
        <w:tab/>
      </w:r>
      <w:r>
        <w:rPr>
          <w:noProof/>
          <w:webHidden/>
        </w:rPr>
        <w:fldChar w:fldCharType="begin"/>
      </w:r>
      <w:r>
        <w:rPr>
          <w:noProof/>
          <w:webHidden/>
        </w:rPr>
        <w:instrText xml:space="preserve"> PAGEREF _Toc134021163 \h </w:instrText>
      </w:r>
      <w:r>
        <w:rPr>
          <w:noProof/>
          <w:webHidden/>
        </w:rPr>
      </w:r>
      <w:r>
        <w:rPr>
          <w:noProof/>
          <w:webHidden/>
        </w:rPr>
        <w:fldChar w:fldCharType="separate"/>
      </w:r>
      <w:r>
        <w:rPr>
          <w:noProof/>
          <w:webHidden/>
        </w:rPr>
        <w:t>28</w:t>
      </w:r>
      <w:r>
        <w:rPr>
          <w:noProof/>
          <w:webHidden/>
        </w:rPr>
        <w:fldChar w:fldCharType="end"/>
      </w:r>
      <w:r w:rsidRPr="00881406">
        <w:rPr>
          <w:rStyle w:val="Hyperlink"/>
          <w:noProof/>
        </w:rPr>
        <w:fldChar w:fldCharType="end"/>
      </w:r>
    </w:p>
    <w:p w14:paraId="1A42F1D6" w14:textId="39CE74C8"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"_Toc134021164"</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3</w:t>
      </w:r>
      <w:r w:rsidRPr="00881406">
        <w:rPr>
          <w:rStyle w:val="Hyperlink"/>
          <w:noProof/>
        </w:rPr>
        <w:t>.0.4</w:t>
      </w:r>
      <w:r w:rsidRPr="00881406">
        <w:rPr>
          <w:rStyle w:val="Hyperlink"/>
          <w:noProof/>
          <w:lang w:val="en-US"/>
        </w:rPr>
        <w:t xml:space="preserve"> Contoh stemming</w:t>
      </w:r>
      <w:r>
        <w:rPr>
          <w:noProof/>
          <w:webHidden/>
        </w:rPr>
        <w:tab/>
      </w:r>
      <w:r>
        <w:rPr>
          <w:noProof/>
          <w:webHidden/>
        </w:rPr>
        <w:fldChar w:fldCharType="begin"/>
      </w:r>
      <w:r>
        <w:rPr>
          <w:noProof/>
          <w:webHidden/>
        </w:rPr>
        <w:instrText xml:space="preserve"> PAGEREF _Toc134021164 \h </w:instrText>
      </w:r>
      <w:r>
        <w:rPr>
          <w:noProof/>
          <w:webHidden/>
        </w:rPr>
      </w:r>
      <w:r>
        <w:rPr>
          <w:noProof/>
          <w:webHidden/>
        </w:rPr>
        <w:fldChar w:fldCharType="separate"/>
      </w:r>
      <w:r>
        <w:rPr>
          <w:noProof/>
          <w:webHidden/>
        </w:rPr>
        <w:t>28</w:t>
      </w:r>
      <w:r>
        <w:rPr>
          <w:noProof/>
          <w:webHidden/>
        </w:rPr>
        <w:fldChar w:fldCharType="end"/>
      </w:r>
      <w:r w:rsidRPr="00881406">
        <w:rPr>
          <w:rStyle w:val="Hyperlink"/>
          <w:noProof/>
        </w:rPr>
        <w:fldChar w:fldCharType="end"/>
      </w:r>
    </w:p>
    <w:p w14:paraId="15446421" w14:textId="44F2C0D0"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"_Toc134021165"</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4</w:t>
      </w:r>
      <w:r w:rsidRPr="00881406">
        <w:rPr>
          <w:rStyle w:val="Hyperlink"/>
          <w:noProof/>
        </w:rPr>
        <w:t>.1</w:t>
      </w:r>
      <w:r w:rsidRPr="00881406">
        <w:rPr>
          <w:rStyle w:val="Hyperlink"/>
          <w:noProof/>
          <w:lang w:val="en-US"/>
        </w:rPr>
        <w:t xml:space="preserve"> Tabel Hasil </w:t>
      </w:r>
      <w:r w:rsidRPr="00881406">
        <w:rPr>
          <w:rStyle w:val="Hyperlink"/>
          <w:i/>
          <w:iCs/>
          <w:noProof/>
          <w:lang w:val="en-US"/>
        </w:rPr>
        <w:t>Scraping</w:t>
      </w:r>
      <w:r>
        <w:rPr>
          <w:noProof/>
          <w:webHidden/>
        </w:rPr>
        <w:tab/>
      </w:r>
      <w:r>
        <w:rPr>
          <w:noProof/>
          <w:webHidden/>
        </w:rPr>
        <w:fldChar w:fldCharType="begin"/>
      </w:r>
      <w:r>
        <w:rPr>
          <w:noProof/>
          <w:webHidden/>
        </w:rPr>
        <w:instrText xml:space="preserve"> PAGEREF _Toc134021165 \h </w:instrText>
      </w:r>
      <w:r>
        <w:rPr>
          <w:noProof/>
          <w:webHidden/>
        </w:rPr>
      </w:r>
      <w:r>
        <w:rPr>
          <w:noProof/>
          <w:webHidden/>
        </w:rPr>
        <w:fldChar w:fldCharType="separate"/>
      </w:r>
      <w:r>
        <w:rPr>
          <w:noProof/>
          <w:webHidden/>
        </w:rPr>
        <w:t>36</w:t>
      </w:r>
      <w:r>
        <w:rPr>
          <w:noProof/>
          <w:webHidden/>
        </w:rPr>
        <w:fldChar w:fldCharType="end"/>
      </w:r>
      <w:r w:rsidRPr="00881406">
        <w:rPr>
          <w:rStyle w:val="Hyperlink"/>
          <w:noProof/>
        </w:rPr>
        <w:fldChar w:fldCharType="end"/>
      </w:r>
    </w:p>
    <w:p w14:paraId="7BC2011A" w14:textId="5721398E"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"_Toc134021166"</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4</w:t>
      </w:r>
      <w:r w:rsidRPr="00881406">
        <w:rPr>
          <w:rStyle w:val="Hyperlink"/>
          <w:noProof/>
        </w:rPr>
        <w:t>.2</w:t>
      </w:r>
      <w:r w:rsidRPr="00881406">
        <w:rPr>
          <w:rStyle w:val="Hyperlink"/>
          <w:noProof/>
          <w:lang w:val="en-US"/>
        </w:rPr>
        <w:t xml:space="preserve"> Tabel</w:t>
      </w:r>
      <w:r w:rsidRPr="00881406">
        <w:rPr>
          <w:rStyle w:val="Hyperlink"/>
          <w:i/>
          <w:iCs/>
          <w:noProof/>
          <w:lang w:val="en-US"/>
        </w:rPr>
        <w:t xml:space="preserve"> </w:t>
      </w:r>
      <w:r w:rsidRPr="00881406">
        <w:rPr>
          <w:rStyle w:val="Hyperlink"/>
          <w:noProof/>
          <w:lang w:val="en-US"/>
        </w:rPr>
        <w:t>proses</w:t>
      </w:r>
      <w:r w:rsidRPr="00881406">
        <w:rPr>
          <w:rStyle w:val="Hyperlink"/>
          <w:i/>
          <w:iCs/>
          <w:noProof/>
          <w:lang w:val="en-US"/>
        </w:rPr>
        <w:t xml:space="preserve"> case folding</w:t>
      </w:r>
      <w:r>
        <w:rPr>
          <w:noProof/>
          <w:webHidden/>
        </w:rPr>
        <w:tab/>
      </w:r>
      <w:r>
        <w:rPr>
          <w:noProof/>
          <w:webHidden/>
        </w:rPr>
        <w:fldChar w:fldCharType="begin"/>
      </w:r>
      <w:r>
        <w:rPr>
          <w:noProof/>
          <w:webHidden/>
        </w:rPr>
        <w:instrText xml:space="preserve"> PAGEREF _Toc134021166 \h </w:instrText>
      </w:r>
      <w:r>
        <w:rPr>
          <w:noProof/>
          <w:webHidden/>
        </w:rPr>
      </w:r>
      <w:r>
        <w:rPr>
          <w:noProof/>
          <w:webHidden/>
        </w:rPr>
        <w:fldChar w:fldCharType="separate"/>
      </w:r>
      <w:r>
        <w:rPr>
          <w:noProof/>
          <w:webHidden/>
        </w:rPr>
        <w:t>37</w:t>
      </w:r>
      <w:r>
        <w:rPr>
          <w:noProof/>
          <w:webHidden/>
        </w:rPr>
        <w:fldChar w:fldCharType="end"/>
      </w:r>
      <w:r w:rsidRPr="00881406">
        <w:rPr>
          <w:rStyle w:val="Hyperlink"/>
          <w:noProof/>
        </w:rPr>
        <w:fldChar w:fldCharType="end"/>
      </w:r>
    </w:p>
    <w:p w14:paraId="5CB14EB6" w14:textId="1369AE95"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"_Toc134021167"</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4</w:t>
      </w:r>
      <w:r w:rsidRPr="00881406">
        <w:rPr>
          <w:rStyle w:val="Hyperlink"/>
          <w:noProof/>
        </w:rPr>
        <w:t>.3</w:t>
      </w:r>
      <w:r w:rsidRPr="00881406">
        <w:rPr>
          <w:rStyle w:val="Hyperlink"/>
          <w:i/>
          <w:iCs/>
          <w:noProof/>
          <w:lang w:val="en-US"/>
        </w:rPr>
        <w:t xml:space="preserve"> </w:t>
      </w:r>
      <w:r w:rsidRPr="00881406">
        <w:rPr>
          <w:rStyle w:val="Hyperlink"/>
          <w:noProof/>
          <w:lang w:val="en-US"/>
        </w:rPr>
        <w:t>Tabel</w:t>
      </w:r>
      <w:r w:rsidRPr="00881406">
        <w:rPr>
          <w:rStyle w:val="Hyperlink"/>
          <w:noProof/>
        </w:rPr>
        <w:t xml:space="preserve"> </w:t>
      </w:r>
      <w:r w:rsidRPr="00881406">
        <w:rPr>
          <w:rStyle w:val="Hyperlink"/>
          <w:noProof/>
          <w:lang w:val="en-US"/>
        </w:rPr>
        <w:t>proses</w:t>
      </w:r>
      <w:r w:rsidRPr="00881406">
        <w:rPr>
          <w:rStyle w:val="Hyperlink"/>
          <w:i/>
          <w:iCs/>
          <w:noProof/>
          <w:lang w:val="en-US"/>
        </w:rPr>
        <w:t xml:space="preserve"> tokenizing</w:t>
      </w:r>
      <w:r>
        <w:rPr>
          <w:noProof/>
          <w:webHidden/>
        </w:rPr>
        <w:tab/>
      </w:r>
      <w:r>
        <w:rPr>
          <w:noProof/>
          <w:webHidden/>
        </w:rPr>
        <w:fldChar w:fldCharType="begin"/>
      </w:r>
      <w:r>
        <w:rPr>
          <w:noProof/>
          <w:webHidden/>
        </w:rPr>
        <w:instrText xml:space="preserve"> PAGEREF _Toc134021167 \h </w:instrText>
      </w:r>
      <w:r>
        <w:rPr>
          <w:noProof/>
          <w:webHidden/>
        </w:rPr>
      </w:r>
      <w:r>
        <w:rPr>
          <w:noProof/>
          <w:webHidden/>
        </w:rPr>
        <w:fldChar w:fldCharType="separate"/>
      </w:r>
      <w:r>
        <w:rPr>
          <w:noProof/>
          <w:webHidden/>
        </w:rPr>
        <w:t>38</w:t>
      </w:r>
      <w:r>
        <w:rPr>
          <w:noProof/>
          <w:webHidden/>
        </w:rPr>
        <w:fldChar w:fldCharType="end"/>
      </w:r>
      <w:r w:rsidRPr="00881406">
        <w:rPr>
          <w:rStyle w:val="Hyperlink"/>
          <w:noProof/>
        </w:rPr>
        <w:fldChar w:fldCharType="end"/>
      </w:r>
    </w:p>
    <w:p w14:paraId="19257728" w14:textId="3AC5AF31" w:rsidR="00B9025D" w:rsidRDefault="00B9025D">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"_Toc134021168"</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4</w:t>
      </w:r>
      <w:r w:rsidRPr="00881406">
        <w:rPr>
          <w:rStyle w:val="Hyperlink"/>
          <w:noProof/>
        </w:rPr>
        <w:t>.4</w:t>
      </w:r>
      <w:r w:rsidRPr="00881406">
        <w:rPr>
          <w:rStyle w:val="Hyperlink"/>
          <w:noProof/>
          <w:lang w:val="en-US"/>
        </w:rPr>
        <w:t xml:space="preserve"> Tabel proses</w:t>
      </w:r>
      <w:r w:rsidRPr="00881406">
        <w:rPr>
          <w:rStyle w:val="Hyperlink"/>
          <w:i/>
          <w:iCs/>
          <w:noProof/>
          <w:lang w:val="en-US"/>
        </w:rPr>
        <w:t xml:space="preserve"> </w:t>
      </w:r>
      <w:r w:rsidRPr="00881406">
        <w:rPr>
          <w:rStyle w:val="Hyperlink"/>
          <w:noProof/>
        </w:rPr>
        <w:t>penghapusan</w:t>
      </w:r>
      <w:r w:rsidRPr="00881406">
        <w:rPr>
          <w:rStyle w:val="Hyperlink"/>
          <w:i/>
          <w:iCs/>
          <w:noProof/>
          <w:lang w:val="en-US"/>
        </w:rPr>
        <w:t xml:space="preserve"> stopwords</w:t>
      </w:r>
      <w:r>
        <w:rPr>
          <w:noProof/>
          <w:webHidden/>
        </w:rPr>
        <w:tab/>
      </w:r>
      <w:r>
        <w:rPr>
          <w:noProof/>
          <w:webHidden/>
        </w:rPr>
        <w:fldChar w:fldCharType="begin"/>
      </w:r>
      <w:r>
        <w:rPr>
          <w:noProof/>
          <w:webHidden/>
        </w:rPr>
        <w:instrText xml:space="preserve"> PAGEREF _Toc134021168 \h </w:instrText>
      </w:r>
      <w:r>
        <w:rPr>
          <w:noProof/>
          <w:webHidden/>
        </w:rPr>
      </w:r>
      <w:r>
        <w:rPr>
          <w:noProof/>
          <w:webHidden/>
        </w:rPr>
        <w:fldChar w:fldCharType="separate"/>
      </w:r>
      <w:r>
        <w:rPr>
          <w:noProof/>
          <w:webHidden/>
        </w:rPr>
        <w:t>39</w:t>
      </w:r>
      <w:r>
        <w:rPr>
          <w:noProof/>
          <w:webHidden/>
        </w:rPr>
        <w:fldChar w:fldCharType="end"/>
      </w:r>
      <w:r w:rsidRPr="00881406">
        <w:rPr>
          <w:rStyle w:val="Hyperlink"/>
          <w:noProof/>
        </w:rPr>
        <w:fldChar w:fldCharType="end"/>
      </w:r>
    </w:p>
    <w:p w14:paraId="151112F2" w14:textId="38B4CE34" w:rsidR="003E7C1B" w:rsidRPr="004B2602" w:rsidRDefault="00B9025D" w:rsidP="004B2602">
      <w:pPr>
        <w:pStyle w:val="TableofFigures"/>
        <w:tabs>
          <w:tab w:val="right" w:leader="dot" w:pos="7930"/>
        </w:tabs>
        <w:rPr>
          <w:rFonts w:asciiTheme="minorHAnsi" w:eastAsiaTheme="minorEastAsia" w:hAnsiTheme="minorHAnsi" w:cstheme="minorBidi"/>
          <w:b w:val="0"/>
          <w:noProof/>
          <w:sz w:val="22"/>
          <w:lang w:val="en-ID"/>
        </w:rPr>
      </w:pPr>
      <w:r w:rsidRPr="00881406">
        <w:rPr>
          <w:rStyle w:val="Hyperlink"/>
          <w:noProof/>
        </w:rPr>
        <w:fldChar w:fldCharType="begin"/>
      </w:r>
      <w:r w:rsidRPr="00881406">
        <w:rPr>
          <w:rStyle w:val="Hyperlink"/>
          <w:noProof/>
        </w:rPr>
        <w:instrText xml:space="preserve"> </w:instrText>
      </w:r>
      <w:r>
        <w:rPr>
          <w:noProof/>
        </w:rPr>
        <w:instrText>HYPERLINK \l "_Toc134021169"</w:instrText>
      </w:r>
      <w:r w:rsidRPr="00881406">
        <w:rPr>
          <w:rStyle w:val="Hyperlink"/>
          <w:noProof/>
        </w:rPr>
        <w:instrText xml:space="preserve"> </w:instrText>
      </w:r>
      <w:r w:rsidRPr="00881406">
        <w:rPr>
          <w:rStyle w:val="Hyperlink"/>
          <w:noProof/>
        </w:rPr>
        <w:fldChar w:fldCharType="separate"/>
      </w:r>
      <w:r w:rsidRPr="00881406">
        <w:rPr>
          <w:rStyle w:val="Hyperlink"/>
          <w:noProof/>
        </w:rPr>
        <w:t xml:space="preserve">Tabel </w:t>
      </w:r>
      <w:r w:rsidRPr="00881406">
        <w:rPr>
          <w:rStyle w:val="Hyperlink"/>
          <w:noProof/>
          <w:lang w:val="en-US"/>
        </w:rPr>
        <w:t>4</w:t>
      </w:r>
      <w:r w:rsidRPr="00881406">
        <w:rPr>
          <w:rStyle w:val="Hyperlink"/>
          <w:noProof/>
        </w:rPr>
        <w:t>.5</w:t>
      </w:r>
      <w:r w:rsidRPr="00881406">
        <w:rPr>
          <w:rStyle w:val="Hyperlink"/>
          <w:noProof/>
          <w:lang w:val="en-US"/>
        </w:rPr>
        <w:t xml:space="preserve"> Tabel proses </w:t>
      </w:r>
      <w:r w:rsidRPr="00881406">
        <w:rPr>
          <w:rStyle w:val="Hyperlink"/>
          <w:i/>
          <w:iCs/>
          <w:noProof/>
          <w:lang w:val="en-US"/>
        </w:rPr>
        <w:t>stemming</w:t>
      </w:r>
      <w:r>
        <w:rPr>
          <w:noProof/>
          <w:webHidden/>
        </w:rPr>
        <w:tab/>
      </w:r>
      <w:r>
        <w:rPr>
          <w:noProof/>
          <w:webHidden/>
        </w:rPr>
        <w:fldChar w:fldCharType="begin"/>
      </w:r>
      <w:r>
        <w:rPr>
          <w:noProof/>
          <w:webHidden/>
        </w:rPr>
        <w:instrText xml:space="preserve"> PAGEREF _Toc134021169 \h </w:instrText>
      </w:r>
      <w:r>
        <w:rPr>
          <w:noProof/>
          <w:webHidden/>
        </w:rPr>
      </w:r>
      <w:r>
        <w:rPr>
          <w:noProof/>
          <w:webHidden/>
        </w:rPr>
        <w:fldChar w:fldCharType="separate"/>
      </w:r>
      <w:r>
        <w:rPr>
          <w:noProof/>
          <w:webHidden/>
        </w:rPr>
        <w:t>40</w:t>
      </w:r>
      <w:r>
        <w:rPr>
          <w:noProof/>
          <w:webHidden/>
        </w:rPr>
        <w:fldChar w:fldCharType="end"/>
      </w:r>
      <w:r w:rsidRPr="00881406">
        <w:rPr>
          <w:rStyle w:val="Hyperlink"/>
          <w:noProof/>
        </w:rPr>
        <w:fldChar w:fldCharType="end"/>
      </w:r>
      <w:r w:rsidR="00713782">
        <w:fldChar w:fldCharType="end"/>
      </w:r>
    </w:p>
    <w:p w14:paraId="744F3FCA" w14:textId="77777777" w:rsidR="00043D71" w:rsidRDefault="00043D71" w:rsidP="002E75FE">
      <w:pPr>
        <w:pStyle w:val="Heading1"/>
        <w:numPr>
          <w:ilvl w:val="0"/>
          <w:numId w:val="0"/>
        </w:numPr>
        <w:ind w:left="360" w:hanging="72"/>
        <w:jc w:val="left"/>
        <w:rPr>
          <w:ins w:id="42" w:author="fahmi abdillah" w:date="2022-07-14T00:05:00Z"/>
          <w:lang w:val="en-US"/>
        </w:rPr>
        <w:sectPr w:rsidR="00043D71" w:rsidSect="003A29D4">
          <w:footerReference w:type="default" r:id="rId9"/>
          <w:pgSz w:w="11909" w:h="16834" w:code="9"/>
          <w:pgMar w:top="1701" w:right="1701" w:bottom="1701" w:left="2268" w:header="720" w:footer="720" w:gutter="0"/>
          <w:pgNumType w:fmt="lowerRoman" w:start="1"/>
          <w:cols w:space="720"/>
          <w:docGrid w:linePitch="326"/>
          <w:sectPrChange w:id="47" w:author="fahmi abdillah" w:date="2022-07-14T00:15:00Z">
            <w:sectPr w:rsidR="00043D71" w:rsidSect="003A29D4">
              <w:pgMar w:top="1701" w:right="1701" w:bottom="1701" w:left="2268" w:header="720" w:footer="720" w:gutter="0"/>
              <w:pgNumType w:fmt="decimal"/>
              <w:docGrid w:linePitch="299"/>
            </w:sectPr>
          </w:sectPrChange>
        </w:sectPr>
      </w:pPr>
    </w:p>
    <w:p w14:paraId="7B5BFCC1" w14:textId="1BE326AB" w:rsidR="006B62F1" w:rsidRDefault="006B62F1" w:rsidP="006B62F1">
      <w:pPr>
        <w:pStyle w:val="Heading1"/>
        <w:rPr>
          <w:lang w:val="en-US"/>
        </w:rPr>
      </w:pPr>
    </w:p>
    <w:p w14:paraId="3C1434C7" w14:textId="1C86D311" w:rsidR="003E7C1B" w:rsidRPr="00B66490" w:rsidRDefault="003E7C1B" w:rsidP="006B62F1">
      <w:pPr>
        <w:pStyle w:val="Heading1"/>
        <w:numPr>
          <w:ilvl w:val="0"/>
          <w:numId w:val="0"/>
        </w:numPr>
        <w:rPr>
          <w:lang w:val="en-US"/>
        </w:rPr>
      </w:pPr>
      <w:bookmarkStart w:id="48" w:name="_Toc139379630"/>
      <w:r w:rsidRPr="00B66490">
        <w:rPr>
          <w:lang w:val="en-US"/>
        </w:rPr>
        <w:t>PENDAHULUAN</w:t>
      </w:r>
      <w:bookmarkEnd w:id="48"/>
    </w:p>
    <w:p w14:paraId="00000001" w14:textId="465955F9" w:rsidR="00FC65A8" w:rsidRPr="00C26FB2" w:rsidRDefault="00B129FA" w:rsidP="00EB39B9">
      <w:pPr>
        <w:pStyle w:val="Heading2"/>
      </w:pPr>
      <w:bookmarkStart w:id="49" w:name="_Toc139379631"/>
      <w:r w:rsidRPr="00C26FB2">
        <w:t>Latar Belakang</w:t>
      </w:r>
      <w:bookmarkEnd w:id="49"/>
    </w:p>
    <w:p w14:paraId="00000002" w14:textId="3601882A" w:rsidR="00FC65A8" w:rsidRDefault="00B129FA">
      <w:pPr>
        <w:spacing w:before="240" w:after="240" w:line="360" w:lineRule="auto"/>
        <w:ind w:firstLine="720"/>
        <w:jc w:val="both"/>
        <w:rPr>
          <w:rFonts w:eastAsia="Times New Roman" w:cs="Times New Roman"/>
          <w:szCs w:val="24"/>
        </w:rPr>
      </w:pPr>
      <w:bookmarkStart w:id="50" w:name="_Hlk148647779"/>
      <w:r>
        <w:rPr>
          <w:rFonts w:eastAsia="Times New Roman" w:cs="Times New Roman"/>
          <w:szCs w:val="24"/>
        </w:rPr>
        <w:t xml:space="preserve">Layanan media sosial mikroblog seperti Twitter menghasilkan aliran besar dalam penyebaran informasi terhadap suatu kejadian. Sumber informasi </w:t>
      </w:r>
      <w:r>
        <w:rPr>
          <w:rFonts w:eastAsia="Times New Roman" w:cs="Times New Roman"/>
          <w:i/>
          <w:szCs w:val="24"/>
        </w:rPr>
        <w:t xml:space="preserve">realtime </w:t>
      </w:r>
      <w:r>
        <w:rPr>
          <w:rFonts w:eastAsia="Times New Roman" w:cs="Times New Roman"/>
          <w:szCs w:val="24"/>
        </w:rPr>
        <w:t xml:space="preserve">ini sangat berharga untuk banyak area aplikasi, khususnya untuk deteksi bencana dan skenario respons. Terbukti dengan aliran volume maupun kecepatan </w:t>
      </w:r>
      <w:r>
        <w:rPr>
          <w:rFonts w:eastAsia="Times New Roman" w:cs="Times New Roman"/>
          <w:i/>
          <w:szCs w:val="24"/>
        </w:rPr>
        <w:t xml:space="preserve">tweet </w:t>
      </w:r>
      <w:r>
        <w:rPr>
          <w:rFonts w:eastAsia="Times New Roman" w:cs="Times New Roman"/>
          <w:szCs w:val="24"/>
        </w:rPr>
        <w:t xml:space="preserve">saat kejadian berlangsung sangat tinggi dan cepat, sehingga masyarakat yang terdampak maupun petugas profesional sedikit mengalami kesulitan saat pemrosesan informasi </w:t>
      </w:r>
      <w:r w:rsidR="00BE1C8E">
        <w:rPr>
          <w:rFonts w:eastAsia="Times New Roman" w:cs="Times New Roman"/>
          <w:szCs w:val="24"/>
        </w:rPr>
        <w:fldChar w:fldCharType="begin" w:fldLock="1"/>
      </w:r>
      <w:r w:rsidR="000F2174">
        <w:rPr>
          <w:rFonts w:eastAsia="Times New Roman" w:cs="Times New Roman"/>
          <w:szCs w:val="24"/>
        </w:rPr>
        <w:instrText>ADDIN CSL_CITATION {"citationItems":[{"id":"ITEM-1","itemData":{"ISBN":"9783923704804","abstract":"Microblogging sites such as Twitter can play a vital role in spreading information during \"natural\" or man-made disasters. But the volume and velocity of tweets posted during crises today tend to be extremely high, making it hard for disaster-affected communities and professional emergency responders to process the information in a timely manner. Furthermore, posts tend to vary highly in terms of their subjects and usefulness; from messages that are entirely off-topic or personal in nature, to messages containing critical information that augments situational awareness. Finding actionable information can accelerate disaster response and alleviate both property and human losses. In this paper, we describe automatic methods for extracting information from microblog posts. Specifically, we focus on extracting valuable \"information nuggets\", brief, self-contained information items relevant to disaster response. Our methods leverage machine learning methods for classifying posts and information extraction. Our results, validated over one large disaster-related dataset, reveal that a careful design can yield an effective system, paving the way for more sophisticated data analysis and visualization systems.","author":[{"dropping-particle":"","family":"Imran","given":"Muhammad","non-dropping-particle":"","parse-names":false,"suffix":""},{"dropping-particle":"","family":"Elbassuoni","given":"Shady","non-dropping-particle":"","parse-names":false,"suffix":""},{"dropping-particle":"","family":"Castillo","given":"Carlos","non-dropping-particle":"","parse-names":false,"suffix":""},{"dropping-particle":"","family":"Diaz","given":"Fernando","non-dropping-particle":"","parse-names":false,"suffix":""},{"dropping-particle":"","family":"Meier","given":"Patrick","non-dropping-particle":"","parse-names":false,"suffix":""}],"container-title":"ISCRAM 2013 Conference Proceedings - 10th International Conference on Information Systems for Crisis Response and Management","id":"ITEM-1","issue":"May","issued":{"date-parts":[["2013"]]},"page":"791-801","title":"Extracting information nuggets from disaster- Related messages in social media","type":"article-journal"},"uris":["http://www.mendeley.com/documents/?uuid=ec699886-82a8-40ae-b623-39e257184c95"]}],"mendeley":{"formattedCitation":"(Imran et al., 2013)","plainTextFormattedCitation":"(Imran et al., 2013)","previouslyFormattedCitation":"(Imran et al., 2013)"},"properties":{"noteIndex":0},"schema":"https://github.com/citation-style-language/schema/raw/master/csl-citation.json"}</w:instrText>
      </w:r>
      <w:r w:rsidR="00BE1C8E">
        <w:rPr>
          <w:rFonts w:eastAsia="Times New Roman" w:cs="Times New Roman"/>
          <w:szCs w:val="24"/>
        </w:rPr>
        <w:fldChar w:fldCharType="separate"/>
      </w:r>
      <w:r w:rsidR="00BE1C8E" w:rsidRPr="00BE1C8E">
        <w:rPr>
          <w:rFonts w:eastAsia="Times New Roman" w:cs="Times New Roman"/>
          <w:noProof/>
          <w:szCs w:val="24"/>
        </w:rPr>
        <w:t>(Imran et al., 2013)</w:t>
      </w:r>
      <w:r w:rsidR="00BE1C8E">
        <w:rPr>
          <w:rFonts w:eastAsia="Times New Roman" w:cs="Times New Roman"/>
          <w:szCs w:val="24"/>
        </w:rPr>
        <w:fldChar w:fldCharType="end"/>
      </w:r>
      <w:r>
        <w:rPr>
          <w:rFonts w:eastAsia="Times New Roman" w:cs="Times New Roman"/>
          <w:szCs w:val="24"/>
        </w:rPr>
        <w:t>.</w:t>
      </w:r>
    </w:p>
    <w:p w14:paraId="00000003" w14:textId="77777777" w:rsidR="00FC65A8" w:rsidRDefault="00B129FA">
      <w:pPr>
        <w:spacing w:before="240" w:after="240" w:line="360" w:lineRule="auto"/>
        <w:ind w:firstLine="720"/>
        <w:jc w:val="both"/>
        <w:rPr>
          <w:rFonts w:eastAsia="Times New Roman" w:cs="Times New Roman"/>
          <w:szCs w:val="24"/>
        </w:rPr>
      </w:pPr>
      <w:r>
        <w:rPr>
          <w:rFonts w:eastAsia="Times New Roman" w:cs="Times New Roman"/>
          <w:szCs w:val="24"/>
        </w:rPr>
        <w:t xml:space="preserve">Sakaki </w:t>
      </w:r>
      <w:r>
        <w:rPr>
          <w:rFonts w:eastAsia="Times New Roman" w:cs="Times New Roman"/>
          <w:i/>
          <w:szCs w:val="24"/>
        </w:rPr>
        <w:t xml:space="preserve">et al. </w:t>
      </w:r>
      <w:r>
        <w:rPr>
          <w:rFonts w:eastAsia="Times New Roman" w:cs="Times New Roman"/>
          <w:szCs w:val="24"/>
        </w:rPr>
        <w:t xml:space="preserve">2013 menuturkan bahwa, melalui pemantauan </w:t>
      </w:r>
      <w:r>
        <w:rPr>
          <w:rFonts w:eastAsia="Times New Roman" w:cs="Times New Roman"/>
          <w:i/>
          <w:szCs w:val="24"/>
        </w:rPr>
        <w:t>tweet</w:t>
      </w:r>
      <w:r>
        <w:rPr>
          <w:rFonts w:eastAsia="Times New Roman" w:cs="Times New Roman"/>
          <w:szCs w:val="24"/>
        </w:rPr>
        <w:t xml:space="preserve"> dapat dideteksi adanya gempa bumi. Probabilitas yang dihasilkan oleh </w:t>
      </w:r>
      <w:r>
        <w:rPr>
          <w:rFonts w:eastAsia="Times New Roman" w:cs="Times New Roman"/>
          <w:i/>
          <w:szCs w:val="24"/>
        </w:rPr>
        <w:t xml:space="preserve">Japan Meteorology Agency </w:t>
      </w:r>
      <w:r>
        <w:rPr>
          <w:rFonts w:eastAsia="Times New Roman" w:cs="Times New Roman"/>
          <w:szCs w:val="24"/>
        </w:rPr>
        <w:t xml:space="preserve">cukup tinggi, yaitu 96% untuk gempa bumi dengan </w:t>
      </w:r>
      <w:r>
        <w:rPr>
          <w:rFonts w:eastAsia="Times New Roman" w:cs="Times New Roman"/>
          <w:i/>
          <w:szCs w:val="24"/>
        </w:rPr>
        <w:t xml:space="preserve">skala richter 3 </w:t>
      </w:r>
      <w:r>
        <w:rPr>
          <w:rFonts w:eastAsia="Times New Roman" w:cs="Times New Roman"/>
          <w:szCs w:val="24"/>
        </w:rPr>
        <w:t xml:space="preserve">atau lebih. Situs mikroblog ini dapat digunakan sebagai sistem sensor untuk mendeteksi suatu bencana alam atau kejadian lainnya (Crooks </w:t>
      </w:r>
      <w:r>
        <w:rPr>
          <w:rFonts w:eastAsia="Times New Roman" w:cs="Times New Roman"/>
          <w:i/>
          <w:szCs w:val="24"/>
        </w:rPr>
        <w:t xml:space="preserve">et al. </w:t>
      </w:r>
      <w:r>
        <w:rPr>
          <w:rFonts w:eastAsia="Times New Roman" w:cs="Times New Roman"/>
          <w:szCs w:val="24"/>
        </w:rPr>
        <w:t>2013).</w:t>
      </w:r>
    </w:p>
    <w:p w14:paraId="00000004" w14:textId="77777777" w:rsidR="00FC65A8" w:rsidRDefault="00B129FA">
      <w:pPr>
        <w:spacing w:before="240" w:after="240" w:line="360" w:lineRule="auto"/>
        <w:ind w:firstLine="720"/>
        <w:jc w:val="both"/>
        <w:rPr>
          <w:rFonts w:eastAsia="Times New Roman" w:cs="Times New Roman"/>
          <w:szCs w:val="24"/>
        </w:rPr>
      </w:pPr>
      <w:r>
        <w:rPr>
          <w:rFonts w:eastAsia="Times New Roman" w:cs="Times New Roman"/>
          <w:szCs w:val="24"/>
        </w:rPr>
        <w:t xml:space="preserve">Beberapa penelitian yang menggunakan data dari media sosial Twitter telah dilakukan sebelumnya. Dwiarni (2019) melakukan penelitian tentang akuisisi dan klasterisasi data teks Twitter untuk memperoleh dasar pengetahuan terhadap profil pengguna Twitter. Penelitian dilakukan dengan ujicoba </w:t>
      </w:r>
      <w:r>
        <w:rPr>
          <w:rFonts w:eastAsia="Times New Roman" w:cs="Times New Roman"/>
          <w:i/>
          <w:szCs w:val="24"/>
        </w:rPr>
        <w:t>keyword</w:t>
      </w:r>
      <w:r>
        <w:rPr>
          <w:rFonts w:eastAsia="Times New Roman" w:cs="Times New Roman"/>
          <w:szCs w:val="24"/>
        </w:rPr>
        <w:t xml:space="preserve"> “K-Pop” dan “K-Drama”. Dari hasil ujicoba akuisisi data didapatkan sebanyak 68.393 </w:t>
      </w:r>
      <w:r>
        <w:rPr>
          <w:rFonts w:eastAsia="Times New Roman" w:cs="Times New Roman"/>
          <w:i/>
          <w:szCs w:val="24"/>
        </w:rPr>
        <w:t xml:space="preserve">tweet. </w:t>
      </w:r>
      <w:r>
        <w:rPr>
          <w:rFonts w:eastAsia="Times New Roman" w:cs="Times New Roman"/>
          <w:szCs w:val="24"/>
        </w:rPr>
        <w:t xml:space="preserve">Hasil tersebut disebar menjadi 3 klaster / k=3, yang mana klaster pertama adalah waktu </w:t>
      </w:r>
      <w:r>
        <w:rPr>
          <w:rFonts w:eastAsia="Times New Roman" w:cs="Times New Roman"/>
          <w:i/>
          <w:szCs w:val="24"/>
        </w:rPr>
        <w:t>tweet</w:t>
      </w:r>
      <w:r>
        <w:rPr>
          <w:rFonts w:eastAsia="Times New Roman" w:cs="Times New Roman"/>
          <w:szCs w:val="24"/>
        </w:rPr>
        <w:t xml:space="preserve"> dianggap pada pagi hari, klaster kedua adalah waktu </w:t>
      </w:r>
      <w:r>
        <w:rPr>
          <w:rFonts w:eastAsia="Times New Roman" w:cs="Times New Roman"/>
          <w:i/>
          <w:szCs w:val="24"/>
        </w:rPr>
        <w:t>tweet</w:t>
      </w:r>
      <w:r>
        <w:rPr>
          <w:rFonts w:eastAsia="Times New Roman" w:cs="Times New Roman"/>
          <w:szCs w:val="24"/>
        </w:rPr>
        <w:t xml:space="preserve"> dianggap pada siang hari, dan klaster ketiga adalah waktu </w:t>
      </w:r>
      <w:r>
        <w:rPr>
          <w:rFonts w:eastAsia="Times New Roman" w:cs="Times New Roman"/>
          <w:i/>
          <w:szCs w:val="24"/>
        </w:rPr>
        <w:t>tweet</w:t>
      </w:r>
      <w:r>
        <w:rPr>
          <w:rFonts w:eastAsia="Times New Roman" w:cs="Times New Roman"/>
          <w:szCs w:val="24"/>
        </w:rPr>
        <w:t xml:space="preserve"> dianggap pada malam hari. Kemudian, hasil klasterisasi didapat jam 21.00 - 01.00 merupakan mayoritas orang-orang melakukan </w:t>
      </w:r>
      <w:r>
        <w:rPr>
          <w:rFonts w:eastAsia="Times New Roman" w:cs="Times New Roman"/>
          <w:i/>
          <w:szCs w:val="24"/>
        </w:rPr>
        <w:t>tweet</w:t>
      </w:r>
      <w:r>
        <w:rPr>
          <w:rFonts w:eastAsia="Times New Roman" w:cs="Times New Roman"/>
          <w:szCs w:val="24"/>
        </w:rPr>
        <w:t xml:space="preserve">. Dari hasil penelitian ini kita dapatkan bahwa penentuan </w:t>
      </w:r>
      <w:r>
        <w:rPr>
          <w:rFonts w:eastAsia="Times New Roman" w:cs="Times New Roman"/>
          <w:szCs w:val="24"/>
        </w:rPr>
        <w:lastRenderedPageBreak/>
        <w:t xml:space="preserve">nilai </w:t>
      </w:r>
      <w:r>
        <w:rPr>
          <w:rFonts w:eastAsia="Times New Roman" w:cs="Times New Roman"/>
          <w:i/>
          <w:szCs w:val="24"/>
        </w:rPr>
        <w:t xml:space="preserve">k </w:t>
      </w:r>
      <w:r>
        <w:rPr>
          <w:rFonts w:eastAsia="Times New Roman" w:cs="Times New Roman"/>
          <w:szCs w:val="24"/>
        </w:rPr>
        <w:t xml:space="preserve">untuk memperkirakan topik suatu klaster didasarkan pada asumsi kebiasaan pengguna dalam menggunakan media sosial Twitter. </w:t>
      </w:r>
    </w:p>
    <w:p w14:paraId="00000005" w14:textId="77777777" w:rsidR="00FC65A8" w:rsidRDefault="00B129FA">
      <w:pPr>
        <w:spacing w:before="240" w:after="240" w:line="360" w:lineRule="auto"/>
        <w:ind w:firstLine="720"/>
        <w:jc w:val="both"/>
        <w:rPr>
          <w:rFonts w:eastAsia="Times New Roman" w:cs="Times New Roman"/>
          <w:szCs w:val="24"/>
        </w:rPr>
      </w:pPr>
      <w:r>
        <w:rPr>
          <w:rFonts w:eastAsia="Times New Roman" w:cs="Times New Roman"/>
          <w:szCs w:val="24"/>
        </w:rPr>
        <w:t xml:space="preserve">Penelitian lainnya tentang kemungkinan analisis secara </w:t>
      </w:r>
      <w:r>
        <w:rPr>
          <w:rFonts w:eastAsia="Times New Roman" w:cs="Times New Roman"/>
          <w:i/>
          <w:szCs w:val="24"/>
        </w:rPr>
        <w:t>realtime</w:t>
      </w:r>
      <w:r>
        <w:rPr>
          <w:rFonts w:eastAsia="Times New Roman" w:cs="Times New Roman"/>
          <w:szCs w:val="24"/>
        </w:rPr>
        <w:t xml:space="preserve"> pada media sosial dan otomatis dari pesan Twitter selama terjadinya situasi darurat dikemukakan oleh Terpstra </w:t>
      </w:r>
      <w:r>
        <w:rPr>
          <w:rFonts w:eastAsia="Times New Roman" w:cs="Times New Roman"/>
          <w:i/>
          <w:szCs w:val="24"/>
        </w:rPr>
        <w:t xml:space="preserve">et al. </w:t>
      </w:r>
      <w:r>
        <w:rPr>
          <w:rFonts w:eastAsia="Times New Roman" w:cs="Times New Roman"/>
          <w:szCs w:val="24"/>
        </w:rPr>
        <w:t xml:space="preserve">(2012). Analisis dilakukan menggunakan </w:t>
      </w:r>
      <w:r>
        <w:rPr>
          <w:rFonts w:eastAsia="Times New Roman" w:cs="Times New Roman"/>
          <w:i/>
          <w:szCs w:val="24"/>
        </w:rPr>
        <w:t xml:space="preserve">tool </w:t>
      </w:r>
      <w:r>
        <w:rPr>
          <w:rFonts w:eastAsia="Times New Roman" w:cs="Times New Roman"/>
          <w:szCs w:val="24"/>
        </w:rPr>
        <w:t xml:space="preserve">ekstraksi informasi yang berhasil mendapatkan 97.000 </w:t>
      </w:r>
      <w:r>
        <w:rPr>
          <w:rFonts w:eastAsia="Times New Roman" w:cs="Times New Roman"/>
          <w:i/>
          <w:szCs w:val="24"/>
        </w:rPr>
        <w:t>tweet</w:t>
      </w:r>
      <w:r>
        <w:rPr>
          <w:rFonts w:eastAsia="Times New Roman" w:cs="Times New Roman"/>
          <w:szCs w:val="24"/>
        </w:rPr>
        <w:t xml:space="preserve"> yang dikirim sebelum, saat, dan setelah kejadian alam (badai) terjadi. Lokasi kejadian adalah di Belgia saat berlangsungnya festival Pukkelpop di tahun 2011. </w:t>
      </w:r>
      <w:r>
        <w:rPr>
          <w:rFonts w:eastAsia="Times New Roman" w:cs="Times New Roman"/>
          <w:i/>
          <w:szCs w:val="24"/>
        </w:rPr>
        <w:t xml:space="preserve">Tool </w:t>
      </w:r>
      <w:r>
        <w:rPr>
          <w:rFonts w:eastAsia="Times New Roman" w:cs="Times New Roman"/>
          <w:szCs w:val="24"/>
        </w:rPr>
        <w:t xml:space="preserve">ekstraksi dapat menganalisis </w:t>
      </w:r>
      <w:r>
        <w:rPr>
          <w:rFonts w:eastAsia="Times New Roman" w:cs="Times New Roman"/>
          <w:i/>
          <w:szCs w:val="24"/>
        </w:rPr>
        <w:t>tweet</w:t>
      </w:r>
      <w:r>
        <w:rPr>
          <w:rFonts w:eastAsia="Times New Roman" w:cs="Times New Roman"/>
          <w:szCs w:val="24"/>
        </w:rPr>
        <w:t xml:space="preserve"> melalui tampilan geografis, jenis isi pesan (kerusakan, korban), dan jenis </w:t>
      </w:r>
      <w:r>
        <w:rPr>
          <w:rFonts w:eastAsia="Times New Roman" w:cs="Times New Roman"/>
          <w:i/>
          <w:szCs w:val="24"/>
        </w:rPr>
        <w:t>tweet</w:t>
      </w:r>
      <w:r>
        <w:rPr>
          <w:rFonts w:eastAsia="Times New Roman" w:cs="Times New Roman"/>
          <w:szCs w:val="24"/>
        </w:rPr>
        <w:t xml:space="preserve"> (seperti </w:t>
      </w:r>
      <w:r>
        <w:rPr>
          <w:rFonts w:eastAsia="Times New Roman" w:cs="Times New Roman"/>
          <w:i/>
          <w:szCs w:val="24"/>
        </w:rPr>
        <w:t>retweet</w:t>
      </w:r>
      <w:r>
        <w:rPr>
          <w:rFonts w:eastAsia="Times New Roman" w:cs="Times New Roman"/>
          <w:szCs w:val="24"/>
        </w:rPr>
        <w:t>).</w:t>
      </w:r>
    </w:p>
    <w:p w14:paraId="00000006" w14:textId="35D85E98" w:rsidR="00FC65A8" w:rsidRDefault="00B129FA">
      <w:pPr>
        <w:spacing w:before="240" w:after="240" w:line="360" w:lineRule="auto"/>
        <w:ind w:firstLine="720"/>
        <w:jc w:val="both"/>
        <w:rPr>
          <w:rFonts w:eastAsia="Times New Roman" w:cs="Times New Roman"/>
          <w:szCs w:val="24"/>
        </w:rPr>
      </w:pPr>
      <w:r>
        <w:rPr>
          <w:rFonts w:eastAsia="Times New Roman" w:cs="Times New Roman"/>
          <w:szCs w:val="24"/>
        </w:rPr>
        <w:t>Penyakit menular langsung merupakan suatu infeksi yang disebabkan oleh mikroorganisme, seperti virus, parasit, atau jamur. Infeksi ini dapat berpindah dari orang yang sakit ke orang yang sehat. Bentuk penularannya bisa terjadi secara langsung maupun tidak langsung, penularan secara langsung terjadi ketika benda tak kasat mata di atas pada orang yang sakit berpindah melalui kontak fisik, misalnya lewat sentuhan</w:t>
      </w:r>
      <w:ins w:id="51" w:author="fahmi abdillah" w:date="2022-06-28T01:10:00Z">
        <w:r w:rsidR="0079053E">
          <w:rPr>
            <w:rFonts w:eastAsia="Times New Roman" w:cs="Times New Roman"/>
            <w:szCs w:val="24"/>
            <w:lang w:val="en-US"/>
          </w:rPr>
          <w:t xml:space="preserve"> </w:t>
        </w:r>
      </w:ins>
      <w:del w:id="52" w:author="fahmi abdillah" w:date="2022-06-28T01:10:00Z">
        <w:r w:rsidDel="0079053E">
          <w:rPr>
            <w:rFonts w:eastAsia="Times New Roman" w:cs="Times New Roman"/>
            <w:szCs w:val="24"/>
          </w:rPr>
          <w:delText xml:space="preserve"> dan ciuman </w:delText>
        </w:r>
      </w:del>
      <w:r>
        <w:rPr>
          <w:rFonts w:eastAsia="Times New Roman" w:cs="Times New Roman"/>
          <w:szCs w:val="24"/>
        </w:rPr>
        <w:t>(Alodokter, 2018).</w:t>
      </w:r>
    </w:p>
    <w:p w14:paraId="00000007" w14:textId="1782E933" w:rsidR="00FC65A8" w:rsidRDefault="00B129FA">
      <w:pPr>
        <w:spacing w:before="240" w:after="240" w:line="360" w:lineRule="auto"/>
        <w:ind w:firstLine="720"/>
        <w:jc w:val="both"/>
        <w:rPr>
          <w:rFonts w:eastAsia="Times New Roman" w:cs="Times New Roman"/>
          <w:szCs w:val="24"/>
        </w:rPr>
      </w:pPr>
      <w:r>
        <w:rPr>
          <w:rFonts w:eastAsia="Times New Roman" w:cs="Times New Roman"/>
          <w:szCs w:val="24"/>
        </w:rPr>
        <w:t xml:space="preserve">Saat ini penyakit menular langsung telah menjadi wabah yakni virus Covid-19. Wabah yang terjadi secara mendunia ini diberi nama </w:t>
      </w:r>
      <w:r>
        <w:rPr>
          <w:rFonts w:eastAsia="Times New Roman" w:cs="Times New Roman"/>
          <w:i/>
          <w:szCs w:val="24"/>
        </w:rPr>
        <w:t xml:space="preserve">Coronavirus Disease </w:t>
      </w:r>
      <w:r>
        <w:rPr>
          <w:rFonts w:eastAsia="Times New Roman" w:cs="Times New Roman"/>
          <w:szCs w:val="24"/>
        </w:rPr>
        <w:t xml:space="preserve">2019 (Covid-19) yang disebabkan oleh </w:t>
      </w:r>
      <w:r>
        <w:rPr>
          <w:rFonts w:eastAsia="Times New Roman" w:cs="Times New Roman"/>
          <w:i/>
          <w:szCs w:val="24"/>
        </w:rPr>
        <w:t xml:space="preserve">Severe Acute Respiratory Syndrome Coronavirus-2 </w:t>
      </w:r>
      <w:r>
        <w:rPr>
          <w:rFonts w:eastAsia="Times New Roman" w:cs="Times New Roman"/>
          <w:szCs w:val="24"/>
        </w:rPr>
        <w:t xml:space="preserve">(SARS-CoV-2). Penyebaran penyakit menular langsung ini hingga ke seluruh penjuru nusantara dan dunia. Menurut Susilo (2020), virus ini dapat ditularkan dari manusia ke manusia dan telah menyebar secara luas di China (sebagai tempat kemunculan pertama) dan lebih dari 190 negara dan teritori lainnya. Pada 12 Maret 2020, WHO mengumumkan COVID-19 sebagai pandemi. Hingga tanggal 29 Maret 2020, terdapat 634.835 kasus dan 33.106 jumlah kematian di seluruh dunia. Sementara di Indonesia sudah ditetapkan 1.528 kasus dengan positif COVID-19 dan 136 kasus kematian. Per tanggal 20 Desember 2020, Satgas Covid-19 menerbitkan laporan yang berisi informasi kasus terkonfirmasi positif, sembuh, ataupun meninggal. Sebanyak 735.124 kasus terkonfirmasi positif dan 19.880 </w:t>
      </w:r>
      <w:r>
        <w:rPr>
          <w:rFonts w:eastAsia="Times New Roman" w:cs="Times New Roman"/>
          <w:szCs w:val="24"/>
        </w:rPr>
        <w:lastRenderedPageBreak/>
        <w:t>(2,99%) jumlah kematian di Indonesia, serta jumlah kasus sembuh 541.811 (81,48%).</w:t>
      </w:r>
    </w:p>
    <w:p w14:paraId="143901CD" w14:textId="4DD1587E" w:rsidR="00F14B90" w:rsidRPr="000F2174" w:rsidRDefault="00F14B90">
      <w:pPr>
        <w:spacing w:before="240" w:after="240" w:line="360" w:lineRule="auto"/>
        <w:ind w:firstLine="720"/>
        <w:jc w:val="both"/>
        <w:rPr>
          <w:rFonts w:eastAsia="Times New Roman" w:cs="Times New Roman"/>
          <w:szCs w:val="24"/>
          <w:lang w:val="en-US"/>
        </w:rPr>
      </w:pPr>
      <w:r w:rsidRPr="00F14B90">
        <w:rPr>
          <w:rFonts w:eastAsia="Times New Roman" w:cs="Times New Roman"/>
          <w:szCs w:val="24"/>
        </w:rPr>
        <w:t xml:space="preserve">Metode </w:t>
      </w:r>
      <w:r w:rsidRPr="000F2174">
        <w:rPr>
          <w:rFonts w:eastAsia="Times New Roman" w:cs="Times New Roman"/>
          <w:i/>
          <w:iCs/>
          <w:szCs w:val="24"/>
        </w:rPr>
        <w:t xml:space="preserve">density-based spatial cluster of application with noise </w:t>
      </w:r>
      <w:r w:rsidRPr="00F14B90">
        <w:rPr>
          <w:rFonts w:eastAsia="Times New Roman" w:cs="Times New Roman"/>
          <w:szCs w:val="24"/>
        </w:rPr>
        <w:t xml:space="preserve">(DBSCAN) merupakan salah satu metode </w:t>
      </w:r>
      <w:r w:rsidRPr="000F2174">
        <w:rPr>
          <w:rFonts w:eastAsia="Times New Roman" w:cs="Times New Roman"/>
          <w:i/>
          <w:iCs/>
          <w:szCs w:val="24"/>
        </w:rPr>
        <w:t>cluster</w:t>
      </w:r>
      <w:r w:rsidRPr="00F14B90">
        <w:rPr>
          <w:rFonts w:eastAsia="Times New Roman" w:cs="Times New Roman"/>
          <w:szCs w:val="24"/>
        </w:rPr>
        <w:t xml:space="preserve"> mengacu pada densitas atau kepadatan. Kepadatan yang dimaksudkan yaitu dalam metode DBSCAN mengelompokkan wilayah dengan jarak yang telah ditentukkan menggunakan nilai parameter Epsilon dan MinPts, sehingga dihasilkan suatu kelompok yang padat dengan jarak antar anggota kelompok yang beragam. Parameter Epsilon merupakan jarak maksimal antar titik pusat dengan titik anggota dalam suatu cluster. Sedangkan MinPts merupakan minimal anggota yang harus terpenuhi dalam sebuah klaster. Apabila kedua parameter tersebut telah terpenuhi, maka akan terbentuklah suatu klaster </w:t>
      </w:r>
      <w:r w:rsidR="000F2174">
        <w:rPr>
          <w:rFonts w:eastAsia="Times New Roman" w:cs="Times New Roman"/>
          <w:szCs w:val="24"/>
        </w:rPr>
        <w:fldChar w:fldCharType="begin" w:fldLock="1"/>
      </w:r>
      <w:r w:rsidR="00F6096F">
        <w:rPr>
          <w:rFonts w:eastAsia="Times New Roman" w:cs="Times New Roman"/>
          <w:szCs w:val="24"/>
        </w:rPr>
        <w:instrText>ADDIN CSL_CITATION {"citationItems":[{"id":"ITEM-1","itemData":{"DOI":"10.1016/B978-044452701-1.00067-3","ISBN":"9780444527011","abstract":"Clustering techniques are often used for data exploration. In the literature, there are many examples of applications of different clustering methods. The density-based approaches form a separate group within the clustering techniques since they take into account the density of the data. Using the density of data as a similarity measure is practical in many real situations, because clusters of arbitrary shapes can be handled, what is not possible with convectional clustering methods.© 2009 Elsevier B.V. All rights reserved.","author":[{"dropping-particle":"","family":"Daszykowski","given":"M.","non-dropping-particle":"","parse-names":false,"suffix":""},{"dropping-particle":"","family":"Walczak","given":"B.","non-dropping-particle":"","parse-names":false,"suffix":""}],"container-title":"Comprehensive Chemometrics","id":"ITEM-1","issued":{"date-parts":[["2009"]]},"page":"635-654","title":"Density-Based Clustering Methods","type":"article-journal","volume":"2"},"uris":["http://www.mendeley.com/documents/?uuid=f9b43b04-287c-4623-90f6-6707a4d1a598"]}],"mendeley":{"formattedCitation":"(Daszykowski &amp; Walczak, 2009)","plainTextFormattedCitation":"(Daszykowski &amp; Walczak, 2009)","previouslyFormattedCitation":"(Daszykowski &amp; Walczak, 2009)"},"properties":{"noteIndex":0},"schema":"https://github.com/citation-style-language/schema/raw/master/csl-citation.json"}</w:instrText>
      </w:r>
      <w:r w:rsidR="000F2174">
        <w:rPr>
          <w:rFonts w:eastAsia="Times New Roman" w:cs="Times New Roman"/>
          <w:szCs w:val="24"/>
        </w:rPr>
        <w:fldChar w:fldCharType="separate"/>
      </w:r>
      <w:r w:rsidR="000F2174" w:rsidRPr="000F2174">
        <w:rPr>
          <w:rFonts w:eastAsia="Times New Roman" w:cs="Times New Roman"/>
          <w:noProof/>
          <w:szCs w:val="24"/>
        </w:rPr>
        <w:t>(Daszykowski &amp; Walczak, 2009)</w:t>
      </w:r>
      <w:r w:rsidR="000F2174">
        <w:rPr>
          <w:rFonts w:eastAsia="Times New Roman" w:cs="Times New Roman"/>
          <w:szCs w:val="24"/>
        </w:rPr>
        <w:fldChar w:fldCharType="end"/>
      </w:r>
      <w:r w:rsidR="000F2174">
        <w:rPr>
          <w:rFonts w:eastAsia="Times New Roman" w:cs="Times New Roman"/>
          <w:szCs w:val="24"/>
          <w:lang w:val="en-US"/>
        </w:rPr>
        <w:t>.</w:t>
      </w:r>
    </w:p>
    <w:p w14:paraId="00000008" w14:textId="2A5870C1" w:rsidR="00FC65A8" w:rsidRDefault="00E81FF0">
      <w:pPr>
        <w:spacing w:before="240" w:after="240" w:line="360" w:lineRule="auto"/>
        <w:ind w:firstLine="720"/>
        <w:jc w:val="both"/>
        <w:rPr>
          <w:rFonts w:eastAsia="Times New Roman" w:cs="Times New Roman"/>
          <w:i/>
          <w:szCs w:val="24"/>
        </w:rPr>
      </w:pPr>
      <w:r>
        <w:rPr>
          <w:rFonts w:eastAsia="Times New Roman" w:cs="Times New Roman"/>
          <w:szCs w:val="24"/>
          <w:lang w:val="en-US"/>
        </w:rPr>
        <w:t xml:space="preserve">Analisis </w:t>
      </w:r>
      <w:r>
        <w:rPr>
          <w:rFonts w:eastAsia="Times New Roman" w:cs="Times New Roman"/>
          <w:i/>
          <w:iCs/>
          <w:szCs w:val="24"/>
          <w:lang w:val="en-US"/>
        </w:rPr>
        <w:t xml:space="preserve">cluster </w:t>
      </w:r>
      <w:r>
        <w:rPr>
          <w:rFonts w:eastAsia="Times New Roman" w:cs="Times New Roman"/>
          <w:szCs w:val="24"/>
          <w:lang w:val="en-US"/>
        </w:rPr>
        <w:t xml:space="preserve">merupakan teknik </w:t>
      </w:r>
      <w:proofErr w:type="spellStart"/>
      <w:r>
        <w:rPr>
          <w:rFonts w:eastAsia="Times New Roman" w:cs="Times New Roman"/>
          <w:szCs w:val="24"/>
          <w:lang w:val="en-US"/>
        </w:rPr>
        <w:t>multivariat</w:t>
      </w:r>
      <w:proofErr w:type="spellEnd"/>
      <w:r>
        <w:rPr>
          <w:rFonts w:eastAsia="Times New Roman" w:cs="Times New Roman"/>
          <w:szCs w:val="24"/>
          <w:lang w:val="en-US"/>
        </w:rPr>
        <w:t xml:space="preserve"> dalam analisis statistik yang dapat mengumpulkan objek-objek </w:t>
      </w:r>
      <w:r w:rsidR="00CE2AAE">
        <w:rPr>
          <w:rFonts w:eastAsia="Times New Roman" w:cs="Times New Roman"/>
          <w:szCs w:val="24"/>
          <w:lang w:val="en-US"/>
        </w:rPr>
        <w:t xml:space="preserve">dengan </w:t>
      </w:r>
      <w:r>
        <w:rPr>
          <w:rFonts w:eastAsia="Times New Roman" w:cs="Times New Roman"/>
          <w:szCs w:val="24"/>
          <w:lang w:val="en-US"/>
        </w:rPr>
        <w:t xml:space="preserve">karakteristik sama pada suatu kelompok yang </w:t>
      </w:r>
      <w:r w:rsidR="00CE2AAE">
        <w:rPr>
          <w:rFonts w:eastAsia="Times New Roman" w:cs="Times New Roman"/>
          <w:szCs w:val="24"/>
          <w:lang w:val="en-US"/>
        </w:rPr>
        <w:t>lebih kecil</w:t>
      </w:r>
      <w:r>
        <w:rPr>
          <w:rFonts w:eastAsia="Times New Roman" w:cs="Times New Roman"/>
          <w:szCs w:val="24"/>
          <w:lang w:val="en-US"/>
        </w:rPr>
        <w:t xml:space="preserve">. </w:t>
      </w:r>
      <w:r w:rsidR="00B129FA">
        <w:rPr>
          <w:rFonts w:eastAsia="Times New Roman" w:cs="Times New Roman"/>
          <w:szCs w:val="24"/>
        </w:rPr>
        <w:t xml:space="preserve">Pada penelitian ini </w:t>
      </w:r>
      <w:r w:rsidR="00CE2AAE">
        <w:rPr>
          <w:rFonts w:eastAsia="Times New Roman" w:cs="Times New Roman"/>
          <w:szCs w:val="24"/>
          <w:lang w:val="en-US"/>
        </w:rPr>
        <w:t xml:space="preserve">metode </w:t>
      </w:r>
      <w:proofErr w:type="spellStart"/>
      <w:r w:rsidR="00CE2AAE">
        <w:rPr>
          <w:rFonts w:eastAsia="Times New Roman" w:cs="Times New Roman"/>
          <w:szCs w:val="24"/>
          <w:lang w:val="en-US"/>
        </w:rPr>
        <w:t>klasterisasi</w:t>
      </w:r>
      <w:proofErr w:type="spellEnd"/>
      <w:r w:rsidR="00CE2AAE">
        <w:rPr>
          <w:rFonts w:eastAsia="Times New Roman" w:cs="Times New Roman"/>
          <w:szCs w:val="24"/>
          <w:lang w:val="en-US"/>
        </w:rPr>
        <w:t xml:space="preserve"> </w:t>
      </w:r>
      <w:r w:rsidR="00B129FA">
        <w:rPr>
          <w:rFonts w:eastAsia="Times New Roman" w:cs="Times New Roman"/>
          <w:i/>
          <w:szCs w:val="24"/>
        </w:rPr>
        <w:t>tweet</w:t>
      </w:r>
      <w:r w:rsidR="00B129FA">
        <w:rPr>
          <w:rFonts w:eastAsia="Times New Roman" w:cs="Times New Roman"/>
          <w:szCs w:val="24"/>
        </w:rPr>
        <w:t xml:space="preserve"> </w:t>
      </w:r>
      <w:r w:rsidR="00CE2AAE">
        <w:rPr>
          <w:rFonts w:eastAsia="Times New Roman" w:cs="Times New Roman"/>
          <w:szCs w:val="24"/>
          <w:lang w:val="en-US"/>
        </w:rPr>
        <w:t xml:space="preserve">yang digunakan adalah </w:t>
      </w:r>
      <w:r w:rsidR="00B129FA">
        <w:rPr>
          <w:rFonts w:eastAsia="Times New Roman" w:cs="Times New Roman"/>
          <w:szCs w:val="24"/>
        </w:rPr>
        <w:t xml:space="preserve">algoritma </w:t>
      </w:r>
      <w:del w:id="53" w:author="fahmi abdillah" w:date="2022-06-28T01:10:00Z">
        <w:r w:rsidR="00B01686" w:rsidDel="004D55A3">
          <w:rPr>
            <w:rFonts w:eastAsia="Times New Roman" w:cs="Times New Roman"/>
            <w:szCs w:val="24"/>
            <w:lang w:val="en-US"/>
          </w:rPr>
          <w:delText>K</w:delText>
        </w:r>
        <w:r w:rsidR="00D60066" w:rsidDel="004D55A3">
          <w:rPr>
            <w:rFonts w:eastAsia="Times New Roman" w:cs="Times New Roman"/>
            <w:szCs w:val="24"/>
            <w:lang w:val="en-US"/>
          </w:rPr>
          <w:delText>-</w:delText>
        </w:r>
        <w:r w:rsidR="00B01686" w:rsidDel="004D55A3">
          <w:rPr>
            <w:rFonts w:eastAsia="Times New Roman" w:cs="Times New Roman"/>
            <w:szCs w:val="24"/>
            <w:lang w:val="en-US"/>
          </w:rPr>
          <w:delText xml:space="preserve">MEANS dan </w:delText>
        </w:r>
      </w:del>
      <w:r w:rsidR="00B129FA">
        <w:rPr>
          <w:rFonts w:eastAsia="Times New Roman" w:cs="Times New Roman"/>
          <w:szCs w:val="24"/>
        </w:rPr>
        <w:t>DBSCAN</w:t>
      </w:r>
      <w:ins w:id="54" w:author="fahmi abdillah" w:date="2022-06-28T01:10:00Z">
        <w:r w:rsidR="004D55A3">
          <w:rPr>
            <w:rFonts w:eastAsia="Times New Roman" w:cs="Times New Roman"/>
            <w:szCs w:val="24"/>
            <w:lang w:val="en-US"/>
          </w:rPr>
          <w:t xml:space="preserve"> dan OPTICS</w:t>
        </w:r>
      </w:ins>
      <w:r w:rsidR="00CE2AAE">
        <w:rPr>
          <w:rFonts w:eastAsia="Times New Roman" w:cs="Times New Roman"/>
          <w:szCs w:val="24"/>
          <w:lang w:val="en-US"/>
        </w:rPr>
        <w:t xml:space="preserve">. Metode-metode ini dipilih dan dibandingkan karena keduanya dapat menghasilkan </w:t>
      </w:r>
      <w:r w:rsidR="00CE2AAE">
        <w:rPr>
          <w:rFonts w:eastAsia="Times New Roman" w:cs="Times New Roman"/>
          <w:i/>
          <w:iCs/>
          <w:szCs w:val="24"/>
          <w:lang w:val="en-US"/>
        </w:rPr>
        <w:t xml:space="preserve">cluster </w:t>
      </w:r>
      <w:r w:rsidR="00CE2AAE">
        <w:rPr>
          <w:rFonts w:eastAsia="Times New Roman" w:cs="Times New Roman"/>
          <w:szCs w:val="24"/>
          <w:lang w:val="en-US"/>
        </w:rPr>
        <w:t xml:space="preserve">tanpa penentuan </w:t>
      </w:r>
      <w:r w:rsidR="00CE2AAE" w:rsidRPr="00CE2AAE">
        <w:rPr>
          <w:rFonts w:eastAsia="Times New Roman" w:cs="Times New Roman"/>
          <w:i/>
          <w:iCs/>
          <w:szCs w:val="24"/>
          <w:lang w:val="en-US"/>
        </w:rPr>
        <w:t>centroids</w:t>
      </w:r>
      <w:r w:rsidR="00CE2AAE">
        <w:rPr>
          <w:rFonts w:eastAsia="Times New Roman" w:cs="Times New Roman"/>
          <w:i/>
          <w:iCs/>
          <w:szCs w:val="24"/>
          <w:lang w:val="en-US"/>
        </w:rPr>
        <w:t xml:space="preserve"> </w:t>
      </w:r>
      <w:r w:rsidR="00CE2AAE">
        <w:rPr>
          <w:rFonts w:eastAsia="Times New Roman" w:cs="Times New Roman"/>
          <w:szCs w:val="24"/>
          <w:lang w:val="en-US"/>
        </w:rPr>
        <w:t xml:space="preserve">dan juga dapat menemukan titik-titik yang menyimpang. </w:t>
      </w:r>
      <w:r w:rsidR="00B129FA">
        <w:rPr>
          <w:rFonts w:eastAsia="Times New Roman" w:cs="Times New Roman"/>
          <w:szCs w:val="24"/>
        </w:rPr>
        <w:t xml:space="preserve">Data hasil klasterisasi divisualisasikan untuk menerapkan geovisualisasi </w:t>
      </w:r>
      <w:r w:rsidR="00B129FA">
        <w:rPr>
          <w:rFonts w:eastAsia="Times New Roman" w:cs="Times New Roman"/>
          <w:i/>
          <w:szCs w:val="24"/>
        </w:rPr>
        <w:t>tweet</w:t>
      </w:r>
      <w:r w:rsidR="00B129FA">
        <w:rPr>
          <w:rFonts w:eastAsia="Times New Roman" w:cs="Times New Roman"/>
          <w:szCs w:val="24"/>
        </w:rPr>
        <w:t xml:space="preserve"> untuk kasus penyebaran penyakit menular langsung (studi kasus Covid-19). Proses geovisualisasi digunakan untuk mendapatkan hasil tampilan data </w:t>
      </w:r>
      <w:r w:rsidR="00B129FA">
        <w:rPr>
          <w:rFonts w:eastAsia="Times New Roman" w:cs="Times New Roman"/>
          <w:i/>
          <w:szCs w:val="24"/>
        </w:rPr>
        <w:t>tweet</w:t>
      </w:r>
      <w:r w:rsidR="00B129FA">
        <w:rPr>
          <w:rFonts w:eastAsia="Times New Roman" w:cs="Times New Roman"/>
          <w:szCs w:val="24"/>
        </w:rPr>
        <w:t xml:space="preserve"> hasil klasterisasi dan lokasi penyebaran </w:t>
      </w:r>
      <w:r w:rsidR="00B129FA">
        <w:rPr>
          <w:rFonts w:eastAsia="Times New Roman" w:cs="Times New Roman"/>
          <w:i/>
          <w:szCs w:val="24"/>
        </w:rPr>
        <w:t xml:space="preserve">tweet </w:t>
      </w:r>
      <w:r w:rsidR="00B129FA">
        <w:rPr>
          <w:rFonts w:eastAsia="Times New Roman" w:cs="Times New Roman"/>
          <w:szCs w:val="24"/>
        </w:rPr>
        <w:t xml:space="preserve">terkait penyebaran penyakit menular langsung (studi kasus Covid-19). Pengujian dilakukan dengan mengevaluasi hasil analisis klasterisasi menggunakan analisis </w:t>
      </w:r>
      <w:r w:rsidR="00B129FA">
        <w:rPr>
          <w:rFonts w:eastAsia="Times New Roman" w:cs="Times New Roman"/>
          <w:i/>
          <w:szCs w:val="24"/>
        </w:rPr>
        <w:t xml:space="preserve">silhouette </w:t>
      </w:r>
      <w:r w:rsidR="00B129FA">
        <w:rPr>
          <w:rFonts w:eastAsia="Times New Roman" w:cs="Times New Roman"/>
          <w:szCs w:val="24"/>
        </w:rPr>
        <w:t xml:space="preserve">yang berdasarkan nilai koefisien </w:t>
      </w:r>
      <w:r w:rsidR="00B129FA">
        <w:rPr>
          <w:rFonts w:eastAsia="Times New Roman" w:cs="Times New Roman"/>
          <w:i/>
          <w:szCs w:val="24"/>
        </w:rPr>
        <w:t>silhouette.</w:t>
      </w:r>
    </w:p>
    <w:bookmarkEnd w:id="50"/>
    <w:p w14:paraId="00000009" w14:textId="77777777" w:rsidR="00FC65A8" w:rsidRDefault="00B129FA">
      <w:pPr>
        <w:spacing w:before="240" w:after="240" w:line="360" w:lineRule="auto"/>
        <w:ind w:firstLine="720"/>
        <w:jc w:val="both"/>
        <w:rPr>
          <w:rFonts w:eastAsia="Times New Roman" w:cs="Times New Roman"/>
          <w:szCs w:val="24"/>
        </w:rPr>
      </w:pPr>
      <w:r>
        <w:rPr>
          <w:rFonts w:eastAsia="Times New Roman" w:cs="Times New Roman"/>
          <w:szCs w:val="24"/>
        </w:rPr>
        <w:t xml:space="preserve"> </w:t>
      </w:r>
    </w:p>
    <w:p w14:paraId="0000000A" w14:textId="64B105EE" w:rsidR="00FC65A8" w:rsidRPr="00C26FB2" w:rsidRDefault="00B129FA" w:rsidP="00B66490">
      <w:pPr>
        <w:pStyle w:val="Heading2"/>
      </w:pPr>
      <w:bookmarkStart w:id="55" w:name="_Toc139379632"/>
      <w:r w:rsidRPr="00C26FB2">
        <w:lastRenderedPageBreak/>
        <w:t>Rumusan Masalah</w:t>
      </w:r>
      <w:bookmarkStart w:id="56" w:name="_Hlk148647861"/>
      <w:bookmarkEnd w:id="55"/>
    </w:p>
    <w:p w14:paraId="0000000B" w14:textId="77777777" w:rsidR="00FC65A8" w:rsidRDefault="00B129FA">
      <w:pPr>
        <w:spacing w:before="240" w:after="240" w:line="360" w:lineRule="auto"/>
        <w:jc w:val="both"/>
        <w:rPr>
          <w:rFonts w:eastAsia="Times New Roman" w:cs="Times New Roman"/>
          <w:szCs w:val="24"/>
        </w:rPr>
      </w:pPr>
      <w:bookmarkStart w:id="57" w:name="_Hlk148647837"/>
      <w:r>
        <w:rPr>
          <w:rFonts w:eastAsia="Times New Roman" w:cs="Times New Roman"/>
          <w:szCs w:val="24"/>
        </w:rPr>
        <w:t>Rumusan masalah pada penelitian ini adalah sebagai berikut:</w:t>
      </w:r>
    </w:p>
    <w:p w14:paraId="5410C0CB" w14:textId="26155FD0" w:rsidR="00431F4C" w:rsidRDefault="00B129FA" w:rsidP="00431F4C">
      <w:pPr>
        <w:pStyle w:val="ListParagraph"/>
        <w:numPr>
          <w:ilvl w:val="0"/>
          <w:numId w:val="3"/>
        </w:numPr>
        <w:spacing w:before="240" w:after="240" w:line="360" w:lineRule="auto"/>
        <w:jc w:val="both"/>
        <w:rPr>
          <w:rFonts w:eastAsia="Times New Roman" w:cs="Times New Roman"/>
          <w:szCs w:val="24"/>
          <w:lang w:val="en-US"/>
        </w:rPr>
      </w:pPr>
      <w:r w:rsidRPr="00431F4C">
        <w:rPr>
          <w:rFonts w:eastAsia="Times New Roman" w:cs="Times New Roman"/>
          <w:szCs w:val="24"/>
        </w:rPr>
        <w:t>Bagaimana menerapkan algoritma klasterisasi</w:t>
      </w:r>
      <w:r w:rsidR="002E7028" w:rsidRPr="00431F4C">
        <w:rPr>
          <w:rFonts w:eastAsia="Times New Roman" w:cs="Times New Roman"/>
          <w:szCs w:val="24"/>
          <w:lang w:val="en-US"/>
        </w:rPr>
        <w:t xml:space="preserve"> </w:t>
      </w:r>
      <w:r w:rsidRPr="00431F4C">
        <w:rPr>
          <w:rFonts w:eastAsia="Times New Roman" w:cs="Times New Roman"/>
          <w:szCs w:val="24"/>
        </w:rPr>
        <w:t xml:space="preserve">DBSCAN </w:t>
      </w:r>
      <w:r w:rsidR="00287F77">
        <w:rPr>
          <w:rFonts w:eastAsia="Times New Roman" w:cs="Times New Roman"/>
          <w:szCs w:val="24"/>
          <w:lang w:val="en-US"/>
        </w:rPr>
        <w:t xml:space="preserve">dan OPTICS </w:t>
      </w:r>
      <w:r w:rsidRPr="00431F4C">
        <w:rPr>
          <w:rFonts w:eastAsia="Times New Roman" w:cs="Times New Roman"/>
          <w:szCs w:val="24"/>
        </w:rPr>
        <w:t xml:space="preserve">untuk mengolah data </w:t>
      </w:r>
      <w:r w:rsidRPr="00431F4C">
        <w:rPr>
          <w:rFonts w:eastAsia="Times New Roman" w:cs="Times New Roman"/>
          <w:i/>
          <w:szCs w:val="24"/>
        </w:rPr>
        <w:t>tweet</w:t>
      </w:r>
      <w:r w:rsidRPr="00431F4C">
        <w:rPr>
          <w:rFonts w:eastAsia="Times New Roman" w:cs="Times New Roman"/>
          <w:szCs w:val="24"/>
        </w:rPr>
        <w:t>?</w:t>
      </w:r>
      <w:r w:rsidR="00431F4C" w:rsidRPr="00431F4C">
        <w:rPr>
          <w:rFonts w:eastAsia="Times New Roman" w:cs="Times New Roman"/>
          <w:szCs w:val="24"/>
          <w:lang w:val="en-US"/>
        </w:rPr>
        <w:t xml:space="preserve"> </w:t>
      </w:r>
    </w:p>
    <w:p w14:paraId="05834A2B" w14:textId="3BEB99F0" w:rsidR="00431F4C" w:rsidRPr="00431F4C" w:rsidRDefault="00431F4C" w:rsidP="00431F4C">
      <w:pPr>
        <w:pStyle w:val="ListParagraph"/>
        <w:numPr>
          <w:ilvl w:val="0"/>
          <w:numId w:val="3"/>
        </w:numPr>
        <w:spacing w:before="240" w:after="240" w:line="360" w:lineRule="auto"/>
        <w:jc w:val="both"/>
        <w:rPr>
          <w:rFonts w:eastAsia="Times New Roman" w:cs="Times New Roman"/>
          <w:szCs w:val="24"/>
          <w:lang w:val="en-US"/>
        </w:rPr>
      </w:pPr>
      <w:r>
        <w:rPr>
          <w:rFonts w:eastAsia="Times New Roman" w:cs="Times New Roman"/>
          <w:szCs w:val="24"/>
          <w:lang w:val="en-US"/>
        </w:rPr>
        <w:t xml:space="preserve">Bagaimana perbandingan </w:t>
      </w:r>
      <w:proofErr w:type="spellStart"/>
      <w:r>
        <w:rPr>
          <w:rFonts w:eastAsia="Times New Roman" w:cs="Times New Roman"/>
          <w:szCs w:val="24"/>
          <w:lang w:val="en-US"/>
        </w:rPr>
        <w:t>algoritma</w:t>
      </w:r>
      <w:proofErr w:type="spellEnd"/>
      <w:r>
        <w:rPr>
          <w:rFonts w:eastAsia="Times New Roman" w:cs="Times New Roman"/>
          <w:szCs w:val="24"/>
          <w:lang w:val="en-US"/>
        </w:rPr>
        <w:t xml:space="preserve"> </w:t>
      </w:r>
      <w:proofErr w:type="spellStart"/>
      <w:r>
        <w:rPr>
          <w:rFonts w:eastAsia="Times New Roman" w:cs="Times New Roman"/>
          <w:szCs w:val="24"/>
          <w:lang w:val="en-US"/>
        </w:rPr>
        <w:t>klasterisasi</w:t>
      </w:r>
      <w:proofErr w:type="spellEnd"/>
      <w:r w:rsidR="001165D1">
        <w:rPr>
          <w:rFonts w:eastAsia="Times New Roman" w:cs="Times New Roman"/>
          <w:szCs w:val="24"/>
          <w:lang w:val="en-US"/>
        </w:rPr>
        <w:t xml:space="preserve"> </w:t>
      </w:r>
      <w:r>
        <w:rPr>
          <w:rFonts w:eastAsia="Times New Roman" w:cs="Times New Roman"/>
          <w:szCs w:val="24"/>
          <w:lang w:val="en-US"/>
        </w:rPr>
        <w:t xml:space="preserve">DBSCAN </w:t>
      </w:r>
      <w:r w:rsidR="00287F77">
        <w:rPr>
          <w:rFonts w:eastAsia="Times New Roman" w:cs="Times New Roman"/>
          <w:szCs w:val="24"/>
          <w:lang w:val="en-US"/>
        </w:rPr>
        <w:t xml:space="preserve">dan OPTICS </w:t>
      </w:r>
      <w:r>
        <w:rPr>
          <w:rFonts w:eastAsia="Times New Roman" w:cs="Times New Roman"/>
          <w:szCs w:val="24"/>
          <w:lang w:val="en-US"/>
        </w:rPr>
        <w:t>agar menghasilkan analisis terbaik?</w:t>
      </w:r>
    </w:p>
    <w:p w14:paraId="0000000D" w14:textId="587CE4BD" w:rsidR="00FC65A8" w:rsidRPr="00431F4C" w:rsidRDefault="00B129FA" w:rsidP="00431F4C">
      <w:pPr>
        <w:pStyle w:val="ListParagraph"/>
        <w:numPr>
          <w:ilvl w:val="0"/>
          <w:numId w:val="3"/>
        </w:numPr>
        <w:spacing w:before="240" w:after="240" w:line="360" w:lineRule="auto"/>
        <w:jc w:val="both"/>
        <w:rPr>
          <w:rFonts w:eastAsia="Times New Roman" w:cs="Times New Roman"/>
          <w:szCs w:val="24"/>
        </w:rPr>
      </w:pPr>
      <w:r w:rsidRPr="00431F4C">
        <w:rPr>
          <w:rFonts w:eastAsia="Times New Roman" w:cs="Times New Roman"/>
          <w:szCs w:val="24"/>
        </w:rPr>
        <w:t xml:space="preserve">Bagaimana menerapkan geovisualisasi hasil klasterisasi data </w:t>
      </w:r>
      <w:r w:rsidRPr="00431F4C">
        <w:rPr>
          <w:rFonts w:eastAsia="Times New Roman" w:cs="Times New Roman"/>
          <w:i/>
          <w:szCs w:val="24"/>
        </w:rPr>
        <w:t>tweet</w:t>
      </w:r>
      <w:r w:rsidRPr="00431F4C">
        <w:rPr>
          <w:rFonts w:eastAsia="Times New Roman" w:cs="Times New Roman"/>
          <w:szCs w:val="24"/>
        </w:rPr>
        <w:t xml:space="preserve"> untuk kasus penyebaran penyakit menular langsung (studi kasus Covid-19)?</w:t>
      </w:r>
    </w:p>
    <w:bookmarkEnd w:id="56"/>
    <w:bookmarkEnd w:id="57"/>
    <w:p w14:paraId="0000000E" w14:textId="180A21E5" w:rsidR="00FC65A8" w:rsidRPr="00C26FB2" w:rsidRDefault="00FC65A8">
      <w:pPr>
        <w:spacing w:before="240" w:after="240" w:line="360" w:lineRule="auto"/>
        <w:jc w:val="both"/>
        <w:rPr>
          <w:rFonts w:eastAsia="Times New Roman" w:cs="Times New Roman"/>
          <w:b/>
          <w:sz w:val="26"/>
          <w:szCs w:val="26"/>
        </w:rPr>
        <w:pPrChange w:id="58" w:author="fahmi abdillah" w:date="2022-06-29T18:58:00Z">
          <w:pPr>
            <w:spacing w:before="240" w:after="240" w:line="360" w:lineRule="auto"/>
            <w:ind w:left="360"/>
            <w:jc w:val="both"/>
          </w:pPr>
        </w:pPrChange>
      </w:pPr>
    </w:p>
    <w:p w14:paraId="0000000F" w14:textId="0963BC11" w:rsidR="00FC65A8" w:rsidRPr="00C26FB2" w:rsidRDefault="00B129FA" w:rsidP="00B66490">
      <w:pPr>
        <w:pStyle w:val="Heading2"/>
      </w:pPr>
      <w:bookmarkStart w:id="59" w:name="_Toc139379633"/>
      <w:r w:rsidRPr="00C26FB2">
        <w:t>Tujuan Penelitian</w:t>
      </w:r>
      <w:bookmarkEnd w:id="59"/>
    </w:p>
    <w:p w14:paraId="00000010" w14:textId="4C8D03C3" w:rsidR="00FC65A8" w:rsidRDefault="00B129FA">
      <w:pPr>
        <w:spacing w:before="240" w:after="240" w:line="360" w:lineRule="auto"/>
        <w:jc w:val="both"/>
        <w:rPr>
          <w:rFonts w:eastAsia="Times New Roman" w:cs="Times New Roman"/>
          <w:szCs w:val="24"/>
        </w:rPr>
      </w:pPr>
      <w:bookmarkStart w:id="60" w:name="_Hlk148647908"/>
      <w:r>
        <w:rPr>
          <w:rFonts w:eastAsia="Times New Roman" w:cs="Times New Roman"/>
          <w:szCs w:val="24"/>
        </w:rPr>
        <w:t>Tujuan penelitian ini adalah:</w:t>
      </w:r>
    </w:p>
    <w:p w14:paraId="2E770ED6" w14:textId="4435E7C1" w:rsidR="002B3170" w:rsidRDefault="002B3170" w:rsidP="002B3170">
      <w:pPr>
        <w:pStyle w:val="ListParagraph"/>
        <w:numPr>
          <w:ilvl w:val="0"/>
          <w:numId w:val="19"/>
        </w:numPr>
        <w:spacing w:before="240" w:after="240" w:line="360" w:lineRule="auto"/>
        <w:jc w:val="both"/>
        <w:rPr>
          <w:rFonts w:eastAsia="Times New Roman" w:cs="Times New Roman"/>
          <w:i/>
          <w:szCs w:val="24"/>
        </w:rPr>
      </w:pPr>
      <w:r w:rsidRPr="002B3170">
        <w:rPr>
          <w:rFonts w:eastAsia="Times New Roman" w:cs="Times New Roman"/>
          <w:szCs w:val="24"/>
        </w:rPr>
        <w:t>Menerapkan algoritma klasterisasi DBSCAN</w:t>
      </w:r>
      <w:r w:rsidR="00AD621C">
        <w:rPr>
          <w:rFonts w:eastAsia="Times New Roman" w:cs="Times New Roman"/>
          <w:szCs w:val="24"/>
          <w:lang w:val="en-US"/>
        </w:rPr>
        <w:t xml:space="preserve"> dan OPTICS</w:t>
      </w:r>
      <w:r w:rsidRPr="002B3170">
        <w:rPr>
          <w:rFonts w:eastAsia="Times New Roman" w:cs="Times New Roman"/>
          <w:szCs w:val="24"/>
        </w:rPr>
        <w:t xml:space="preserve"> untuk mengolah data </w:t>
      </w:r>
      <w:r w:rsidRPr="002B3170">
        <w:rPr>
          <w:rFonts w:eastAsia="Times New Roman" w:cs="Times New Roman"/>
          <w:i/>
          <w:szCs w:val="24"/>
        </w:rPr>
        <w:t>tweet.</w:t>
      </w:r>
    </w:p>
    <w:p w14:paraId="6308BFF0" w14:textId="359808D3" w:rsidR="008F5FB1" w:rsidRPr="002B3170" w:rsidRDefault="008F5FB1" w:rsidP="002B3170">
      <w:pPr>
        <w:pStyle w:val="ListParagraph"/>
        <w:numPr>
          <w:ilvl w:val="0"/>
          <w:numId w:val="19"/>
        </w:numPr>
        <w:spacing w:before="240" w:after="240" w:line="360" w:lineRule="auto"/>
        <w:jc w:val="both"/>
        <w:rPr>
          <w:rFonts w:eastAsia="Times New Roman" w:cs="Times New Roman"/>
          <w:i/>
          <w:szCs w:val="24"/>
        </w:rPr>
      </w:pPr>
      <w:r>
        <w:rPr>
          <w:rFonts w:eastAsia="Times New Roman" w:cs="Times New Roman"/>
          <w:iCs/>
          <w:szCs w:val="24"/>
          <w:lang w:val="en-US"/>
        </w:rPr>
        <w:t>Mengetahui hasil perbandingan</w:t>
      </w:r>
      <w:r w:rsidR="00A8284F">
        <w:rPr>
          <w:rFonts w:eastAsia="Times New Roman" w:cs="Times New Roman"/>
          <w:iCs/>
          <w:szCs w:val="24"/>
          <w:lang w:val="en-US"/>
        </w:rPr>
        <w:t xml:space="preserve"> terbaik</w:t>
      </w:r>
      <w:r>
        <w:rPr>
          <w:rFonts w:eastAsia="Times New Roman" w:cs="Times New Roman"/>
          <w:iCs/>
          <w:szCs w:val="24"/>
          <w:lang w:val="en-US"/>
        </w:rPr>
        <w:t xml:space="preserve"> antara dua </w:t>
      </w:r>
      <w:proofErr w:type="spellStart"/>
      <w:r>
        <w:rPr>
          <w:rFonts w:eastAsia="Times New Roman" w:cs="Times New Roman"/>
          <w:iCs/>
          <w:szCs w:val="24"/>
          <w:lang w:val="en-US"/>
        </w:rPr>
        <w:t>algoritma</w:t>
      </w:r>
      <w:proofErr w:type="spellEnd"/>
      <w:r>
        <w:rPr>
          <w:rFonts w:eastAsia="Times New Roman" w:cs="Times New Roman"/>
          <w:iCs/>
          <w:szCs w:val="24"/>
          <w:lang w:val="en-US"/>
        </w:rPr>
        <w:t xml:space="preserve"> </w:t>
      </w:r>
      <w:proofErr w:type="spellStart"/>
      <w:r>
        <w:rPr>
          <w:rFonts w:eastAsia="Times New Roman" w:cs="Times New Roman"/>
          <w:iCs/>
          <w:szCs w:val="24"/>
          <w:lang w:val="en-US"/>
        </w:rPr>
        <w:t>klasterisasi</w:t>
      </w:r>
      <w:proofErr w:type="spellEnd"/>
      <w:r>
        <w:rPr>
          <w:rFonts w:eastAsia="Times New Roman" w:cs="Times New Roman"/>
          <w:iCs/>
          <w:szCs w:val="24"/>
          <w:lang w:val="en-US"/>
        </w:rPr>
        <w:t xml:space="preserve"> yang </w:t>
      </w:r>
      <w:r w:rsidR="00A8284F">
        <w:rPr>
          <w:rFonts w:eastAsia="Times New Roman" w:cs="Times New Roman"/>
          <w:iCs/>
          <w:szCs w:val="24"/>
          <w:lang w:val="en-US"/>
        </w:rPr>
        <w:t>digunakan</w:t>
      </w:r>
      <w:r>
        <w:rPr>
          <w:rFonts w:eastAsia="Times New Roman" w:cs="Times New Roman"/>
          <w:iCs/>
          <w:szCs w:val="24"/>
          <w:lang w:val="en-US"/>
        </w:rPr>
        <w:t xml:space="preserve">, yaitu DBSCAN dan OPTICS. </w:t>
      </w:r>
    </w:p>
    <w:p w14:paraId="00000013" w14:textId="3E201BBD" w:rsidR="00FC65A8" w:rsidRPr="00786B1E" w:rsidRDefault="002B3170" w:rsidP="00350932">
      <w:pPr>
        <w:pStyle w:val="ListParagraph"/>
        <w:numPr>
          <w:ilvl w:val="0"/>
          <w:numId w:val="19"/>
        </w:numPr>
        <w:spacing w:before="240" w:after="240" w:line="360" w:lineRule="auto"/>
        <w:jc w:val="both"/>
        <w:rPr>
          <w:rFonts w:eastAsia="Times New Roman" w:cs="Times New Roman"/>
          <w:b/>
          <w:sz w:val="26"/>
          <w:szCs w:val="26"/>
        </w:rPr>
      </w:pPr>
      <w:r w:rsidRPr="002B3170">
        <w:rPr>
          <w:rFonts w:eastAsia="Times New Roman" w:cs="Times New Roman"/>
          <w:szCs w:val="24"/>
        </w:rPr>
        <w:t xml:space="preserve">Menerapkan geovisualisasi hasil klasterisasi data </w:t>
      </w:r>
      <w:r w:rsidRPr="002B3170">
        <w:rPr>
          <w:rFonts w:eastAsia="Times New Roman" w:cs="Times New Roman"/>
          <w:i/>
          <w:szCs w:val="24"/>
        </w:rPr>
        <w:t xml:space="preserve">tweet </w:t>
      </w:r>
      <w:r w:rsidRPr="002B3170">
        <w:rPr>
          <w:rFonts w:eastAsia="Times New Roman" w:cs="Times New Roman"/>
          <w:szCs w:val="24"/>
        </w:rPr>
        <w:t>untuk kasus penyebaran penyakit menular langsung (studi kasus Covid-19).</w:t>
      </w:r>
    </w:p>
    <w:bookmarkEnd w:id="60"/>
    <w:p w14:paraId="70D4E684" w14:textId="77777777" w:rsidR="00786B1E" w:rsidRPr="00786B1E" w:rsidRDefault="00786B1E" w:rsidP="00786B1E">
      <w:pPr>
        <w:spacing w:before="240" w:after="240" w:line="360" w:lineRule="auto"/>
        <w:jc w:val="both"/>
        <w:rPr>
          <w:rFonts w:eastAsia="Times New Roman" w:cs="Times New Roman"/>
          <w:b/>
          <w:sz w:val="26"/>
          <w:szCs w:val="26"/>
        </w:rPr>
      </w:pPr>
    </w:p>
    <w:p w14:paraId="78B80F66" w14:textId="715D0B2A" w:rsidR="00A75732" w:rsidRDefault="00B129FA" w:rsidP="00A75732">
      <w:pPr>
        <w:pStyle w:val="Heading2"/>
        <w:rPr>
          <w:ins w:id="61" w:author="fahmi abdillah" w:date="2022-06-29T18:59:00Z"/>
        </w:rPr>
      </w:pPr>
      <w:bookmarkStart w:id="62" w:name="_Toc139379634"/>
      <w:r w:rsidRPr="00C26FB2">
        <w:t>Manfaat Penelitian</w:t>
      </w:r>
      <w:bookmarkEnd w:id="62"/>
    </w:p>
    <w:p w14:paraId="19823748" w14:textId="29358923" w:rsidR="00A75732" w:rsidRPr="0050264E" w:rsidRDefault="00A75732">
      <w:pPr>
        <w:spacing w:line="360" w:lineRule="auto"/>
        <w:jc w:val="both"/>
        <w:rPr>
          <w:lang w:val="en-US"/>
        </w:rPr>
        <w:pPrChange w:id="63" w:author="fahmi abdillah" w:date="2022-06-29T19:00:00Z">
          <w:pPr>
            <w:pStyle w:val="Heading2"/>
          </w:pPr>
        </w:pPrChange>
      </w:pPr>
      <w:ins w:id="64" w:author="fahmi abdillah" w:date="2022-06-29T18:59:00Z">
        <w:r>
          <w:rPr>
            <w:lang w:val="en-US"/>
          </w:rPr>
          <w:t>Adapun manfaat penelitian ini adalah:</w:t>
        </w:r>
      </w:ins>
    </w:p>
    <w:p w14:paraId="43825C13" w14:textId="706B2534" w:rsidR="003D0F61" w:rsidRPr="00B60AAA" w:rsidRDefault="003D0F61" w:rsidP="003D0F61">
      <w:pPr>
        <w:pStyle w:val="ListParagraph"/>
        <w:numPr>
          <w:ilvl w:val="0"/>
          <w:numId w:val="17"/>
        </w:numPr>
        <w:spacing w:before="240" w:after="240" w:line="360" w:lineRule="auto"/>
        <w:jc w:val="both"/>
        <w:rPr>
          <w:rFonts w:eastAsia="Times New Roman" w:cs="Times New Roman"/>
          <w:szCs w:val="24"/>
        </w:rPr>
      </w:pPr>
      <w:r>
        <w:rPr>
          <w:rFonts w:eastAsia="Times New Roman" w:cs="Times New Roman"/>
          <w:szCs w:val="24"/>
          <w:lang w:val="en-US"/>
        </w:rPr>
        <w:t xml:space="preserve">Memberikan wawasan kepada masyarakat awam, peneliti, dan pemerintah terkait </w:t>
      </w:r>
      <w:r w:rsidR="003E604B">
        <w:rPr>
          <w:rFonts w:eastAsia="Times New Roman" w:cs="Times New Roman"/>
          <w:szCs w:val="24"/>
          <w:lang w:val="en-US"/>
        </w:rPr>
        <w:t xml:space="preserve">data </w:t>
      </w:r>
      <w:r>
        <w:rPr>
          <w:rFonts w:eastAsia="Times New Roman" w:cs="Times New Roman"/>
          <w:szCs w:val="24"/>
          <w:lang w:val="en-US"/>
        </w:rPr>
        <w:t>penyebaran penyakit menular langsung (Covid-19).</w:t>
      </w:r>
    </w:p>
    <w:p w14:paraId="33CD4C0C" w14:textId="0BE94F4B" w:rsidR="003D0F61" w:rsidRPr="00621C99" w:rsidRDefault="003D0F61" w:rsidP="003D0F61">
      <w:pPr>
        <w:pStyle w:val="ListParagraph"/>
        <w:numPr>
          <w:ilvl w:val="0"/>
          <w:numId w:val="17"/>
        </w:numPr>
        <w:spacing w:before="240" w:after="240" w:line="360" w:lineRule="auto"/>
        <w:jc w:val="both"/>
        <w:rPr>
          <w:rFonts w:eastAsia="Times New Roman" w:cs="Times New Roman"/>
          <w:szCs w:val="24"/>
        </w:rPr>
      </w:pPr>
      <w:r>
        <w:rPr>
          <w:rFonts w:eastAsia="Times New Roman" w:cs="Times New Roman"/>
          <w:szCs w:val="24"/>
          <w:lang w:val="en-US"/>
        </w:rPr>
        <w:lastRenderedPageBreak/>
        <w:t>Membantu pemerintah dalam memantau</w:t>
      </w:r>
      <w:r w:rsidR="003E604B">
        <w:rPr>
          <w:rFonts w:eastAsia="Times New Roman" w:cs="Times New Roman"/>
          <w:szCs w:val="24"/>
          <w:lang w:val="en-US"/>
        </w:rPr>
        <w:t xml:space="preserve"> keluhan gejala yang dialami</w:t>
      </w:r>
      <w:r>
        <w:rPr>
          <w:rFonts w:eastAsia="Times New Roman" w:cs="Times New Roman"/>
          <w:szCs w:val="24"/>
          <w:lang w:val="en-US"/>
        </w:rPr>
        <w:t xml:space="preserve"> masyarakat saat penyebaran penyakit menular langsung</w:t>
      </w:r>
      <w:r w:rsidR="003E604B">
        <w:rPr>
          <w:rFonts w:eastAsia="Times New Roman" w:cs="Times New Roman"/>
          <w:szCs w:val="24"/>
          <w:lang w:val="en-US"/>
        </w:rPr>
        <w:t xml:space="preserve"> dalam waktu tertentu</w:t>
      </w:r>
      <w:r>
        <w:rPr>
          <w:rFonts w:eastAsia="Times New Roman" w:cs="Times New Roman"/>
          <w:i/>
          <w:iCs/>
          <w:szCs w:val="24"/>
          <w:lang w:val="en-US"/>
        </w:rPr>
        <w:t>.</w:t>
      </w:r>
    </w:p>
    <w:p w14:paraId="3F7D7F56" w14:textId="1093A1C7" w:rsidR="003D0F61" w:rsidRPr="00621C99" w:rsidRDefault="003D0F61" w:rsidP="003D0F61">
      <w:pPr>
        <w:pStyle w:val="ListParagraph"/>
        <w:numPr>
          <w:ilvl w:val="0"/>
          <w:numId w:val="17"/>
        </w:numPr>
        <w:spacing w:before="240" w:after="240" w:line="360" w:lineRule="auto"/>
        <w:jc w:val="both"/>
        <w:rPr>
          <w:rFonts w:eastAsia="Times New Roman" w:cs="Times New Roman"/>
          <w:szCs w:val="24"/>
        </w:rPr>
      </w:pPr>
      <w:r>
        <w:rPr>
          <w:rFonts w:eastAsia="Times New Roman" w:cs="Times New Roman"/>
          <w:szCs w:val="24"/>
          <w:lang w:val="en-US"/>
        </w:rPr>
        <w:t>Membantu pemerintah dalam mengambil keputusan untuk menindaklanjuti kebijakan berdasarkan data.</w:t>
      </w:r>
    </w:p>
    <w:p w14:paraId="45984ABB" w14:textId="464F7AFF" w:rsidR="003D0F61" w:rsidRPr="00B60AAA" w:rsidRDefault="003D0F61" w:rsidP="00B60AAA">
      <w:pPr>
        <w:pStyle w:val="ListParagraph"/>
        <w:numPr>
          <w:ilvl w:val="0"/>
          <w:numId w:val="17"/>
        </w:numPr>
        <w:spacing w:before="240" w:after="240" w:line="360" w:lineRule="auto"/>
        <w:jc w:val="both"/>
        <w:rPr>
          <w:rFonts w:eastAsia="Times New Roman" w:cs="Times New Roman"/>
          <w:szCs w:val="24"/>
        </w:rPr>
      </w:pPr>
      <w:r>
        <w:rPr>
          <w:rFonts w:eastAsia="Times New Roman" w:cs="Times New Roman"/>
          <w:szCs w:val="24"/>
          <w:lang w:val="en-US"/>
        </w:rPr>
        <w:t>Membantu pemerintah dalam memutuskan daerah mana saja yang perlu diantisipasi penanggulangan dan pencegahan dini pada penyakit menular langsung.</w:t>
      </w:r>
    </w:p>
    <w:p w14:paraId="76E02286" w14:textId="77777777" w:rsidR="000D3173" w:rsidRPr="00767D71" w:rsidRDefault="000D3173" w:rsidP="00767D71">
      <w:pPr>
        <w:spacing w:before="240" w:after="240" w:line="360" w:lineRule="auto"/>
        <w:jc w:val="both"/>
        <w:rPr>
          <w:rFonts w:eastAsia="Times New Roman" w:cs="Times New Roman"/>
          <w:szCs w:val="24"/>
        </w:rPr>
      </w:pPr>
    </w:p>
    <w:p w14:paraId="00000017" w14:textId="7B2BCAC2" w:rsidR="00FC65A8" w:rsidRPr="00C26FB2" w:rsidRDefault="00B129FA" w:rsidP="00B66490">
      <w:pPr>
        <w:pStyle w:val="Heading2"/>
      </w:pPr>
      <w:bookmarkStart w:id="65" w:name="_Toc139379635"/>
      <w:r w:rsidRPr="00C26FB2">
        <w:t>Batasan Masalah</w:t>
      </w:r>
      <w:bookmarkEnd w:id="65"/>
    </w:p>
    <w:p w14:paraId="00000018" w14:textId="7841D7EF" w:rsidR="00FC65A8" w:rsidRDefault="00B129FA">
      <w:pPr>
        <w:spacing w:before="240" w:after="240" w:line="360" w:lineRule="auto"/>
        <w:jc w:val="both"/>
        <w:rPr>
          <w:rFonts w:eastAsia="Times New Roman" w:cs="Times New Roman"/>
          <w:szCs w:val="24"/>
        </w:rPr>
      </w:pPr>
      <w:bookmarkStart w:id="66" w:name="_Hlk148648116"/>
      <w:r>
        <w:rPr>
          <w:rFonts w:eastAsia="Times New Roman" w:cs="Times New Roman"/>
          <w:szCs w:val="24"/>
        </w:rPr>
        <w:t>Batasan penelitian ini adalah:</w:t>
      </w:r>
    </w:p>
    <w:p w14:paraId="20B6F02F" w14:textId="77777777" w:rsidR="003D0F61" w:rsidRDefault="003D0F61" w:rsidP="003D0F61">
      <w:pPr>
        <w:pStyle w:val="ListParagraph"/>
        <w:numPr>
          <w:ilvl w:val="0"/>
          <w:numId w:val="18"/>
        </w:numPr>
        <w:spacing w:before="240" w:after="240" w:line="360" w:lineRule="auto"/>
        <w:jc w:val="both"/>
        <w:rPr>
          <w:rFonts w:eastAsia="Times New Roman" w:cs="Times New Roman"/>
          <w:szCs w:val="24"/>
        </w:rPr>
      </w:pPr>
      <w:r w:rsidRPr="0062230D">
        <w:rPr>
          <w:rFonts w:eastAsia="Times New Roman" w:cs="Times New Roman"/>
          <w:szCs w:val="24"/>
        </w:rPr>
        <w:t>Penelitian ini menggunakan data teks dari media sosial Twitter dengan kata kunci tentang penyebaran penyakit menular langsung (studi kasus Covid-19).</w:t>
      </w:r>
    </w:p>
    <w:p w14:paraId="252904F5" w14:textId="77777777" w:rsidR="003D0F61" w:rsidRPr="0062230D" w:rsidRDefault="003D0F61" w:rsidP="003D0F61">
      <w:pPr>
        <w:pStyle w:val="ListParagraph"/>
        <w:numPr>
          <w:ilvl w:val="0"/>
          <w:numId w:val="18"/>
        </w:numPr>
        <w:spacing w:before="240" w:after="240" w:line="360" w:lineRule="auto"/>
        <w:jc w:val="both"/>
        <w:rPr>
          <w:rFonts w:eastAsia="Times New Roman" w:cs="Times New Roman"/>
          <w:szCs w:val="24"/>
        </w:rPr>
      </w:pPr>
      <w:r>
        <w:rPr>
          <w:rFonts w:eastAsia="Times New Roman" w:cs="Times New Roman"/>
          <w:szCs w:val="24"/>
          <w:lang w:val="en-US"/>
        </w:rPr>
        <w:t xml:space="preserve">Data teks yang digunakan yaitu </w:t>
      </w:r>
      <w:r>
        <w:rPr>
          <w:rFonts w:eastAsia="Times New Roman" w:cs="Times New Roman"/>
          <w:i/>
          <w:iCs/>
          <w:szCs w:val="24"/>
          <w:lang w:val="en-US"/>
        </w:rPr>
        <w:t xml:space="preserve">tweet </w:t>
      </w:r>
      <w:r>
        <w:rPr>
          <w:rFonts w:eastAsia="Times New Roman" w:cs="Times New Roman"/>
          <w:szCs w:val="24"/>
          <w:lang w:val="en-US"/>
        </w:rPr>
        <w:t>berbahasa Indonesia.</w:t>
      </w:r>
    </w:p>
    <w:p w14:paraId="31AFE23A" w14:textId="6D6164B4" w:rsidR="003D0F61" w:rsidRPr="0062230D" w:rsidRDefault="003D0F61" w:rsidP="003D0F61">
      <w:pPr>
        <w:pStyle w:val="ListParagraph"/>
        <w:numPr>
          <w:ilvl w:val="0"/>
          <w:numId w:val="18"/>
        </w:numPr>
        <w:spacing w:before="240" w:after="240" w:line="360" w:lineRule="auto"/>
        <w:jc w:val="both"/>
        <w:rPr>
          <w:rFonts w:eastAsia="Times New Roman" w:cs="Times New Roman"/>
          <w:szCs w:val="24"/>
        </w:rPr>
      </w:pPr>
      <w:r>
        <w:rPr>
          <w:rFonts w:eastAsia="Times New Roman" w:cs="Times New Roman"/>
          <w:szCs w:val="24"/>
          <w:lang w:val="en-US"/>
        </w:rPr>
        <w:t xml:space="preserve">Data yang digunakan dalam </w:t>
      </w:r>
      <w:proofErr w:type="spellStart"/>
      <w:r>
        <w:rPr>
          <w:rFonts w:eastAsia="Times New Roman" w:cs="Times New Roman"/>
          <w:szCs w:val="24"/>
          <w:lang w:val="en-US"/>
        </w:rPr>
        <w:t>klasterisasi</w:t>
      </w:r>
      <w:proofErr w:type="spellEnd"/>
      <w:r>
        <w:rPr>
          <w:rFonts w:eastAsia="Times New Roman" w:cs="Times New Roman"/>
          <w:szCs w:val="24"/>
          <w:lang w:val="en-US"/>
        </w:rPr>
        <w:t xml:space="preserve"> adalah data yang dikumpulkan sejak April 2021 – September 2021</w:t>
      </w:r>
      <w:r w:rsidR="000F2174">
        <w:rPr>
          <w:rFonts w:eastAsia="Times New Roman" w:cs="Times New Roman"/>
          <w:szCs w:val="24"/>
          <w:lang w:val="en-US"/>
        </w:rPr>
        <w:t xml:space="preserve"> dan Januari 2022 – Maret 2022</w:t>
      </w:r>
      <w:r>
        <w:rPr>
          <w:rFonts w:eastAsia="Times New Roman" w:cs="Times New Roman"/>
          <w:szCs w:val="24"/>
          <w:lang w:val="en-US"/>
        </w:rPr>
        <w:t>.</w:t>
      </w:r>
    </w:p>
    <w:p w14:paraId="43869FE4" w14:textId="77777777" w:rsidR="003D0F61" w:rsidRPr="00313182" w:rsidRDefault="003D0F61" w:rsidP="003D0F61">
      <w:pPr>
        <w:pStyle w:val="ListParagraph"/>
        <w:numPr>
          <w:ilvl w:val="0"/>
          <w:numId w:val="18"/>
        </w:numPr>
        <w:spacing w:before="240" w:after="240" w:line="360" w:lineRule="auto"/>
        <w:jc w:val="both"/>
        <w:rPr>
          <w:rFonts w:eastAsia="Times New Roman" w:cs="Times New Roman"/>
          <w:szCs w:val="24"/>
        </w:rPr>
      </w:pPr>
      <w:r>
        <w:rPr>
          <w:rFonts w:eastAsia="Times New Roman" w:cs="Times New Roman"/>
          <w:szCs w:val="24"/>
          <w:lang w:val="en-US"/>
        </w:rPr>
        <w:t xml:space="preserve">Output dari </w:t>
      </w:r>
      <w:proofErr w:type="spellStart"/>
      <w:r>
        <w:rPr>
          <w:rFonts w:eastAsia="Times New Roman" w:cs="Times New Roman"/>
          <w:szCs w:val="24"/>
          <w:lang w:val="en-US"/>
        </w:rPr>
        <w:t>algoritma</w:t>
      </w:r>
      <w:proofErr w:type="spellEnd"/>
      <w:r>
        <w:rPr>
          <w:rFonts w:eastAsia="Times New Roman" w:cs="Times New Roman"/>
          <w:szCs w:val="24"/>
          <w:lang w:val="en-US"/>
        </w:rPr>
        <w:t xml:space="preserve"> </w:t>
      </w:r>
      <w:proofErr w:type="spellStart"/>
      <w:r>
        <w:rPr>
          <w:rFonts w:eastAsia="Times New Roman" w:cs="Times New Roman"/>
          <w:szCs w:val="24"/>
          <w:lang w:val="en-US"/>
        </w:rPr>
        <w:t>klasterisasi</w:t>
      </w:r>
      <w:proofErr w:type="spellEnd"/>
      <w:r>
        <w:rPr>
          <w:rFonts w:eastAsia="Times New Roman" w:cs="Times New Roman"/>
          <w:szCs w:val="24"/>
          <w:lang w:val="en-US"/>
        </w:rPr>
        <w:t xml:space="preserve"> DBSCAN dan OPTICS yang ditampilkan adalah sistem informasi geografis yang menampilkan sebaran data di wilayah Indonesia.</w:t>
      </w:r>
    </w:p>
    <w:p w14:paraId="7D9A6F7E" w14:textId="16F1C541" w:rsidR="006A1BFB" w:rsidRPr="00313182" w:rsidRDefault="003D0F61" w:rsidP="0050264E">
      <w:pPr>
        <w:pStyle w:val="ListParagraph"/>
        <w:numPr>
          <w:ilvl w:val="0"/>
          <w:numId w:val="18"/>
        </w:numPr>
        <w:spacing w:before="240" w:after="240" w:line="360" w:lineRule="auto"/>
        <w:jc w:val="both"/>
        <w:rPr>
          <w:rFonts w:eastAsia="Times New Roman" w:cs="Times New Roman"/>
          <w:szCs w:val="24"/>
        </w:rPr>
      </w:pPr>
      <w:r w:rsidRPr="00313182">
        <w:rPr>
          <w:rFonts w:eastAsia="Times New Roman" w:cs="Times New Roman"/>
          <w:szCs w:val="24"/>
          <w:lang w:val="en-US"/>
        </w:rPr>
        <w:t>Target pengguna dari penelitian ini adalah masyarakat awam, peneliti, atau pemerintah yang ingin mengetahui sebaran data masyarakat terhadap pandemi Covid-19 saat varian delta terjadi.</w:t>
      </w:r>
    </w:p>
    <w:bookmarkEnd w:id="66"/>
    <w:p w14:paraId="04841A8E" w14:textId="5BF9DF3E" w:rsidR="00612996" w:rsidRDefault="00612996">
      <w:pPr>
        <w:rPr>
          <w:rFonts w:eastAsia="Times New Roman" w:cs="Times New Roman"/>
          <w:b/>
          <w:sz w:val="28"/>
          <w:szCs w:val="28"/>
          <w:lang w:val="en-ID"/>
        </w:rPr>
      </w:pPr>
      <w:r>
        <w:rPr>
          <w:rFonts w:eastAsia="Times New Roman" w:cs="Times New Roman"/>
          <w:szCs w:val="28"/>
          <w:lang w:val="en-ID"/>
        </w:rPr>
        <w:br w:type="page"/>
      </w:r>
    </w:p>
    <w:p w14:paraId="3AD20C0B" w14:textId="77777777" w:rsidR="00043D71" w:rsidRDefault="00043D71" w:rsidP="006B62F1">
      <w:pPr>
        <w:pStyle w:val="Heading1"/>
        <w:rPr>
          <w:ins w:id="67" w:author="fahmi abdillah" w:date="2022-07-14T00:07:00Z"/>
          <w:rFonts w:eastAsia="Times New Roman" w:cs="Times New Roman"/>
          <w:szCs w:val="28"/>
          <w:lang w:val="en-ID"/>
        </w:rPr>
        <w:sectPr w:rsidR="00043D71" w:rsidSect="00043D71">
          <w:headerReference w:type="default" r:id="rId10"/>
          <w:footerReference w:type="default" r:id="rId11"/>
          <w:headerReference w:type="first" r:id="rId12"/>
          <w:footerReference w:type="first" r:id="rId13"/>
          <w:pgSz w:w="11909" w:h="16834" w:code="9"/>
          <w:pgMar w:top="1701" w:right="1701" w:bottom="1701" w:left="2268" w:header="720" w:footer="720" w:gutter="0"/>
          <w:pgNumType w:start="1"/>
          <w:cols w:space="720"/>
          <w:titlePg/>
          <w:docGrid w:linePitch="326"/>
        </w:sectPr>
      </w:pPr>
    </w:p>
    <w:p w14:paraId="1BF62CAF" w14:textId="3E96D0B9" w:rsidR="006B62F1" w:rsidRDefault="006B62F1" w:rsidP="006B62F1">
      <w:pPr>
        <w:pStyle w:val="Heading1"/>
        <w:rPr>
          <w:rFonts w:eastAsia="Times New Roman" w:cs="Times New Roman"/>
          <w:szCs w:val="28"/>
          <w:lang w:val="en-ID"/>
        </w:rPr>
      </w:pPr>
      <w:bookmarkStart w:id="76" w:name="_Toc139379636"/>
      <w:bookmarkEnd w:id="76"/>
    </w:p>
    <w:p w14:paraId="3C572D73" w14:textId="74DAAF4D" w:rsidR="006A1BFB" w:rsidRPr="006B62F1" w:rsidRDefault="006A1BFB" w:rsidP="006B62F1">
      <w:pPr>
        <w:pStyle w:val="Heading1"/>
        <w:numPr>
          <w:ilvl w:val="0"/>
          <w:numId w:val="0"/>
        </w:numPr>
        <w:rPr>
          <w:rFonts w:eastAsia="Times New Roman" w:cs="Times New Roman"/>
          <w:szCs w:val="28"/>
          <w:lang w:val="en-ID"/>
        </w:rPr>
      </w:pPr>
      <w:bookmarkStart w:id="77" w:name="_Toc139379637"/>
      <w:r w:rsidRPr="006B62F1">
        <w:rPr>
          <w:rFonts w:eastAsia="Times New Roman" w:cs="Times New Roman"/>
          <w:szCs w:val="28"/>
          <w:lang w:val="en-ID"/>
        </w:rPr>
        <w:t>TINJAUAN PUSTAKA</w:t>
      </w:r>
      <w:bookmarkEnd w:id="77"/>
    </w:p>
    <w:p w14:paraId="77775D28" w14:textId="79FBEEB4" w:rsidR="006A1BFB" w:rsidRPr="006A1BFB" w:rsidRDefault="006A1BFB" w:rsidP="004C4BDC">
      <w:pPr>
        <w:pStyle w:val="Heading2"/>
        <w:rPr>
          <w:lang w:val="en-ID"/>
        </w:rPr>
      </w:pPr>
      <w:bookmarkStart w:id="78" w:name="_Toc139379638"/>
      <w:r w:rsidRPr="006A1BFB">
        <w:rPr>
          <w:lang w:val="en-ID"/>
        </w:rPr>
        <w:t>Twitter API</w:t>
      </w:r>
      <w:bookmarkEnd w:id="78"/>
    </w:p>
    <w:p w14:paraId="0DB8ADB8" w14:textId="3E174372" w:rsidR="00B37667" w:rsidRDefault="006A1BFB" w:rsidP="00CD56EC">
      <w:pPr>
        <w:spacing w:before="240" w:after="240" w:line="360" w:lineRule="auto"/>
        <w:ind w:firstLine="360"/>
        <w:jc w:val="both"/>
        <w:rPr>
          <w:rFonts w:eastAsia="Times New Roman" w:cs="Times New Roman"/>
          <w:color w:val="000000"/>
          <w:szCs w:val="24"/>
          <w:lang w:val="en-ID"/>
        </w:rPr>
      </w:pPr>
      <w:bookmarkStart w:id="79" w:name="_Hlk148648181"/>
      <w:r w:rsidRPr="006A1BFB">
        <w:rPr>
          <w:rFonts w:eastAsia="Times New Roman" w:cs="Times New Roman"/>
          <w:i/>
          <w:iCs/>
          <w:color w:val="000000"/>
          <w:szCs w:val="24"/>
          <w:lang w:val="en-ID"/>
        </w:rPr>
        <w:t>Application Programming Interface</w:t>
      </w:r>
      <w:r>
        <w:rPr>
          <w:rFonts w:eastAsia="Times New Roman" w:cs="Times New Roman"/>
          <w:i/>
          <w:iCs/>
          <w:color w:val="000000"/>
          <w:szCs w:val="24"/>
          <w:lang w:val="en-ID"/>
        </w:rPr>
        <w:t xml:space="preserve"> </w:t>
      </w:r>
      <w:r w:rsidRPr="006A1BFB">
        <w:rPr>
          <w:rFonts w:eastAsia="Times New Roman" w:cs="Times New Roman"/>
          <w:color w:val="000000"/>
          <w:szCs w:val="24"/>
          <w:lang w:val="en-ID"/>
        </w:rPr>
        <w:t>merupakan interaksi</w:t>
      </w:r>
      <w:r>
        <w:rPr>
          <w:rFonts w:eastAsia="Times New Roman" w:cs="Times New Roman"/>
          <w:color w:val="000000"/>
          <w:szCs w:val="24"/>
          <w:lang w:val="en-ID"/>
        </w:rPr>
        <w:t xml:space="preserve"> </w:t>
      </w:r>
      <w:r w:rsidR="00B37667">
        <w:rPr>
          <w:rFonts w:eastAsia="Times New Roman" w:cs="Times New Roman"/>
          <w:i/>
          <w:iCs/>
          <w:color w:val="000000"/>
          <w:szCs w:val="24"/>
          <w:lang w:val="en-ID"/>
        </w:rPr>
        <w:t xml:space="preserve">online </w:t>
      </w:r>
      <w:r w:rsidRPr="006A1BFB">
        <w:rPr>
          <w:rFonts w:eastAsia="Times New Roman" w:cs="Times New Roman"/>
          <w:color w:val="000000"/>
          <w:szCs w:val="24"/>
          <w:lang w:val="en-ID"/>
        </w:rPr>
        <w:t>yang melibatkan komponen perangkat lunak. API sudah banyak digunakan, mulai</w:t>
      </w:r>
      <w:r>
        <w:rPr>
          <w:rFonts w:eastAsia="Times New Roman" w:cs="Times New Roman"/>
          <w:color w:val="000000"/>
          <w:szCs w:val="24"/>
          <w:lang w:val="en-ID"/>
        </w:rPr>
        <w:t xml:space="preserve"> </w:t>
      </w:r>
      <w:r w:rsidRPr="006A1BFB">
        <w:rPr>
          <w:rFonts w:eastAsia="Times New Roman" w:cs="Times New Roman"/>
          <w:color w:val="000000"/>
          <w:szCs w:val="24"/>
          <w:lang w:val="en-ID"/>
        </w:rPr>
        <w:t xml:space="preserve">dari </w:t>
      </w:r>
      <w:r w:rsidRPr="004D0089">
        <w:rPr>
          <w:rFonts w:eastAsia="Times New Roman" w:cs="Times New Roman"/>
          <w:i/>
          <w:iCs/>
          <w:color w:val="000000"/>
          <w:szCs w:val="24"/>
          <w:lang w:val="en-ID"/>
        </w:rPr>
        <w:t>command-line tool</w:t>
      </w:r>
      <w:r w:rsidRPr="006A1BFB">
        <w:rPr>
          <w:rFonts w:eastAsia="Times New Roman" w:cs="Times New Roman"/>
          <w:color w:val="000000"/>
          <w:szCs w:val="24"/>
          <w:lang w:val="en-ID"/>
        </w:rPr>
        <w:t xml:space="preserve">, aplikasi </w:t>
      </w:r>
      <w:r w:rsidRPr="004D0089">
        <w:rPr>
          <w:rFonts w:eastAsia="Times New Roman" w:cs="Times New Roman"/>
          <w:i/>
          <w:iCs/>
          <w:color w:val="000000"/>
          <w:szCs w:val="24"/>
          <w:lang w:val="en-ID"/>
        </w:rPr>
        <w:t>enterprise</w:t>
      </w:r>
      <w:r w:rsidRPr="006A1BFB">
        <w:rPr>
          <w:rFonts w:eastAsia="Times New Roman" w:cs="Times New Roman"/>
          <w:color w:val="000000"/>
          <w:szCs w:val="24"/>
          <w:lang w:val="en-ID"/>
        </w:rPr>
        <w:t>, hingga aplikasi web. Twitter API</w:t>
      </w:r>
      <w:r>
        <w:rPr>
          <w:rFonts w:eastAsia="Times New Roman" w:cs="Times New Roman"/>
          <w:color w:val="000000"/>
          <w:szCs w:val="24"/>
          <w:lang w:val="en-ID"/>
        </w:rPr>
        <w:t xml:space="preserve"> </w:t>
      </w:r>
      <w:r w:rsidRPr="006A1BFB">
        <w:rPr>
          <w:rFonts w:eastAsia="Times New Roman" w:cs="Times New Roman"/>
          <w:color w:val="000000"/>
          <w:szCs w:val="24"/>
          <w:lang w:val="en-ID"/>
        </w:rPr>
        <w:t>merupakan API JavaScript Object Notation (JSON) berbasis web yang dapat</w:t>
      </w:r>
      <w:r>
        <w:rPr>
          <w:rFonts w:eastAsia="Times New Roman" w:cs="Times New Roman"/>
          <w:color w:val="000000"/>
          <w:szCs w:val="24"/>
          <w:lang w:val="en-ID"/>
        </w:rPr>
        <w:t xml:space="preserve"> </w:t>
      </w:r>
      <w:r w:rsidRPr="006A1BFB">
        <w:rPr>
          <w:rFonts w:eastAsia="Times New Roman" w:cs="Times New Roman"/>
          <w:color w:val="000000"/>
          <w:szCs w:val="24"/>
          <w:lang w:val="en-ID"/>
        </w:rPr>
        <w:t>digunakan pengembang untuk berinteraksi dengan data Twitter melalui suatu</w:t>
      </w:r>
      <w:r>
        <w:rPr>
          <w:rFonts w:eastAsia="Times New Roman" w:cs="Times New Roman"/>
          <w:color w:val="000000"/>
          <w:szCs w:val="24"/>
          <w:lang w:val="en-ID"/>
        </w:rPr>
        <w:t xml:space="preserve"> </w:t>
      </w:r>
      <w:r w:rsidRPr="006A1BFB">
        <w:rPr>
          <w:rFonts w:eastAsia="Times New Roman" w:cs="Times New Roman"/>
          <w:color w:val="000000"/>
          <w:szCs w:val="24"/>
          <w:lang w:val="en-ID"/>
        </w:rPr>
        <w:t>program. Twitter API harus diakses dengan cara membuat request ke layanan yang</w:t>
      </w:r>
      <w:r>
        <w:rPr>
          <w:rFonts w:eastAsia="Times New Roman" w:cs="Times New Roman"/>
          <w:color w:val="000000"/>
          <w:szCs w:val="24"/>
          <w:lang w:val="en-ID"/>
        </w:rPr>
        <w:t xml:space="preserve"> </w:t>
      </w:r>
      <w:r w:rsidRPr="006A1BFB">
        <w:rPr>
          <w:rFonts w:eastAsia="Times New Roman" w:cs="Times New Roman"/>
          <w:color w:val="000000"/>
          <w:szCs w:val="24"/>
          <w:lang w:val="en-ID"/>
        </w:rPr>
        <w:t>disediakan oleh Twitter melalui internet. Dengan API berbasis web, seperti Twitter</w:t>
      </w:r>
      <w:r>
        <w:rPr>
          <w:rFonts w:eastAsia="Times New Roman" w:cs="Times New Roman"/>
          <w:color w:val="000000"/>
          <w:szCs w:val="24"/>
          <w:lang w:val="en-ID"/>
        </w:rPr>
        <w:t xml:space="preserve"> </w:t>
      </w:r>
      <w:r w:rsidRPr="006A1BFB">
        <w:rPr>
          <w:rFonts w:eastAsia="Times New Roman" w:cs="Times New Roman"/>
          <w:color w:val="000000"/>
          <w:szCs w:val="24"/>
          <w:lang w:val="en-ID"/>
        </w:rPr>
        <w:t xml:space="preserve">API, aplikasi akan mengirim request </w:t>
      </w:r>
      <w:proofErr w:type="spellStart"/>
      <w:r w:rsidRPr="006A1BFB">
        <w:rPr>
          <w:rFonts w:eastAsia="Times New Roman" w:cs="Times New Roman"/>
          <w:color w:val="000000"/>
          <w:szCs w:val="24"/>
          <w:lang w:val="en-ID"/>
        </w:rPr>
        <w:t>HyperText</w:t>
      </w:r>
      <w:proofErr w:type="spellEnd"/>
      <w:r w:rsidRPr="006A1BFB">
        <w:rPr>
          <w:rFonts w:eastAsia="Times New Roman" w:cs="Times New Roman"/>
          <w:color w:val="000000"/>
          <w:szCs w:val="24"/>
          <w:lang w:val="en-ID"/>
        </w:rPr>
        <w:t xml:space="preserve"> Transfer Protocol (HTTP), sama</w:t>
      </w:r>
      <w:r>
        <w:rPr>
          <w:rFonts w:eastAsia="Times New Roman" w:cs="Times New Roman"/>
          <w:color w:val="000000"/>
          <w:szCs w:val="24"/>
          <w:lang w:val="en-ID"/>
        </w:rPr>
        <w:t xml:space="preserve"> </w:t>
      </w:r>
      <w:r w:rsidRPr="006A1BFB">
        <w:rPr>
          <w:rFonts w:eastAsia="Times New Roman" w:cs="Times New Roman"/>
          <w:color w:val="000000"/>
          <w:szCs w:val="24"/>
          <w:lang w:val="en-ID"/>
        </w:rPr>
        <w:t>seperti web browser, namun response tidak ditampilkan sebagai halaman web,</w:t>
      </w:r>
      <w:r>
        <w:rPr>
          <w:rFonts w:eastAsia="Times New Roman" w:cs="Times New Roman"/>
          <w:color w:val="000000"/>
          <w:szCs w:val="24"/>
          <w:lang w:val="en-ID"/>
        </w:rPr>
        <w:t xml:space="preserve"> </w:t>
      </w:r>
      <w:r w:rsidRPr="006A1BFB">
        <w:rPr>
          <w:rFonts w:eastAsia="Times New Roman" w:cs="Times New Roman"/>
          <w:color w:val="000000"/>
          <w:szCs w:val="24"/>
          <w:lang w:val="en-ID"/>
        </w:rPr>
        <w:t>melainkan dengan format yang dapat dipisahkan dengan mudah oleh aplikasi.</w:t>
      </w:r>
      <w:r>
        <w:rPr>
          <w:rFonts w:eastAsia="Times New Roman" w:cs="Times New Roman"/>
          <w:color w:val="000000"/>
          <w:szCs w:val="24"/>
          <w:lang w:val="en-ID"/>
        </w:rPr>
        <w:t xml:space="preserve"> </w:t>
      </w:r>
      <w:r w:rsidRPr="006A1BFB">
        <w:rPr>
          <w:rFonts w:eastAsia="Times New Roman" w:cs="Times New Roman"/>
          <w:color w:val="000000"/>
          <w:szCs w:val="24"/>
          <w:lang w:val="en-ID"/>
        </w:rPr>
        <w:t>Response memiliki format yang bermacam-macam. Twitter menggunakan format</w:t>
      </w:r>
      <w:r>
        <w:rPr>
          <w:rFonts w:eastAsia="Times New Roman" w:cs="Times New Roman"/>
          <w:color w:val="000000"/>
          <w:szCs w:val="24"/>
          <w:lang w:val="en-ID"/>
        </w:rPr>
        <w:t xml:space="preserve"> </w:t>
      </w:r>
      <w:r w:rsidRPr="006A1BFB">
        <w:rPr>
          <w:rFonts w:eastAsia="Times New Roman" w:cs="Times New Roman"/>
          <w:color w:val="000000"/>
          <w:szCs w:val="24"/>
          <w:lang w:val="en-ID"/>
        </w:rPr>
        <w:t>yang terkenal dan mudah digunakan yaitu JSON. Salah satu bagian dasar dari</w:t>
      </w:r>
      <w:r>
        <w:rPr>
          <w:rFonts w:eastAsia="Times New Roman" w:cs="Times New Roman"/>
          <w:color w:val="000000"/>
          <w:szCs w:val="24"/>
          <w:lang w:val="en-ID"/>
        </w:rPr>
        <w:t xml:space="preserve"> </w:t>
      </w:r>
      <w:r w:rsidRPr="006A1BFB">
        <w:rPr>
          <w:rFonts w:eastAsia="Times New Roman" w:cs="Times New Roman"/>
          <w:color w:val="000000"/>
          <w:szCs w:val="24"/>
          <w:lang w:val="en-ID"/>
        </w:rPr>
        <w:t>Twitter adalah tweet. Twitter API dapat digunakan untuk melakukan pencarian</w:t>
      </w:r>
      <w:r>
        <w:rPr>
          <w:rFonts w:eastAsia="Times New Roman" w:cs="Times New Roman"/>
          <w:color w:val="000000"/>
          <w:szCs w:val="24"/>
          <w:lang w:val="en-ID"/>
        </w:rPr>
        <w:t xml:space="preserve"> </w:t>
      </w:r>
      <w:r w:rsidRPr="006A1BFB">
        <w:rPr>
          <w:rFonts w:eastAsia="Times New Roman" w:cs="Times New Roman"/>
          <w:color w:val="000000"/>
          <w:szCs w:val="24"/>
          <w:lang w:val="en-ID"/>
        </w:rPr>
        <w:t>tweet, membuat tweet, dan menandai tweet yang disukai. Ketika akan melakukan</w:t>
      </w:r>
      <w:r>
        <w:rPr>
          <w:rFonts w:eastAsia="Times New Roman" w:cs="Times New Roman"/>
          <w:color w:val="000000"/>
          <w:szCs w:val="24"/>
          <w:lang w:val="en-ID"/>
        </w:rPr>
        <w:t xml:space="preserve"> </w:t>
      </w:r>
      <w:r w:rsidRPr="006A1BFB">
        <w:rPr>
          <w:rFonts w:eastAsia="Times New Roman" w:cs="Times New Roman"/>
          <w:color w:val="000000"/>
          <w:szCs w:val="24"/>
          <w:lang w:val="en-ID"/>
        </w:rPr>
        <w:t>pencarian tweet, diperlukan untuk memasukkan kriteria, seperti kata kunci atau</w:t>
      </w:r>
      <w:r>
        <w:rPr>
          <w:rFonts w:eastAsia="Times New Roman" w:cs="Times New Roman"/>
          <w:color w:val="000000"/>
          <w:szCs w:val="24"/>
          <w:lang w:val="en-ID"/>
        </w:rPr>
        <w:t xml:space="preserve"> </w:t>
      </w:r>
      <w:r w:rsidRPr="006A1BFB">
        <w:rPr>
          <w:rFonts w:eastAsia="Times New Roman" w:cs="Times New Roman"/>
          <w:color w:val="000000"/>
          <w:szCs w:val="24"/>
          <w:lang w:val="en-ID"/>
        </w:rPr>
        <w:t xml:space="preserve">hashtag, </w:t>
      </w:r>
      <w:proofErr w:type="spellStart"/>
      <w:r w:rsidRPr="006A1BFB">
        <w:rPr>
          <w:rFonts w:eastAsia="Times New Roman" w:cs="Times New Roman"/>
          <w:color w:val="000000"/>
          <w:szCs w:val="24"/>
          <w:lang w:val="en-ID"/>
        </w:rPr>
        <w:t>geolokasi</w:t>
      </w:r>
      <w:proofErr w:type="spellEnd"/>
      <w:r w:rsidRPr="006A1BFB">
        <w:rPr>
          <w:rFonts w:eastAsia="Times New Roman" w:cs="Times New Roman"/>
          <w:color w:val="000000"/>
          <w:szCs w:val="24"/>
          <w:lang w:val="en-ID"/>
        </w:rPr>
        <w:t xml:space="preserve">, bahasa, dan lain-lain (Freeman, 2018). </w:t>
      </w:r>
    </w:p>
    <w:p w14:paraId="0836E280" w14:textId="0F17F076" w:rsidR="006A1BFB" w:rsidRPr="006A1BFB" w:rsidRDefault="006A1BFB" w:rsidP="00CD56EC">
      <w:pPr>
        <w:spacing w:before="240" w:after="240" w:line="360" w:lineRule="auto"/>
        <w:ind w:firstLine="360"/>
        <w:jc w:val="both"/>
        <w:rPr>
          <w:rFonts w:eastAsia="Times New Roman" w:cs="Times New Roman"/>
          <w:color w:val="000000"/>
          <w:szCs w:val="24"/>
          <w:lang w:val="en-ID"/>
        </w:rPr>
      </w:pPr>
      <w:r w:rsidRPr="006A1BFB">
        <w:rPr>
          <w:rFonts w:eastAsia="Times New Roman" w:cs="Times New Roman"/>
          <w:color w:val="000000"/>
          <w:szCs w:val="24"/>
          <w:lang w:val="en-ID"/>
        </w:rPr>
        <w:t>Twitter API</w:t>
      </w:r>
      <w:r w:rsidR="00B37667">
        <w:rPr>
          <w:rFonts w:eastAsia="Times New Roman" w:cs="Times New Roman"/>
          <w:color w:val="000000"/>
          <w:szCs w:val="24"/>
          <w:lang w:val="en-ID"/>
        </w:rPr>
        <w:t xml:space="preserve"> </w:t>
      </w:r>
      <w:r w:rsidRPr="006A1BFB">
        <w:rPr>
          <w:rFonts w:eastAsia="Times New Roman" w:cs="Times New Roman"/>
          <w:color w:val="000000"/>
          <w:szCs w:val="24"/>
          <w:lang w:val="en-ID"/>
        </w:rPr>
        <w:t>merupakan contoh dari REST API,</w:t>
      </w:r>
      <w:r>
        <w:rPr>
          <w:rFonts w:eastAsia="Times New Roman" w:cs="Times New Roman"/>
          <w:color w:val="000000"/>
          <w:szCs w:val="24"/>
          <w:lang w:val="en-ID"/>
        </w:rPr>
        <w:t xml:space="preserve"> </w:t>
      </w:r>
      <w:r w:rsidRPr="006A1BFB">
        <w:rPr>
          <w:rFonts w:eastAsia="Times New Roman" w:cs="Times New Roman"/>
          <w:color w:val="000000"/>
          <w:szCs w:val="24"/>
          <w:lang w:val="en-ID"/>
        </w:rPr>
        <w:t>yaitu API yang menggunakan gaya arsitektur Representational State Transfer</w:t>
      </w:r>
      <w:r>
        <w:rPr>
          <w:rFonts w:eastAsia="Times New Roman" w:cs="Times New Roman"/>
          <w:color w:val="000000"/>
          <w:szCs w:val="24"/>
          <w:lang w:val="en-ID"/>
        </w:rPr>
        <w:t xml:space="preserve"> </w:t>
      </w:r>
      <w:r w:rsidRPr="006A1BFB">
        <w:rPr>
          <w:rFonts w:eastAsia="Times New Roman" w:cs="Times New Roman"/>
          <w:color w:val="000000"/>
          <w:szCs w:val="24"/>
          <w:lang w:val="en-ID"/>
        </w:rPr>
        <w:t>(REST). REST adalah gaya dalam mengembangkan sistem yang dapat melakukan</w:t>
      </w:r>
      <w:r>
        <w:rPr>
          <w:rFonts w:eastAsia="Times New Roman" w:cs="Times New Roman"/>
          <w:color w:val="000000"/>
          <w:szCs w:val="24"/>
          <w:lang w:val="en-ID"/>
        </w:rPr>
        <w:t xml:space="preserve"> </w:t>
      </w:r>
      <w:r w:rsidRPr="006A1BFB">
        <w:rPr>
          <w:rFonts w:eastAsia="Times New Roman" w:cs="Times New Roman"/>
          <w:color w:val="000000"/>
          <w:szCs w:val="24"/>
          <w:lang w:val="en-ID"/>
        </w:rPr>
        <w:t>komunikasi yang fleksibel dan menampilkan informasi lintas web dengan</w:t>
      </w:r>
      <w:r>
        <w:rPr>
          <w:rFonts w:eastAsia="Times New Roman" w:cs="Times New Roman"/>
          <w:color w:val="000000"/>
          <w:szCs w:val="24"/>
          <w:lang w:val="en-ID"/>
        </w:rPr>
        <w:t xml:space="preserve"> </w:t>
      </w:r>
      <w:r w:rsidRPr="006A1BFB">
        <w:rPr>
          <w:rFonts w:eastAsia="Times New Roman" w:cs="Times New Roman"/>
          <w:color w:val="000000"/>
          <w:szCs w:val="24"/>
          <w:lang w:val="en-ID"/>
        </w:rPr>
        <w:t>menyediakan struktur yang diperlukan untuk mengembangkan komponen yang</w:t>
      </w:r>
      <w:r>
        <w:rPr>
          <w:rFonts w:eastAsia="Times New Roman" w:cs="Times New Roman"/>
          <w:color w:val="000000"/>
          <w:szCs w:val="24"/>
          <w:lang w:val="en-ID"/>
        </w:rPr>
        <w:t xml:space="preserve"> </w:t>
      </w:r>
      <w:r w:rsidRPr="006A1BFB">
        <w:rPr>
          <w:rFonts w:eastAsia="Times New Roman" w:cs="Times New Roman"/>
          <w:color w:val="000000"/>
          <w:szCs w:val="24"/>
          <w:lang w:val="en-ID"/>
        </w:rPr>
        <w:t>memiliki tujuan umum secara mudah.</w:t>
      </w:r>
    </w:p>
    <w:p w14:paraId="20625F9F" w14:textId="04D1EAD5" w:rsidR="006A1BFB" w:rsidRDefault="006A1BFB" w:rsidP="004C4BDC">
      <w:pPr>
        <w:pStyle w:val="Heading2"/>
        <w:rPr>
          <w:lang w:val="en-ID"/>
        </w:rPr>
      </w:pPr>
      <w:bookmarkStart w:id="80" w:name="_Toc139379639"/>
      <w:bookmarkEnd w:id="79"/>
      <w:r w:rsidRPr="006A1BFB">
        <w:rPr>
          <w:lang w:val="en-ID"/>
        </w:rPr>
        <w:t>Data Mining</w:t>
      </w:r>
      <w:bookmarkEnd w:id="80"/>
    </w:p>
    <w:p w14:paraId="4DF796A2" w14:textId="6BF811DC" w:rsidR="00CD56EC" w:rsidRDefault="00876E69" w:rsidP="00CD56EC">
      <w:pPr>
        <w:spacing w:before="240" w:after="240" w:line="360" w:lineRule="auto"/>
        <w:ind w:firstLine="360"/>
        <w:jc w:val="both"/>
        <w:rPr>
          <w:rFonts w:eastAsia="Times New Roman" w:cs="Times New Roman"/>
          <w:szCs w:val="24"/>
          <w:lang w:val="en-ID"/>
        </w:rPr>
      </w:pPr>
      <w:bookmarkStart w:id="81" w:name="_Hlk148648221"/>
      <w:r w:rsidRPr="00876E69">
        <w:rPr>
          <w:rFonts w:eastAsia="Times New Roman" w:cs="Times New Roman"/>
          <w:i/>
          <w:iCs/>
          <w:szCs w:val="24"/>
          <w:lang w:val="en-ID"/>
        </w:rPr>
        <w:t>Data mining</w:t>
      </w:r>
      <w:r w:rsidRPr="00876E69">
        <w:rPr>
          <w:rFonts w:eastAsia="Times New Roman" w:cs="Times New Roman"/>
          <w:szCs w:val="24"/>
          <w:lang w:val="en-ID"/>
        </w:rPr>
        <w:t xml:space="preserve"> adalah proses penemuan pola dan pengetahuan dari kumpulan data dengan jumlah yang besar. Sumber data meliputi basis data, data warehouse, website, penyimpanan informasi lainnya, atau data streaming yang digunakan oleh </w:t>
      </w:r>
      <w:r w:rsidRPr="00876E69">
        <w:rPr>
          <w:rFonts w:eastAsia="Times New Roman" w:cs="Times New Roman"/>
          <w:szCs w:val="24"/>
          <w:lang w:val="en-ID"/>
        </w:rPr>
        <w:lastRenderedPageBreak/>
        <w:t xml:space="preserve">suatu sistem secara dinamis (Han </w:t>
      </w:r>
      <w:r w:rsidRPr="002566F0">
        <w:rPr>
          <w:rFonts w:eastAsia="Times New Roman" w:cs="Times New Roman"/>
          <w:i/>
          <w:iCs/>
          <w:szCs w:val="24"/>
          <w:lang w:val="en-ID"/>
        </w:rPr>
        <w:t>et al.</w:t>
      </w:r>
      <w:r w:rsidRPr="00876E69">
        <w:rPr>
          <w:rFonts w:eastAsia="Times New Roman" w:cs="Times New Roman"/>
          <w:szCs w:val="24"/>
          <w:lang w:val="en-ID"/>
        </w:rPr>
        <w:t xml:space="preserve"> 2012). Sedangkan menurut </w:t>
      </w:r>
      <w:r w:rsidR="00B15A81">
        <w:rPr>
          <w:rFonts w:eastAsia="Times New Roman" w:cs="Times New Roman"/>
          <w:szCs w:val="24"/>
          <w:lang w:val="en-ID"/>
        </w:rPr>
        <w:t xml:space="preserve">Baumgartner </w:t>
      </w:r>
      <w:r w:rsidRPr="00B15A81">
        <w:rPr>
          <w:rFonts w:eastAsia="Times New Roman" w:cs="Times New Roman"/>
          <w:i/>
          <w:iCs/>
          <w:szCs w:val="24"/>
          <w:lang w:val="en-ID"/>
        </w:rPr>
        <w:t>et al.</w:t>
      </w:r>
      <w:r w:rsidRPr="00876E69">
        <w:rPr>
          <w:rFonts w:eastAsia="Times New Roman" w:cs="Times New Roman"/>
          <w:szCs w:val="24"/>
          <w:lang w:val="en-ID"/>
        </w:rPr>
        <w:t xml:space="preserve"> (1996), </w:t>
      </w:r>
      <w:r>
        <w:rPr>
          <w:rFonts w:eastAsia="Times New Roman" w:cs="Times New Roman"/>
          <w:i/>
          <w:iCs/>
          <w:szCs w:val="24"/>
          <w:lang w:val="en-ID"/>
        </w:rPr>
        <w:t>D</w:t>
      </w:r>
      <w:r w:rsidRPr="00876E69">
        <w:rPr>
          <w:rFonts w:eastAsia="Times New Roman" w:cs="Times New Roman"/>
          <w:i/>
          <w:iCs/>
          <w:szCs w:val="24"/>
          <w:lang w:val="en-ID"/>
        </w:rPr>
        <w:t>ata mining</w:t>
      </w:r>
      <w:r w:rsidRPr="00876E69">
        <w:rPr>
          <w:rFonts w:eastAsia="Times New Roman" w:cs="Times New Roman"/>
          <w:szCs w:val="24"/>
          <w:lang w:val="en-ID"/>
        </w:rPr>
        <w:t xml:space="preserve"> adalah langkah analisis terhadap proses penemuan pengetahuan di dalam basis data atau </w:t>
      </w:r>
      <w:r w:rsidRPr="00921FBD">
        <w:rPr>
          <w:rFonts w:eastAsia="Times New Roman" w:cs="Times New Roman"/>
          <w:i/>
          <w:iCs/>
          <w:szCs w:val="24"/>
          <w:lang w:val="en-ID"/>
        </w:rPr>
        <w:t>Knowledge Discovery in Databases</w:t>
      </w:r>
      <w:r w:rsidR="008E2913">
        <w:rPr>
          <w:rFonts w:eastAsia="Times New Roman" w:cs="Times New Roman"/>
          <w:szCs w:val="24"/>
          <w:lang w:val="en-ID"/>
        </w:rPr>
        <w:t xml:space="preserve"> (</w:t>
      </w:r>
      <w:r w:rsidRPr="00876E69">
        <w:rPr>
          <w:rFonts w:eastAsia="Times New Roman" w:cs="Times New Roman"/>
          <w:szCs w:val="24"/>
          <w:lang w:val="en-ID"/>
        </w:rPr>
        <w:t>KDD</w:t>
      </w:r>
      <w:r w:rsidR="008E2913">
        <w:rPr>
          <w:rFonts w:eastAsia="Times New Roman" w:cs="Times New Roman"/>
          <w:szCs w:val="24"/>
          <w:lang w:val="en-ID"/>
        </w:rPr>
        <w:t>)</w:t>
      </w:r>
      <w:r w:rsidRPr="00876E69">
        <w:rPr>
          <w:rFonts w:eastAsia="Times New Roman" w:cs="Times New Roman"/>
          <w:szCs w:val="24"/>
          <w:lang w:val="en-ID"/>
        </w:rPr>
        <w:t xml:space="preserve">. </w:t>
      </w:r>
      <w:r w:rsidR="00D43B6D" w:rsidRPr="00D43B6D">
        <w:rPr>
          <w:rFonts w:eastAsia="Times New Roman" w:cs="Times New Roman"/>
          <w:szCs w:val="24"/>
        </w:rPr>
        <w:t>Pengetahuan dapat berupa pola data yang valid atau hubungan antar data (tidak diketahui sebelumnya).</w:t>
      </w:r>
      <w:r w:rsidR="00D43B6D">
        <w:rPr>
          <w:rFonts w:eastAsia="Times New Roman" w:cs="Times New Roman"/>
          <w:szCs w:val="24"/>
          <w:lang w:val="en-US"/>
        </w:rPr>
        <w:t xml:space="preserve"> </w:t>
      </w:r>
      <w:r w:rsidR="00814390" w:rsidRPr="00814390">
        <w:rPr>
          <w:rFonts w:eastAsia="Times New Roman" w:cs="Times New Roman"/>
          <w:i/>
          <w:iCs/>
          <w:szCs w:val="24"/>
        </w:rPr>
        <w:t xml:space="preserve">Data mining </w:t>
      </w:r>
      <w:r w:rsidR="00814390" w:rsidRPr="00814390">
        <w:rPr>
          <w:rFonts w:eastAsia="Times New Roman" w:cs="Times New Roman"/>
          <w:szCs w:val="24"/>
        </w:rPr>
        <w:t>adalah kombinasi dari banyak disiplin ilmu komputer. Disiplin ini didefinisikan sebagai proses menemukan pola baru dari kumpulan data yang sangat besar, termasuk metode seperti kecerdasan buatan, pembelajaran mesin, statistik, dan sistem basis data</w:t>
      </w:r>
      <w:r w:rsidR="00814390" w:rsidRPr="00814390">
        <w:rPr>
          <w:rFonts w:eastAsia="Times New Roman" w:cs="Times New Roman"/>
          <w:i/>
          <w:iCs/>
          <w:szCs w:val="24"/>
        </w:rPr>
        <w:t>.</w:t>
      </w:r>
      <w:r w:rsidRPr="00876E69">
        <w:rPr>
          <w:rFonts w:eastAsia="Times New Roman" w:cs="Times New Roman"/>
          <w:szCs w:val="24"/>
          <w:lang w:val="en-ID"/>
        </w:rPr>
        <w:t xml:space="preserve"> </w:t>
      </w:r>
    </w:p>
    <w:p w14:paraId="0147E8F0" w14:textId="1D833792" w:rsidR="00766AA2" w:rsidRPr="006A1BFB" w:rsidRDefault="00876E69" w:rsidP="00CD56EC">
      <w:pPr>
        <w:spacing w:before="240" w:after="240" w:line="360" w:lineRule="auto"/>
        <w:ind w:firstLine="360"/>
        <w:jc w:val="both"/>
        <w:rPr>
          <w:rFonts w:eastAsia="Times New Roman" w:cs="Times New Roman"/>
          <w:szCs w:val="24"/>
          <w:lang w:val="en-ID"/>
        </w:rPr>
      </w:pPr>
      <w:r>
        <w:rPr>
          <w:rFonts w:eastAsia="Times New Roman" w:cs="Times New Roman"/>
          <w:szCs w:val="24"/>
          <w:lang w:val="en-ID"/>
        </w:rPr>
        <w:t xml:space="preserve">Sedangkan Chakrabarti </w:t>
      </w:r>
      <w:r>
        <w:rPr>
          <w:rFonts w:eastAsia="Times New Roman" w:cs="Times New Roman"/>
          <w:i/>
          <w:iCs/>
          <w:szCs w:val="24"/>
          <w:lang w:val="en-ID"/>
        </w:rPr>
        <w:t xml:space="preserve">et al. </w:t>
      </w:r>
      <w:r>
        <w:rPr>
          <w:rFonts w:eastAsia="Times New Roman" w:cs="Times New Roman"/>
          <w:szCs w:val="24"/>
          <w:lang w:val="en-ID"/>
        </w:rPr>
        <w:t>(2006) menjelaskan bahwa</w:t>
      </w:r>
      <w:r w:rsidR="00D43B6D">
        <w:rPr>
          <w:rFonts w:eastAsia="Times New Roman" w:cs="Times New Roman"/>
          <w:szCs w:val="24"/>
          <w:lang w:val="en-ID"/>
        </w:rPr>
        <w:t>,</w:t>
      </w:r>
      <w:r>
        <w:rPr>
          <w:rFonts w:eastAsia="Times New Roman" w:cs="Times New Roman"/>
          <w:szCs w:val="24"/>
          <w:lang w:val="en-ID"/>
        </w:rPr>
        <w:t xml:space="preserve"> </w:t>
      </w:r>
      <w:r w:rsidRPr="00876E69">
        <w:rPr>
          <w:rFonts w:eastAsia="Times New Roman" w:cs="Times New Roman"/>
          <w:i/>
          <w:iCs/>
          <w:szCs w:val="24"/>
          <w:lang w:val="en-ID"/>
        </w:rPr>
        <w:t>Data mining</w:t>
      </w:r>
      <w:r w:rsidRPr="00876E69">
        <w:rPr>
          <w:rFonts w:eastAsia="Times New Roman" w:cs="Times New Roman"/>
          <w:szCs w:val="24"/>
          <w:lang w:val="en-ID"/>
        </w:rPr>
        <w:t xml:space="preserve"> digunakan untuk mengekstrak (mengambil intisari) pengetahuan dari sekumpulan data s</w:t>
      </w:r>
      <w:r>
        <w:rPr>
          <w:rFonts w:eastAsia="Times New Roman" w:cs="Times New Roman"/>
          <w:szCs w:val="24"/>
          <w:lang w:val="en-ID"/>
        </w:rPr>
        <w:t>e</w:t>
      </w:r>
      <w:r w:rsidRPr="00876E69">
        <w:rPr>
          <w:rFonts w:eastAsia="Times New Roman" w:cs="Times New Roman"/>
          <w:szCs w:val="24"/>
          <w:lang w:val="en-ID"/>
        </w:rPr>
        <w:t xml:space="preserve">hingga didapatkan struktur yang dapat dimengerti manusia serta melibatkan basis data dan manajemen data, </w:t>
      </w:r>
      <w:proofErr w:type="spellStart"/>
      <w:r w:rsidRPr="00876E69">
        <w:rPr>
          <w:rFonts w:eastAsia="Times New Roman" w:cs="Times New Roman"/>
          <w:szCs w:val="24"/>
          <w:lang w:val="en-ID"/>
        </w:rPr>
        <w:t>prapemrosesan</w:t>
      </w:r>
      <w:proofErr w:type="spellEnd"/>
      <w:r w:rsidRPr="00876E69">
        <w:rPr>
          <w:rFonts w:eastAsia="Times New Roman" w:cs="Times New Roman"/>
          <w:szCs w:val="24"/>
          <w:lang w:val="en-ID"/>
        </w:rPr>
        <w:t xml:space="preserve"> data</w:t>
      </w:r>
      <w:r>
        <w:rPr>
          <w:rFonts w:eastAsia="Times New Roman" w:cs="Times New Roman"/>
          <w:szCs w:val="24"/>
          <w:lang w:val="en-ID"/>
        </w:rPr>
        <w:t>,</w:t>
      </w:r>
      <w:r w:rsidRPr="00876E69">
        <w:rPr>
          <w:rFonts w:eastAsia="Times New Roman" w:cs="Times New Roman"/>
          <w:szCs w:val="24"/>
          <w:lang w:val="en-ID"/>
        </w:rPr>
        <w:t xml:space="preserve"> pertimbangan model dan</w:t>
      </w:r>
      <w:r>
        <w:rPr>
          <w:rFonts w:eastAsia="Times New Roman" w:cs="Times New Roman"/>
          <w:szCs w:val="24"/>
          <w:lang w:val="en-ID"/>
        </w:rPr>
        <w:t xml:space="preserve"> inferensi ukuran ketertarikan, pertimbangan kompleksitas, pasca-pemrosesan terhadap struktur yang ditemukan, visualisasi, dan pembaruan secara </w:t>
      </w:r>
      <w:r>
        <w:rPr>
          <w:rFonts w:eastAsia="Times New Roman" w:cs="Times New Roman"/>
          <w:i/>
          <w:iCs/>
          <w:szCs w:val="24"/>
          <w:lang w:val="en-ID"/>
        </w:rPr>
        <w:t>online.</w:t>
      </w:r>
    </w:p>
    <w:p w14:paraId="289B88CB" w14:textId="203DE348" w:rsidR="0049272A" w:rsidRDefault="006A1BFB" w:rsidP="004C4BDC">
      <w:pPr>
        <w:pStyle w:val="Heading2"/>
        <w:rPr>
          <w:lang w:val="en-ID"/>
        </w:rPr>
      </w:pPr>
      <w:bookmarkStart w:id="82" w:name="_Toc139379640"/>
      <w:bookmarkEnd w:id="81"/>
      <w:r w:rsidRPr="006A1BFB">
        <w:rPr>
          <w:lang w:val="en-ID"/>
        </w:rPr>
        <w:t>Pra</w:t>
      </w:r>
      <w:r w:rsidR="00876E69">
        <w:rPr>
          <w:lang w:val="en-ID"/>
        </w:rPr>
        <w:t>-</w:t>
      </w:r>
      <w:r w:rsidRPr="006A1BFB">
        <w:rPr>
          <w:lang w:val="en-ID"/>
        </w:rPr>
        <w:t>proses Data</w:t>
      </w:r>
      <w:bookmarkEnd w:id="82"/>
    </w:p>
    <w:p w14:paraId="2B0A3F13" w14:textId="19CA0556" w:rsidR="001E60D4" w:rsidRPr="001E60D4" w:rsidRDefault="002566F0" w:rsidP="004C4BDC">
      <w:pPr>
        <w:spacing w:before="240" w:after="240" w:line="360" w:lineRule="auto"/>
        <w:ind w:firstLine="576"/>
        <w:jc w:val="both"/>
        <w:rPr>
          <w:rFonts w:eastAsia="Times New Roman" w:cs="Times New Roman"/>
          <w:color w:val="000000"/>
          <w:szCs w:val="24"/>
          <w:lang w:val="en-US"/>
        </w:rPr>
      </w:pPr>
      <w:bookmarkStart w:id="83" w:name="_Hlk148648285"/>
      <w:r>
        <w:rPr>
          <w:rFonts w:eastAsia="Times New Roman" w:cs="Times New Roman"/>
          <w:i/>
          <w:iCs/>
          <w:color w:val="000000"/>
          <w:szCs w:val="24"/>
          <w:lang w:val="en-ID"/>
        </w:rPr>
        <w:t xml:space="preserve">Text mining </w:t>
      </w:r>
      <w:r w:rsidRPr="002566F0">
        <w:rPr>
          <w:rFonts w:eastAsia="Times New Roman" w:cs="Times New Roman"/>
          <w:color w:val="000000"/>
          <w:szCs w:val="24"/>
          <w:lang w:val="id-ID"/>
        </w:rPr>
        <w:t xml:space="preserve">adalah salah satu teknik yang dapat digunakan untuk melakukan klasifikasi di mana, penambangan teks adalah variasi penambangan data yang mencoba menemukan pola menarik dari banyak koleksi data tekstual. Menurut </w:t>
      </w:r>
      <w:r>
        <w:rPr>
          <w:rFonts w:eastAsia="Times New Roman" w:cs="Times New Roman"/>
          <w:color w:val="000000"/>
          <w:szCs w:val="24"/>
          <w:lang w:val="en-US"/>
        </w:rPr>
        <w:t xml:space="preserve"> Liao </w:t>
      </w:r>
      <w:r>
        <w:rPr>
          <w:rFonts w:eastAsia="Times New Roman" w:cs="Times New Roman"/>
          <w:i/>
          <w:iCs/>
          <w:color w:val="000000"/>
          <w:szCs w:val="24"/>
          <w:lang w:val="en-US"/>
        </w:rPr>
        <w:t>et al. (</w:t>
      </w:r>
      <w:r w:rsidRPr="002566F0">
        <w:rPr>
          <w:rFonts w:eastAsia="Times New Roman" w:cs="Times New Roman"/>
          <w:color w:val="000000"/>
          <w:szCs w:val="24"/>
          <w:lang w:val="en-US"/>
        </w:rPr>
        <w:t>2012</w:t>
      </w:r>
      <w:r>
        <w:rPr>
          <w:rFonts w:eastAsia="Times New Roman" w:cs="Times New Roman"/>
          <w:color w:val="000000"/>
          <w:szCs w:val="24"/>
          <w:lang w:val="en-US"/>
        </w:rPr>
        <w:t>)</w:t>
      </w:r>
      <w:r w:rsidRPr="002566F0">
        <w:rPr>
          <w:rFonts w:eastAsia="Times New Roman" w:cs="Times New Roman"/>
          <w:color w:val="000000"/>
          <w:szCs w:val="24"/>
          <w:lang w:val="id-ID"/>
        </w:rPr>
        <w:t xml:space="preserve">, penambangan teks mirip dengan penambangan data, kecuali untuk teknik penambangan data yang dirancang untuk mengerjakan data terstruktur dalam database, tetapi penambangan teks dapat mengerjakan data yang tidak terstruktur atau semi terstruktur seperti dokumen teks lengkap, halaman web kode/skrip, dan lainnya. </w:t>
      </w:r>
      <w:r w:rsidR="001E60D4">
        <w:rPr>
          <w:rFonts w:eastAsia="Times New Roman" w:cs="Times New Roman"/>
          <w:color w:val="000000"/>
          <w:szCs w:val="24"/>
          <w:lang w:val="en-US"/>
        </w:rPr>
        <w:t xml:space="preserve">Terdapat 5 langkah dalam </w:t>
      </w:r>
      <w:proofErr w:type="spellStart"/>
      <w:r w:rsidR="001E60D4">
        <w:rPr>
          <w:rFonts w:eastAsia="Times New Roman" w:cs="Times New Roman"/>
          <w:color w:val="000000"/>
          <w:szCs w:val="24"/>
          <w:lang w:val="en-US"/>
        </w:rPr>
        <w:t>praproses</w:t>
      </w:r>
      <w:proofErr w:type="spellEnd"/>
      <w:r w:rsidR="001E60D4">
        <w:rPr>
          <w:rFonts w:eastAsia="Times New Roman" w:cs="Times New Roman"/>
          <w:color w:val="000000"/>
          <w:szCs w:val="24"/>
          <w:lang w:val="en-US"/>
        </w:rPr>
        <w:t xml:space="preserve"> data yaitu </w:t>
      </w:r>
      <w:r w:rsidR="001E60D4">
        <w:rPr>
          <w:rFonts w:eastAsia="Times New Roman" w:cs="Times New Roman"/>
          <w:i/>
          <w:iCs/>
          <w:color w:val="000000"/>
          <w:szCs w:val="24"/>
          <w:lang w:val="en-US"/>
        </w:rPr>
        <w:t>tokenizing,</w:t>
      </w:r>
      <w:r w:rsidR="001E60D4">
        <w:rPr>
          <w:rFonts w:eastAsia="Times New Roman" w:cs="Times New Roman"/>
          <w:color w:val="000000"/>
          <w:szCs w:val="24"/>
          <w:lang w:val="en-US"/>
        </w:rPr>
        <w:t xml:space="preserve"> normalisasi kata, penghapusan </w:t>
      </w:r>
      <w:proofErr w:type="spellStart"/>
      <w:r w:rsidR="001E60D4">
        <w:rPr>
          <w:rFonts w:eastAsia="Times New Roman" w:cs="Times New Roman"/>
          <w:i/>
          <w:iCs/>
          <w:color w:val="000000"/>
          <w:szCs w:val="24"/>
          <w:lang w:val="en-US"/>
        </w:rPr>
        <w:t>stopword</w:t>
      </w:r>
      <w:proofErr w:type="spellEnd"/>
      <w:r w:rsidR="001E60D4">
        <w:rPr>
          <w:rFonts w:eastAsia="Times New Roman" w:cs="Times New Roman"/>
          <w:color w:val="000000"/>
          <w:szCs w:val="24"/>
          <w:lang w:val="en-US"/>
        </w:rPr>
        <w:t xml:space="preserve">, </w:t>
      </w:r>
      <w:r w:rsidR="001E60D4">
        <w:rPr>
          <w:rFonts w:eastAsia="Times New Roman" w:cs="Times New Roman"/>
          <w:i/>
          <w:iCs/>
          <w:color w:val="000000"/>
          <w:szCs w:val="24"/>
          <w:lang w:val="en-US"/>
        </w:rPr>
        <w:t>stemming,</w:t>
      </w:r>
      <w:r w:rsidR="001E60D4">
        <w:rPr>
          <w:rFonts w:eastAsia="Times New Roman" w:cs="Times New Roman"/>
          <w:color w:val="000000"/>
          <w:szCs w:val="24"/>
          <w:lang w:val="en-US"/>
        </w:rPr>
        <w:t xml:space="preserve"> dan pembuatan </w:t>
      </w:r>
      <w:r w:rsidR="001E60D4" w:rsidRPr="001E60D4">
        <w:rPr>
          <w:rFonts w:eastAsia="Times New Roman" w:cs="Times New Roman"/>
          <w:i/>
          <w:iCs/>
          <w:color w:val="000000"/>
          <w:szCs w:val="24"/>
          <w:lang w:val="en-US"/>
        </w:rPr>
        <w:t>Term Document Matrix</w:t>
      </w:r>
      <w:r w:rsidR="001E60D4">
        <w:rPr>
          <w:rFonts w:eastAsia="Times New Roman" w:cs="Times New Roman"/>
          <w:i/>
          <w:iCs/>
          <w:color w:val="000000"/>
          <w:szCs w:val="24"/>
          <w:lang w:val="en-US"/>
        </w:rPr>
        <w:t xml:space="preserve"> </w:t>
      </w:r>
      <w:r w:rsidR="001E60D4">
        <w:rPr>
          <w:rFonts w:eastAsia="Times New Roman" w:cs="Times New Roman"/>
          <w:color w:val="000000"/>
          <w:szCs w:val="24"/>
          <w:lang w:val="en-US"/>
        </w:rPr>
        <w:t>(TDM).</w:t>
      </w:r>
    </w:p>
    <w:p w14:paraId="0B86BC04" w14:textId="44278556" w:rsidR="002566F0" w:rsidRPr="002566F0" w:rsidRDefault="002566F0" w:rsidP="002566F0">
      <w:pPr>
        <w:spacing w:before="240" w:after="240" w:line="360" w:lineRule="auto"/>
        <w:jc w:val="both"/>
        <w:rPr>
          <w:rFonts w:eastAsia="Times New Roman" w:cs="Times New Roman"/>
          <w:color w:val="000000"/>
          <w:szCs w:val="24"/>
          <w:lang w:val="en-ID"/>
        </w:rPr>
      </w:pPr>
      <w:r w:rsidRPr="002566F0">
        <w:rPr>
          <w:rFonts w:eastAsia="Times New Roman" w:cs="Times New Roman"/>
          <w:color w:val="000000"/>
          <w:szCs w:val="24"/>
          <w:lang w:val="id-ID"/>
        </w:rPr>
        <w:t xml:space="preserve">Secara umum, tahapan utama dalam penambangan teks terdiri dari tiga bagian utama yaitu pra-pemrosesan teks, pemilihan fitur, dan analitik teks. Pada tahapan praprosesi teks secara umum adalah tokenisasi, pemfilteran, stemming, penandaan, </w:t>
      </w:r>
      <w:r w:rsidRPr="002566F0">
        <w:rPr>
          <w:rFonts w:eastAsia="Times New Roman" w:cs="Times New Roman"/>
          <w:color w:val="000000"/>
          <w:szCs w:val="24"/>
          <w:lang w:val="id-ID"/>
        </w:rPr>
        <w:lastRenderedPageBreak/>
        <w:t>dan analisis. Tokenisasi adalah langkah untuk memisahkan setiap kata (token) dalam dokumen input. Pemfilteran adalah proses pemilihan untuk kata-kata yang dihasilkan dari proses tokenisasi, dapat dilakukan dengan daftar berhenti atau algoritma daftar kata. Algoritma stop list akan membuang kata-kata yang tidak penting seperti kata ganti, kata keterangan, konjungsi, preposisi, dan pakaian. Sebaliknya, algoritma daftar kata akan menyimpan kata-kata penting</w:t>
      </w:r>
    </w:p>
    <w:p w14:paraId="33A9146C" w14:textId="1FCF4686" w:rsidR="00467121" w:rsidRDefault="00467121" w:rsidP="006F3A86">
      <w:pPr>
        <w:pStyle w:val="Heading3"/>
        <w:rPr>
          <w:i/>
          <w:iCs/>
          <w:szCs w:val="24"/>
          <w:lang w:val="en-ID"/>
        </w:rPr>
      </w:pPr>
      <w:bookmarkStart w:id="84" w:name="_Toc139379641"/>
      <w:bookmarkEnd w:id="83"/>
      <w:r>
        <w:rPr>
          <w:i/>
          <w:iCs/>
          <w:szCs w:val="24"/>
          <w:lang w:val="en-ID"/>
        </w:rPr>
        <w:t>Case Folding</w:t>
      </w:r>
      <w:bookmarkEnd w:id="84"/>
    </w:p>
    <w:p w14:paraId="6DD14A02" w14:textId="6B186B0E" w:rsidR="00467121" w:rsidRPr="00EB04B5" w:rsidRDefault="00467121" w:rsidP="00EB04B5">
      <w:pPr>
        <w:spacing w:line="360" w:lineRule="auto"/>
        <w:ind w:firstLine="426"/>
        <w:jc w:val="both"/>
        <w:rPr>
          <w:lang w:val="en-ID"/>
        </w:rPr>
      </w:pPr>
      <w:bookmarkStart w:id="85" w:name="_Hlk148648329"/>
      <w:r>
        <w:rPr>
          <w:i/>
          <w:iCs/>
          <w:lang w:val="en-ID"/>
        </w:rPr>
        <w:t>Case Folding</w:t>
      </w:r>
      <w:r>
        <w:rPr>
          <w:lang w:val="en-ID"/>
        </w:rPr>
        <w:t xml:space="preserve"> adalah proses mengubah semua karakter huruf pada sebuah kalimat menjadi huruf kecil dan menghilangkan karakter yang dianggap tidak valid seperti angka, tanda baca, dan </w:t>
      </w:r>
      <w:r w:rsidRPr="00467121">
        <w:rPr>
          <w:i/>
          <w:iCs/>
          <w:lang w:val="en-ID"/>
        </w:rPr>
        <w:t>Uniform Resource Locator</w:t>
      </w:r>
      <w:r>
        <w:rPr>
          <w:i/>
          <w:iCs/>
          <w:lang w:val="en-ID"/>
        </w:rPr>
        <w:t xml:space="preserve"> </w:t>
      </w:r>
      <w:r w:rsidR="00EB04B5">
        <w:rPr>
          <w:lang w:val="en-ID"/>
        </w:rPr>
        <w:t>(URL)</w:t>
      </w:r>
      <w:r w:rsidR="00F6096F">
        <w:rPr>
          <w:lang w:val="en-ID"/>
        </w:rPr>
        <w:t xml:space="preserve"> </w:t>
      </w:r>
      <w:r w:rsidR="00F6096F">
        <w:rPr>
          <w:lang w:val="en-ID"/>
        </w:rPr>
        <w:fldChar w:fldCharType="begin" w:fldLock="1"/>
      </w:r>
      <w:r w:rsidR="00F6096F">
        <w:rPr>
          <w:lang w:val="en-ID"/>
        </w:rPr>
        <w:instrText>ADDIN CSL_CITATION {"citationItems":[{"id":"ITEM-1","itemData":{"DOI":"10.1088/1757-899x/1098/3/032044","ISSN":"1757-8981","abstract":" Stemming is a process contained in the pre-processing stage that recognizes basic words (stem word) by combining or solving each of the variants of a word. Every language is unique, the most popular stemming algorithm for Indonesian text is Nazief-Adriani algorithm. Therefore, this study aims to compare Nazief-Adriani algorithm with another stemming algorithm for Indonesian text, that is Paice-Husk stemming algorithm which is commonly used for English. Beside, Nazief-Adriani and Paice-Husk algorithm for stemming process, this study use McCabe Cyclometic Complexity Metrix to evaluate the complexity of algorithm. Based on the experiment result with 20 sentences as data with a thousand words, the accuracy of the Nazief-Adriani algorithm is better than the Paice-Husk algorithm, which is 91.87% compared to 64.43%. Likewise, in terms of complexity, the algorithm is still more complex Paice-Husk than Nazief-Adriani. However, in terms of processing time, the Paice-Husk algorithm is slightly faster than the Nazief-Adriani algorithm. These results indicate that the Paice-Husk algorithm requires a more complete implementation of Indonesian morphological and grammatical rules to produce the better Indonesian stem words. ","author":[{"dropping-particle":"","family":"Jumadi","given":"J","non-dropping-particle":"","parse-names":false,"suffix":""},{"dropping-particle":"","family":"Maylawati","given":"D S","non-dropping-particle":"","parse-names":false,"suffix":""},{"dropping-particle":"","family":"Pratiwi","given":"L D","non-dropping-particle":"","parse-names":false,"suffix":""},{"dropping-particle":"","family":"Ramdhani","given":"M A","non-dropping-particle":"","parse-names":false,"suffix":""}],"container-title":"IOP Conference Series: Materials Science and Engineering","id":"ITEM-1","issue":"3","issued":{"date-parts":[["2021"]]},"page":"032044","title":"Comparison of Nazief-Adriani and Paice-Husk algorithm for Indonesian text stemming process","type":"article-journal","volume":"1098"},"uris":["http://www.mendeley.com/documents/?uuid=879f0e09-d36f-4d07-9619-54335be6fb4e"]}],"mendeley":{"formattedCitation":"(Jumadi et al., 2021)","plainTextFormattedCitation":"(Jumadi et al., 2021)"},"properties":{"noteIndex":0},"schema":"https://github.com/citation-style-language/schema/raw/master/csl-citation.json"}</w:instrText>
      </w:r>
      <w:r w:rsidR="00F6096F">
        <w:rPr>
          <w:lang w:val="en-ID"/>
        </w:rPr>
        <w:fldChar w:fldCharType="separate"/>
      </w:r>
      <w:r w:rsidR="00F6096F" w:rsidRPr="00F6096F">
        <w:rPr>
          <w:noProof/>
          <w:lang w:val="en-ID"/>
        </w:rPr>
        <w:t>(Jumadi et al., 2021)</w:t>
      </w:r>
      <w:r w:rsidR="00F6096F">
        <w:rPr>
          <w:lang w:val="en-ID"/>
        </w:rPr>
        <w:fldChar w:fldCharType="end"/>
      </w:r>
      <w:r w:rsidR="00EB04B5">
        <w:rPr>
          <w:lang w:val="en-ID"/>
        </w:rPr>
        <w:t>. Contoh teks “Pengumuman</w:t>
      </w:r>
      <w:proofErr w:type="gramStart"/>
      <w:r w:rsidR="00EB04B5">
        <w:rPr>
          <w:lang w:val="en-ID"/>
        </w:rPr>
        <w:t>”,  “</w:t>
      </w:r>
      <w:proofErr w:type="gramEnd"/>
      <w:r w:rsidR="00EB04B5">
        <w:rPr>
          <w:lang w:val="en-ID"/>
        </w:rPr>
        <w:t>PENGUMUMAN”, “Pengumuman.com” atau “pengumuman” akan tetap dibaca sama, yaitu “pengumuman”.</w:t>
      </w:r>
    </w:p>
    <w:p w14:paraId="5DDB8B35" w14:textId="4BEF3AA1" w:rsidR="002566F0" w:rsidRPr="006F3A86" w:rsidRDefault="002566F0" w:rsidP="006F3A86">
      <w:pPr>
        <w:pStyle w:val="Heading3"/>
        <w:rPr>
          <w:szCs w:val="24"/>
          <w:lang w:val="en-ID"/>
        </w:rPr>
      </w:pPr>
      <w:bookmarkStart w:id="86" w:name="_Toc139379642"/>
      <w:bookmarkEnd w:id="85"/>
      <w:r w:rsidRPr="006F3A86">
        <w:rPr>
          <w:szCs w:val="24"/>
          <w:lang w:val="en-ID"/>
        </w:rPr>
        <w:t>Tokenizing</w:t>
      </w:r>
      <w:bookmarkEnd w:id="86"/>
    </w:p>
    <w:p w14:paraId="70C941DF" w14:textId="56D8CC56" w:rsidR="001E60D4" w:rsidRDefault="001E60D4" w:rsidP="00652125">
      <w:pPr>
        <w:spacing w:before="240" w:after="240" w:line="360" w:lineRule="auto"/>
        <w:ind w:firstLine="360"/>
        <w:jc w:val="both"/>
        <w:rPr>
          <w:rFonts w:eastAsia="Times New Roman" w:cs="Times New Roman"/>
          <w:color w:val="000000"/>
          <w:szCs w:val="24"/>
          <w:lang w:val="en-ID"/>
        </w:rPr>
      </w:pPr>
      <w:bookmarkStart w:id="87" w:name="_Hlk148648362"/>
      <w:r>
        <w:rPr>
          <w:rFonts w:eastAsia="Times New Roman" w:cs="Times New Roman"/>
          <w:i/>
          <w:iCs/>
          <w:color w:val="000000"/>
          <w:szCs w:val="24"/>
          <w:lang w:val="en-ID"/>
        </w:rPr>
        <w:t xml:space="preserve">Tokenizing </w:t>
      </w:r>
      <w:r>
        <w:rPr>
          <w:rFonts w:eastAsia="Times New Roman" w:cs="Times New Roman"/>
          <w:color w:val="000000"/>
          <w:szCs w:val="24"/>
          <w:lang w:val="en-ID"/>
        </w:rPr>
        <w:t>adalah proses pemotongan kumpulan teks dalam dokumen input serta dilakukan pembuangan karakter-karakter tertentu, seperti tanda baca.</w:t>
      </w:r>
    </w:p>
    <w:p w14:paraId="5623F69A" w14:textId="6464E44A" w:rsidR="00652125" w:rsidRPr="00652125" w:rsidRDefault="00652125" w:rsidP="00652125">
      <w:pPr>
        <w:spacing w:before="240" w:after="240" w:line="360" w:lineRule="auto"/>
        <w:ind w:firstLine="360"/>
        <w:jc w:val="both"/>
        <w:rPr>
          <w:rFonts w:eastAsia="Times New Roman" w:cs="Times New Roman"/>
          <w:color w:val="000000"/>
          <w:szCs w:val="24"/>
          <w:lang w:val="en-ID"/>
        </w:rPr>
      </w:pPr>
      <w:r>
        <w:rPr>
          <w:rFonts w:eastAsia="Times New Roman" w:cs="Times New Roman"/>
          <w:i/>
          <w:iCs/>
          <w:color w:val="000000"/>
          <w:szCs w:val="24"/>
          <w:lang w:val="en-ID"/>
        </w:rPr>
        <w:t xml:space="preserve">Token </w:t>
      </w:r>
      <w:r>
        <w:rPr>
          <w:rFonts w:eastAsia="Times New Roman" w:cs="Times New Roman"/>
          <w:color w:val="000000"/>
          <w:szCs w:val="24"/>
          <w:lang w:val="en-ID"/>
        </w:rPr>
        <w:t xml:space="preserve">juga dapat disebut sebagai </w:t>
      </w:r>
      <w:r w:rsidRPr="00652125">
        <w:rPr>
          <w:rFonts w:eastAsia="Times New Roman" w:cs="Times New Roman"/>
          <w:i/>
          <w:iCs/>
          <w:color w:val="000000"/>
          <w:szCs w:val="24"/>
          <w:lang w:val="en-ID"/>
        </w:rPr>
        <w:t>term</w:t>
      </w:r>
      <w:r>
        <w:rPr>
          <w:rFonts w:eastAsia="Times New Roman" w:cs="Times New Roman"/>
          <w:color w:val="000000"/>
          <w:szCs w:val="24"/>
          <w:lang w:val="en-ID"/>
        </w:rPr>
        <w:t xml:space="preserve"> atau kata, namun terkadang perlu dibedakan antara </w:t>
      </w:r>
      <w:r w:rsidRPr="00652125">
        <w:rPr>
          <w:rFonts w:eastAsia="Times New Roman" w:cs="Times New Roman"/>
          <w:i/>
          <w:iCs/>
          <w:color w:val="000000"/>
          <w:szCs w:val="24"/>
          <w:lang w:val="en-ID"/>
        </w:rPr>
        <w:t>type/token</w:t>
      </w:r>
      <w:r>
        <w:rPr>
          <w:rFonts w:eastAsia="Times New Roman" w:cs="Times New Roman"/>
          <w:i/>
          <w:iCs/>
          <w:color w:val="000000"/>
          <w:szCs w:val="24"/>
          <w:lang w:val="en-ID"/>
        </w:rPr>
        <w:t xml:space="preserve">. Token </w:t>
      </w:r>
      <w:r>
        <w:rPr>
          <w:rFonts w:eastAsia="Times New Roman" w:cs="Times New Roman"/>
          <w:color w:val="000000"/>
          <w:szCs w:val="24"/>
          <w:lang w:val="en-ID"/>
        </w:rPr>
        <w:t xml:space="preserve">adalah kumpulan beberapa karakter pada suatu dokumen, sedangkan </w:t>
      </w:r>
      <w:r>
        <w:rPr>
          <w:rFonts w:eastAsia="Times New Roman" w:cs="Times New Roman"/>
          <w:i/>
          <w:iCs/>
          <w:color w:val="000000"/>
          <w:szCs w:val="24"/>
          <w:lang w:val="en-ID"/>
        </w:rPr>
        <w:t>type</w:t>
      </w:r>
      <w:r>
        <w:rPr>
          <w:rFonts w:eastAsia="Times New Roman" w:cs="Times New Roman"/>
          <w:color w:val="000000"/>
          <w:szCs w:val="24"/>
          <w:lang w:val="en-ID"/>
        </w:rPr>
        <w:t xml:space="preserve"> merupakan kelas dari semua </w:t>
      </w:r>
      <w:r>
        <w:rPr>
          <w:rFonts w:eastAsia="Times New Roman" w:cs="Times New Roman"/>
          <w:i/>
          <w:iCs/>
          <w:color w:val="000000"/>
          <w:szCs w:val="24"/>
          <w:lang w:val="en-ID"/>
        </w:rPr>
        <w:t xml:space="preserve">token </w:t>
      </w:r>
      <w:r>
        <w:rPr>
          <w:rFonts w:eastAsia="Times New Roman" w:cs="Times New Roman"/>
          <w:color w:val="000000"/>
          <w:szCs w:val="24"/>
          <w:lang w:val="en-ID"/>
        </w:rPr>
        <w:t xml:space="preserve">yang memiliki urutan karakter yang sama. Menurut Manning </w:t>
      </w:r>
      <w:r>
        <w:rPr>
          <w:rFonts w:eastAsia="Times New Roman" w:cs="Times New Roman"/>
          <w:i/>
          <w:iCs/>
          <w:color w:val="000000"/>
          <w:szCs w:val="24"/>
          <w:lang w:val="en-ID"/>
        </w:rPr>
        <w:t xml:space="preserve">et al. </w:t>
      </w:r>
      <w:r>
        <w:rPr>
          <w:rFonts w:eastAsia="Times New Roman" w:cs="Times New Roman"/>
          <w:color w:val="000000"/>
          <w:szCs w:val="24"/>
          <w:lang w:val="en-ID"/>
        </w:rPr>
        <w:t xml:space="preserve">(2009), </w:t>
      </w:r>
      <w:r w:rsidRPr="00652125">
        <w:rPr>
          <w:rFonts w:eastAsia="Times New Roman" w:cs="Times New Roman"/>
          <w:i/>
          <w:iCs/>
          <w:color w:val="000000"/>
          <w:szCs w:val="24"/>
          <w:lang w:val="en-ID"/>
        </w:rPr>
        <w:t>Term</w:t>
      </w:r>
      <w:r>
        <w:rPr>
          <w:rFonts w:eastAsia="Times New Roman" w:cs="Times New Roman"/>
          <w:color w:val="000000"/>
          <w:szCs w:val="24"/>
          <w:lang w:val="en-ID"/>
        </w:rPr>
        <w:t xml:space="preserve"> merupakan </w:t>
      </w:r>
      <w:r>
        <w:rPr>
          <w:rFonts w:eastAsia="Times New Roman" w:cs="Times New Roman"/>
          <w:i/>
          <w:iCs/>
          <w:color w:val="000000"/>
          <w:szCs w:val="24"/>
          <w:lang w:val="en-ID"/>
        </w:rPr>
        <w:t>type</w:t>
      </w:r>
      <w:r>
        <w:rPr>
          <w:rFonts w:eastAsia="Times New Roman" w:cs="Times New Roman"/>
          <w:color w:val="000000"/>
          <w:szCs w:val="24"/>
          <w:lang w:val="en-ID"/>
        </w:rPr>
        <w:t xml:space="preserve"> yang termasuk ke dalam kamus sistem temu kembali informasi.</w:t>
      </w:r>
    </w:p>
    <w:bookmarkEnd w:id="87"/>
    <w:p w14:paraId="0FD322FD" w14:textId="0B9E4094" w:rsidR="002566F0" w:rsidDel="00CA55C9" w:rsidRDefault="002566F0" w:rsidP="006F3A86">
      <w:pPr>
        <w:pStyle w:val="Heading3"/>
        <w:rPr>
          <w:del w:id="88" w:author="fahmi abdillah" w:date="2022-07-13T21:50:00Z"/>
          <w:lang w:val="en-ID"/>
        </w:rPr>
      </w:pPr>
      <w:del w:id="89" w:author="fahmi abdillah" w:date="2022-07-13T21:50:00Z">
        <w:r w:rsidDel="00CA55C9">
          <w:rPr>
            <w:lang w:val="en-ID"/>
          </w:rPr>
          <w:delText>Normalisasi Kata</w:delText>
        </w:r>
        <w:bookmarkStart w:id="90" w:name="_Toc108647444"/>
        <w:bookmarkStart w:id="91" w:name="_Toc108648760"/>
        <w:bookmarkStart w:id="92" w:name="_Toc108650519"/>
        <w:bookmarkStart w:id="93" w:name="_Toc108651914"/>
        <w:bookmarkStart w:id="94" w:name="_Toc108684823"/>
        <w:bookmarkStart w:id="95" w:name="_Toc115957906"/>
        <w:bookmarkStart w:id="96" w:name="_Toc139379643"/>
        <w:bookmarkEnd w:id="90"/>
        <w:bookmarkEnd w:id="91"/>
        <w:bookmarkEnd w:id="92"/>
        <w:bookmarkEnd w:id="93"/>
        <w:bookmarkEnd w:id="94"/>
        <w:bookmarkEnd w:id="95"/>
        <w:bookmarkEnd w:id="96"/>
      </w:del>
    </w:p>
    <w:p w14:paraId="774587F7" w14:textId="34FE1675" w:rsidR="00652125" w:rsidRPr="00652125" w:rsidDel="00CA55C9" w:rsidRDefault="00652125" w:rsidP="006F3A86">
      <w:pPr>
        <w:spacing w:before="240" w:after="240" w:line="360" w:lineRule="auto"/>
        <w:ind w:firstLine="360"/>
        <w:jc w:val="both"/>
        <w:rPr>
          <w:del w:id="97" w:author="fahmi abdillah" w:date="2022-07-13T21:50:00Z"/>
          <w:rFonts w:eastAsia="Times New Roman" w:cs="Times New Roman"/>
          <w:color w:val="000000"/>
          <w:szCs w:val="24"/>
          <w:lang w:val="en-ID"/>
        </w:rPr>
      </w:pPr>
      <w:del w:id="98" w:author="fahmi abdillah" w:date="2022-07-13T21:50:00Z">
        <w:r w:rsidDel="00CA55C9">
          <w:rPr>
            <w:rFonts w:eastAsia="Times New Roman" w:cs="Times New Roman"/>
            <w:color w:val="000000"/>
            <w:szCs w:val="24"/>
            <w:lang w:val="en-ID"/>
          </w:rPr>
          <w:delText xml:space="preserve">Normalisasi kata merupakan proses pembakuan kata untuk dapat diubah menjadi kata baku meski terdapat susunan kata yang berbeda (Manning </w:delText>
        </w:r>
        <w:r w:rsidDel="00CA55C9">
          <w:rPr>
            <w:rFonts w:eastAsia="Times New Roman" w:cs="Times New Roman"/>
            <w:i/>
            <w:iCs/>
            <w:color w:val="000000"/>
            <w:szCs w:val="24"/>
            <w:lang w:val="en-ID"/>
          </w:rPr>
          <w:delText xml:space="preserve">et al. </w:delText>
        </w:r>
        <w:r w:rsidRPr="00652125" w:rsidDel="00CA55C9">
          <w:rPr>
            <w:rFonts w:eastAsia="Times New Roman" w:cs="Times New Roman"/>
            <w:color w:val="000000"/>
            <w:szCs w:val="24"/>
            <w:lang w:val="en-ID"/>
          </w:rPr>
          <w:delText>2009</w:delText>
        </w:r>
        <w:r w:rsidDel="00CA55C9">
          <w:rPr>
            <w:rFonts w:eastAsia="Times New Roman" w:cs="Times New Roman"/>
            <w:color w:val="000000"/>
            <w:szCs w:val="24"/>
            <w:lang w:val="en-ID"/>
          </w:rPr>
          <w:delText xml:space="preserve">). </w:delText>
        </w:r>
        <w:r w:rsidR="001434A0" w:rsidDel="00CA55C9">
          <w:rPr>
            <w:rFonts w:eastAsia="Times New Roman" w:cs="Times New Roman"/>
            <w:color w:val="000000"/>
            <w:szCs w:val="24"/>
            <w:lang w:val="en-ID"/>
          </w:rPr>
          <w:delText>Contohnya, jika kata “mskpn” dan “mskipun” dipetakan ke dalam kelas “meskipun”, maka saat pemanggilan salah satu kata akan menampilkan dokumen yang berisi keduanya. Untuk membuat pemetaan tersebut, salah satunya dengan cara menggunakan klasterisasi kata-kata. Klasterisasi tersebut akan menghasilkan kumpulan kata yang sering digunakan dan memiliki konteks yang sama. Kata-kata tersebut kemudian digunakan untuk pemetaan kelas dengan kata baku.</w:delText>
        </w:r>
        <w:bookmarkStart w:id="99" w:name="_Toc108647445"/>
        <w:bookmarkStart w:id="100" w:name="_Toc108648761"/>
        <w:bookmarkStart w:id="101" w:name="_Toc108650520"/>
        <w:bookmarkStart w:id="102" w:name="_Toc108651915"/>
        <w:bookmarkStart w:id="103" w:name="_Toc108684824"/>
        <w:bookmarkStart w:id="104" w:name="_Toc115957907"/>
        <w:bookmarkStart w:id="105" w:name="_Toc139379644"/>
        <w:bookmarkEnd w:id="99"/>
        <w:bookmarkEnd w:id="100"/>
        <w:bookmarkEnd w:id="101"/>
        <w:bookmarkEnd w:id="102"/>
        <w:bookmarkEnd w:id="103"/>
        <w:bookmarkEnd w:id="104"/>
        <w:bookmarkEnd w:id="105"/>
      </w:del>
    </w:p>
    <w:p w14:paraId="1A81BCA5" w14:textId="5261DC7D" w:rsidR="003D6AFF" w:rsidRDefault="003D6AFF">
      <w:pPr>
        <w:pStyle w:val="Heading3"/>
        <w:rPr>
          <w:lang w:val="en-US"/>
        </w:rPr>
      </w:pPr>
      <w:bookmarkStart w:id="106" w:name="_Toc139379645"/>
      <w:r>
        <w:rPr>
          <w:lang w:val="en-US"/>
        </w:rPr>
        <w:t>Normalisasi Kata</w:t>
      </w:r>
      <w:bookmarkEnd w:id="106"/>
    </w:p>
    <w:p w14:paraId="43864B5A" w14:textId="1BEF0121" w:rsidR="003D6AFF" w:rsidRDefault="003D6AFF" w:rsidP="004C158F">
      <w:pPr>
        <w:spacing w:line="360" w:lineRule="auto"/>
        <w:ind w:firstLine="426"/>
        <w:jc w:val="both"/>
        <w:rPr>
          <w:lang w:val="en-US"/>
        </w:rPr>
      </w:pPr>
      <w:bookmarkStart w:id="107" w:name="_Hlk148648403"/>
      <w:r>
        <w:rPr>
          <w:lang w:val="en-US"/>
        </w:rPr>
        <w:t xml:space="preserve">Normalisasi kata adalah proses pengolahan susunan kata agar didapatkan kata tersebut menjadi baku meskipun terdapat susunan karakter yang berbeda (Manning </w:t>
      </w:r>
      <w:r w:rsidRPr="003D6AFF">
        <w:rPr>
          <w:i/>
          <w:iCs/>
          <w:lang w:val="en-US"/>
        </w:rPr>
        <w:t>et al.</w:t>
      </w:r>
      <w:r>
        <w:rPr>
          <w:lang w:val="en-US"/>
        </w:rPr>
        <w:t xml:space="preserve"> 2009). Cara paling sederhana dalam membakukan kata tersebut adalah dengan membuat pemetaan kelas berdasarkan kata yang memiliki persamaan. Contohnya, kata “</w:t>
      </w:r>
      <w:proofErr w:type="spellStart"/>
      <w:r>
        <w:rPr>
          <w:lang w:val="en-US"/>
        </w:rPr>
        <w:t>hrus</w:t>
      </w:r>
      <w:proofErr w:type="spellEnd"/>
      <w:r>
        <w:rPr>
          <w:lang w:val="en-US"/>
        </w:rPr>
        <w:t>” atau “</w:t>
      </w:r>
      <w:proofErr w:type="spellStart"/>
      <w:r>
        <w:rPr>
          <w:lang w:val="en-US"/>
        </w:rPr>
        <w:t>hrs</w:t>
      </w:r>
      <w:proofErr w:type="spellEnd"/>
      <w:r>
        <w:rPr>
          <w:lang w:val="en-US"/>
        </w:rPr>
        <w:t xml:space="preserve">” </w:t>
      </w:r>
      <w:r w:rsidR="00D759B7">
        <w:rPr>
          <w:lang w:val="en-US"/>
        </w:rPr>
        <w:t xml:space="preserve">diubah </w:t>
      </w:r>
      <w:r>
        <w:rPr>
          <w:lang w:val="en-US"/>
        </w:rPr>
        <w:t>menjadi kata baku yaitu “harus</w:t>
      </w:r>
      <w:r w:rsidR="00D759B7">
        <w:rPr>
          <w:lang w:val="en-US"/>
        </w:rPr>
        <w:t xml:space="preserve">”. </w:t>
      </w:r>
    </w:p>
    <w:p w14:paraId="3B0B0071" w14:textId="284073A8" w:rsidR="00D759B7" w:rsidRPr="003D6AFF" w:rsidRDefault="00D759B7" w:rsidP="004C158F">
      <w:pPr>
        <w:spacing w:line="360" w:lineRule="auto"/>
        <w:ind w:firstLine="426"/>
        <w:jc w:val="both"/>
        <w:rPr>
          <w:lang w:val="en-US"/>
        </w:rPr>
      </w:pPr>
      <w:r>
        <w:rPr>
          <w:lang w:val="en-US"/>
        </w:rPr>
        <w:lastRenderedPageBreak/>
        <w:t xml:space="preserve">Untuk membuat normalisasi kata adalah dengan mengelompokkan atau </w:t>
      </w:r>
      <w:proofErr w:type="spellStart"/>
      <w:r>
        <w:rPr>
          <w:lang w:val="en-US"/>
        </w:rPr>
        <w:t>mengklasterisasi</w:t>
      </w:r>
      <w:proofErr w:type="spellEnd"/>
      <w:r>
        <w:rPr>
          <w:lang w:val="en-US"/>
        </w:rPr>
        <w:t xml:space="preserve"> kata tersebut. </w:t>
      </w:r>
      <w:proofErr w:type="spellStart"/>
      <w:r>
        <w:rPr>
          <w:lang w:val="en-US"/>
        </w:rPr>
        <w:t>Klasterisasi</w:t>
      </w:r>
      <w:proofErr w:type="spellEnd"/>
      <w:r>
        <w:rPr>
          <w:lang w:val="en-US"/>
        </w:rPr>
        <w:t xml:space="preserve"> kata-kata akan menghasilkan kumpulan kata yang sering digunakan dan memiliki konteks yang sama. Kata-kata tersebut digunakan dalam pemetaan kelas dengan kata baku. </w:t>
      </w:r>
    </w:p>
    <w:p w14:paraId="47492ED5" w14:textId="151022AE" w:rsidR="002566F0" w:rsidRDefault="002566F0" w:rsidP="006F3A86">
      <w:pPr>
        <w:pStyle w:val="Heading3"/>
        <w:rPr>
          <w:i/>
          <w:iCs/>
          <w:lang w:val="en-ID"/>
        </w:rPr>
      </w:pPr>
      <w:bookmarkStart w:id="108" w:name="_Toc139379646"/>
      <w:bookmarkEnd w:id="107"/>
      <w:r>
        <w:rPr>
          <w:lang w:val="en-ID"/>
        </w:rPr>
        <w:t xml:space="preserve">Penghapusan </w:t>
      </w:r>
      <w:proofErr w:type="spellStart"/>
      <w:r w:rsidRPr="002566F0">
        <w:rPr>
          <w:i/>
          <w:iCs/>
          <w:lang w:val="en-ID"/>
        </w:rPr>
        <w:t>Stopword</w:t>
      </w:r>
      <w:bookmarkEnd w:id="108"/>
      <w:proofErr w:type="spellEnd"/>
    </w:p>
    <w:p w14:paraId="4641BD93" w14:textId="6AA2CE2F" w:rsidR="001434A0" w:rsidRDefault="001434A0" w:rsidP="00D81968">
      <w:pPr>
        <w:spacing w:before="240" w:after="240" w:line="360" w:lineRule="auto"/>
        <w:jc w:val="both"/>
        <w:rPr>
          <w:rFonts w:eastAsia="Times New Roman" w:cs="Times New Roman"/>
          <w:color w:val="000000"/>
          <w:szCs w:val="24"/>
          <w:lang w:val="en-ID"/>
        </w:rPr>
      </w:pPr>
      <w:bookmarkStart w:id="109" w:name="_Hlk148648431"/>
      <w:r>
        <w:rPr>
          <w:rFonts w:eastAsia="Times New Roman" w:cs="Times New Roman"/>
          <w:color w:val="000000"/>
          <w:szCs w:val="24"/>
          <w:lang w:val="en-ID"/>
        </w:rPr>
        <w:t xml:space="preserve">Lo </w:t>
      </w:r>
      <w:r>
        <w:rPr>
          <w:rFonts w:eastAsia="Times New Roman" w:cs="Times New Roman"/>
          <w:i/>
          <w:iCs/>
          <w:color w:val="000000"/>
          <w:szCs w:val="24"/>
          <w:lang w:val="en-ID"/>
        </w:rPr>
        <w:t xml:space="preserve">et al. </w:t>
      </w:r>
      <w:r w:rsidRPr="001434A0">
        <w:rPr>
          <w:rFonts w:eastAsia="Times New Roman" w:cs="Times New Roman"/>
          <w:color w:val="000000"/>
          <w:szCs w:val="24"/>
          <w:lang w:val="en-ID"/>
        </w:rPr>
        <w:t>(2005)</w:t>
      </w:r>
      <w:r>
        <w:rPr>
          <w:rFonts w:eastAsia="Times New Roman" w:cs="Times New Roman"/>
          <w:color w:val="000000"/>
          <w:szCs w:val="24"/>
          <w:lang w:val="en-ID"/>
        </w:rPr>
        <w:t xml:space="preserve"> menjelaskan bahwa </w:t>
      </w:r>
      <w:proofErr w:type="spellStart"/>
      <w:r>
        <w:rPr>
          <w:rFonts w:eastAsia="Times New Roman" w:cs="Times New Roman"/>
          <w:i/>
          <w:iCs/>
          <w:color w:val="000000"/>
          <w:szCs w:val="24"/>
          <w:lang w:val="en-ID"/>
        </w:rPr>
        <w:t>stopword</w:t>
      </w:r>
      <w:proofErr w:type="spellEnd"/>
      <w:r>
        <w:rPr>
          <w:rFonts w:eastAsia="Times New Roman" w:cs="Times New Roman"/>
          <w:color w:val="000000"/>
          <w:szCs w:val="24"/>
          <w:lang w:val="en-ID"/>
        </w:rPr>
        <w:t xml:space="preserve"> adalah kata yang terdapat pada sebuah dokumen yang sering muncul, namun tidak memiliki nilai informasi kata. Beliau juga menjelaskan bahwa banyak yang beranggapan pada </w:t>
      </w:r>
      <w:proofErr w:type="spellStart"/>
      <w:r>
        <w:rPr>
          <w:rFonts w:eastAsia="Times New Roman" w:cs="Times New Roman"/>
          <w:i/>
          <w:iCs/>
          <w:color w:val="000000"/>
          <w:szCs w:val="24"/>
          <w:lang w:val="en-ID"/>
        </w:rPr>
        <w:t>stopword</w:t>
      </w:r>
      <w:proofErr w:type="spellEnd"/>
      <w:r>
        <w:rPr>
          <w:rFonts w:eastAsia="Times New Roman" w:cs="Times New Roman"/>
          <w:color w:val="000000"/>
          <w:szCs w:val="24"/>
          <w:lang w:val="en-ID"/>
        </w:rPr>
        <w:t xml:space="preserve"> ini tidak memiliki peran terhadap konteks atau informasi dokumen dan </w:t>
      </w:r>
      <w:proofErr w:type="spellStart"/>
      <w:r>
        <w:rPr>
          <w:rFonts w:eastAsia="Times New Roman" w:cs="Times New Roman"/>
          <w:i/>
          <w:iCs/>
          <w:color w:val="000000"/>
          <w:szCs w:val="24"/>
          <w:lang w:val="en-ID"/>
        </w:rPr>
        <w:t>stopword</w:t>
      </w:r>
      <w:proofErr w:type="spellEnd"/>
      <w:r>
        <w:rPr>
          <w:rFonts w:eastAsia="Times New Roman" w:cs="Times New Roman"/>
          <w:color w:val="000000"/>
          <w:szCs w:val="24"/>
          <w:lang w:val="en-ID"/>
        </w:rPr>
        <w:t xml:space="preserve"> harus dihapus sebelum dilakukan proses pada sistem temu kembali informasi, meskipun menggunakan daftar </w:t>
      </w:r>
      <w:proofErr w:type="spellStart"/>
      <w:r>
        <w:rPr>
          <w:rFonts w:eastAsia="Times New Roman" w:cs="Times New Roman"/>
          <w:i/>
          <w:iCs/>
          <w:color w:val="000000"/>
          <w:szCs w:val="24"/>
          <w:lang w:val="en-ID"/>
        </w:rPr>
        <w:t>stopword</w:t>
      </w:r>
      <w:proofErr w:type="spellEnd"/>
      <w:r>
        <w:rPr>
          <w:rFonts w:eastAsia="Times New Roman" w:cs="Times New Roman"/>
          <w:color w:val="000000"/>
          <w:szCs w:val="24"/>
          <w:lang w:val="en-ID"/>
        </w:rPr>
        <w:t xml:space="preserve"> tunggal dari berbagai kumpulan dokumen dapat merugikan efektifitas proses pengambilan informasi. </w:t>
      </w:r>
    </w:p>
    <w:p w14:paraId="02CCD4D8" w14:textId="3DF70E2D" w:rsidR="001434A0" w:rsidRPr="001434A0" w:rsidRDefault="001434A0" w:rsidP="00D81968">
      <w:pPr>
        <w:spacing w:before="240" w:after="240" w:line="360" w:lineRule="auto"/>
        <w:jc w:val="both"/>
        <w:rPr>
          <w:rFonts w:eastAsia="Times New Roman" w:cs="Times New Roman"/>
          <w:color w:val="000000"/>
          <w:szCs w:val="24"/>
          <w:lang w:val="en-ID"/>
        </w:rPr>
      </w:pPr>
      <w:r>
        <w:rPr>
          <w:rFonts w:eastAsia="Times New Roman" w:cs="Times New Roman"/>
          <w:color w:val="000000"/>
          <w:szCs w:val="24"/>
          <w:lang w:val="en-ID"/>
        </w:rPr>
        <w:t xml:space="preserve">Penghapusan </w:t>
      </w:r>
      <w:proofErr w:type="spellStart"/>
      <w:r>
        <w:rPr>
          <w:rFonts w:eastAsia="Times New Roman" w:cs="Times New Roman"/>
          <w:i/>
          <w:iCs/>
          <w:color w:val="000000"/>
          <w:szCs w:val="24"/>
          <w:lang w:val="en-ID"/>
        </w:rPr>
        <w:t>stopword</w:t>
      </w:r>
      <w:proofErr w:type="spellEnd"/>
      <w:r>
        <w:rPr>
          <w:rFonts w:eastAsia="Times New Roman" w:cs="Times New Roman"/>
          <w:color w:val="000000"/>
          <w:szCs w:val="24"/>
          <w:lang w:val="en-ID"/>
        </w:rPr>
        <w:t xml:space="preserve"> secara komprehensif dapat mengurangi jumlah kata yang harus disimpan oleh sistem (Manning </w:t>
      </w:r>
      <w:r>
        <w:rPr>
          <w:rFonts w:eastAsia="Times New Roman" w:cs="Times New Roman"/>
          <w:i/>
          <w:iCs/>
          <w:color w:val="000000"/>
          <w:szCs w:val="24"/>
          <w:lang w:val="en-ID"/>
        </w:rPr>
        <w:t xml:space="preserve">et al. </w:t>
      </w:r>
      <w:r>
        <w:rPr>
          <w:rFonts w:eastAsia="Times New Roman" w:cs="Times New Roman"/>
          <w:color w:val="000000"/>
          <w:szCs w:val="24"/>
          <w:lang w:val="en-ID"/>
        </w:rPr>
        <w:t xml:space="preserve">2009). Contoh </w:t>
      </w:r>
      <w:proofErr w:type="spellStart"/>
      <w:r>
        <w:rPr>
          <w:rFonts w:eastAsia="Times New Roman" w:cs="Times New Roman"/>
          <w:color w:val="000000"/>
          <w:szCs w:val="24"/>
          <w:lang w:val="en-ID"/>
        </w:rPr>
        <w:t>s</w:t>
      </w:r>
      <w:r w:rsidRPr="001434A0">
        <w:rPr>
          <w:rFonts w:eastAsia="Times New Roman" w:cs="Times New Roman"/>
          <w:i/>
          <w:iCs/>
          <w:color w:val="000000"/>
          <w:szCs w:val="24"/>
          <w:lang w:val="en-ID"/>
        </w:rPr>
        <w:t>topword</w:t>
      </w:r>
      <w:proofErr w:type="spellEnd"/>
      <w:r>
        <w:rPr>
          <w:rFonts w:eastAsia="Times New Roman" w:cs="Times New Roman"/>
          <w:i/>
          <w:iCs/>
          <w:color w:val="000000"/>
          <w:szCs w:val="24"/>
          <w:lang w:val="en-ID"/>
        </w:rPr>
        <w:t xml:space="preserve"> </w:t>
      </w:r>
      <w:r w:rsidRPr="001434A0">
        <w:rPr>
          <w:rFonts w:eastAsia="Times New Roman" w:cs="Times New Roman"/>
          <w:color w:val="000000"/>
          <w:szCs w:val="24"/>
          <w:lang w:val="en-ID"/>
        </w:rPr>
        <w:t xml:space="preserve">dalam </w:t>
      </w:r>
      <w:r>
        <w:rPr>
          <w:rFonts w:eastAsia="Times New Roman" w:cs="Times New Roman"/>
          <w:color w:val="000000"/>
          <w:szCs w:val="24"/>
          <w:lang w:val="en-ID"/>
        </w:rPr>
        <w:t>B</w:t>
      </w:r>
      <w:r w:rsidRPr="001434A0">
        <w:rPr>
          <w:rFonts w:eastAsia="Times New Roman" w:cs="Times New Roman"/>
          <w:color w:val="000000"/>
          <w:szCs w:val="24"/>
          <w:lang w:val="en-ID"/>
        </w:rPr>
        <w:t>ahasa</w:t>
      </w:r>
      <w:r>
        <w:rPr>
          <w:rFonts w:eastAsia="Times New Roman" w:cs="Times New Roman"/>
          <w:i/>
          <w:iCs/>
          <w:color w:val="000000"/>
          <w:szCs w:val="24"/>
          <w:lang w:val="en-ID"/>
        </w:rPr>
        <w:t xml:space="preserve"> </w:t>
      </w:r>
      <w:r>
        <w:rPr>
          <w:rFonts w:eastAsia="Times New Roman" w:cs="Times New Roman"/>
          <w:color w:val="000000"/>
          <w:szCs w:val="24"/>
          <w:lang w:val="en-ID"/>
        </w:rPr>
        <w:t>Indonesia diantaranya yaitu dahulu, ada, dalam, adanya, dan lain-lain</w:t>
      </w:r>
      <w:r w:rsidR="008F5082">
        <w:rPr>
          <w:rFonts w:eastAsia="Times New Roman" w:cs="Times New Roman"/>
          <w:color w:val="000000"/>
          <w:szCs w:val="24"/>
          <w:lang w:val="en-ID"/>
        </w:rPr>
        <w:t>.</w:t>
      </w:r>
    </w:p>
    <w:p w14:paraId="438D321F" w14:textId="5DA608B6" w:rsidR="002566F0" w:rsidRDefault="002566F0" w:rsidP="006F3A86">
      <w:pPr>
        <w:pStyle w:val="Heading3"/>
        <w:rPr>
          <w:color w:val="FF0000"/>
          <w:lang w:val="en-ID"/>
        </w:rPr>
      </w:pPr>
      <w:bookmarkStart w:id="110" w:name="_Toc139379647"/>
      <w:bookmarkEnd w:id="109"/>
      <w:r>
        <w:rPr>
          <w:i/>
          <w:iCs/>
          <w:lang w:val="en-ID"/>
        </w:rPr>
        <w:t xml:space="preserve">Stemming </w:t>
      </w:r>
      <w:proofErr w:type="spellStart"/>
      <w:r w:rsidRPr="002566F0">
        <w:rPr>
          <w:lang w:val="en-ID"/>
        </w:rPr>
        <w:t>Nazief-Adriani</w:t>
      </w:r>
      <w:bookmarkEnd w:id="110"/>
      <w:proofErr w:type="spellEnd"/>
      <w:r>
        <w:rPr>
          <w:lang w:val="en-ID"/>
        </w:rPr>
        <w:t xml:space="preserve"> </w:t>
      </w:r>
    </w:p>
    <w:p w14:paraId="578D54A6" w14:textId="2A598F73" w:rsidR="00826D56" w:rsidRDefault="00826D56" w:rsidP="00EE5E58">
      <w:pPr>
        <w:spacing w:before="240" w:after="240" w:line="360" w:lineRule="auto"/>
        <w:jc w:val="both"/>
        <w:rPr>
          <w:rFonts w:eastAsia="Times New Roman" w:cs="Times New Roman"/>
          <w:szCs w:val="24"/>
          <w:lang w:val="en-ID"/>
        </w:rPr>
      </w:pPr>
      <w:bookmarkStart w:id="111" w:name="_Hlk148648472"/>
      <w:r w:rsidRPr="00826D56">
        <w:rPr>
          <w:rFonts w:eastAsia="Times New Roman" w:cs="Times New Roman"/>
          <w:i/>
          <w:iCs/>
          <w:szCs w:val="24"/>
          <w:lang w:val="en-ID"/>
        </w:rPr>
        <w:t xml:space="preserve">Stemming </w:t>
      </w:r>
      <w:r>
        <w:rPr>
          <w:rFonts w:eastAsia="Times New Roman" w:cs="Times New Roman"/>
          <w:szCs w:val="24"/>
          <w:lang w:val="en-ID"/>
        </w:rPr>
        <w:t xml:space="preserve">adalah proses penghapusan imbuhan kata untuk mendapatkan kata dasar. Teknik ini sering digunakan dalam penelitian </w:t>
      </w:r>
      <w:r>
        <w:rPr>
          <w:rFonts w:eastAsia="Times New Roman" w:cs="Times New Roman"/>
          <w:i/>
          <w:iCs/>
          <w:szCs w:val="24"/>
          <w:lang w:val="en-ID"/>
        </w:rPr>
        <w:t>text mining.</w:t>
      </w:r>
      <w:r>
        <w:rPr>
          <w:rFonts w:eastAsia="Times New Roman" w:cs="Times New Roman"/>
          <w:szCs w:val="24"/>
          <w:lang w:val="en-ID"/>
        </w:rPr>
        <w:t xml:space="preserve"> Contoh kata tulisnya, </w:t>
      </w:r>
      <w:proofErr w:type="spellStart"/>
      <w:r>
        <w:rPr>
          <w:rFonts w:eastAsia="Times New Roman" w:cs="Times New Roman"/>
          <w:szCs w:val="24"/>
          <w:lang w:val="en-ID"/>
        </w:rPr>
        <w:t>tulisannyakah</w:t>
      </w:r>
      <w:proofErr w:type="spellEnd"/>
      <w:r>
        <w:rPr>
          <w:rFonts w:eastAsia="Times New Roman" w:cs="Times New Roman"/>
          <w:szCs w:val="24"/>
          <w:lang w:val="en-ID"/>
        </w:rPr>
        <w:t xml:space="preserve">, dan dituliskannya memiliki kata dasar yang sama yaitu tulis. </w:t>
      </w:r>
      <w:r w:rsidR="000E7AD9">
        <w:rPr>
          <w:rFonts w:eastAsia="Times New Roman" w:cs="Times New Roman"/>
          <w:szCs w:val="24"/>
          <w:lang w:val="en-ID"/>
        </w:rPr>
        <w:t xml:space="preserve">Teknik ini mengurangi kompleksitas teks tanpa memengaruhi nilai informasi </w:t>
      </w:r>
      <w:r w:rsidR="00A472A2">
        <w:rPr>
          <w:rFonts w:eastAsia="Times New Roman" w:cs="Times New Roman"/>
          <w:szCs w:val="24"/>
          <w:lang w:val="en-ID"/>
        </w:rPr>
        <w:fldChar w:fldCharType="begin" w:fldLock="1"/>
      </w:r>
      <w:r w:rsidR="00BE1C8E">
        <w:rPr>
          <w:rFonts w:eastAsia="Times New Roman" w:cs="Times New Roman"/>
          <w:szCs w:val="24"/>
          <w:lang w:val="en-ID"/>
        </w:rPr>
        <w:instrText>ADDIN CSL_CITATION {"citationItems":[{"id":"ITEM-1","itemData":{"DOI":"10.1088/1757-899x/1098/3/032044","ISSN":"1757-8981","abstract":" Stemming is a process contained in the pre-processing stage that recognizes basic words (stem word) by combining or solving each of the variants of a word. Every language is unique, the most popular stemming algorithm for Indonesian text is Nazief-Adriani algorithm. Therefore, this study aims to compare Nazief-Adriani algorithm with another stemming algorithm for Indonesian text, that is Paice-Husk stemming algorithm which is commonly used for English. Beside, Nazief-Adriani and Paice-Husk algorithm for stemming process, this study use McCabe Cyclometic Complexity Metrix to evaluate the complexity of algorithm. Based on the experiment result with 20 sentences as data with a thousand words, the accuracy of the Nazief-Adriani algorithm is better than the Paice-Husk algorithm, which is 91.87% compared to 64.43%. Likewise, in terms of complexity, the algorithm is still more complex Paice-Husk than Nazief-Adriani. However, in terms of processing time, the Paice-Husk algorithm is slightly faster than the Nazief-Adriani algorithm. These results indicate that the Paice-Husk algorithm requires a more complete implementation of Indonesian morphological and grammatical rules to produce the better Indonesian stem words. ","author":[{"dropping-particle":"","family":"Jumadi","given":"J","non-dropping-particle":"","parse-names":false,"suffix":""},{"dropping-particle":"","family":"Maylawati","given":"D S","non-dropping-particle":"","parse-names":false,"suffix":""},{"dropping-particle":"","family":"Pratiwi","given":"L D","non-dropping-particle":"","parse-names":false,"suffix":""},{"dropping-particle":"","family":"Ramdhani","given":"M A","non-dropping-particle":"","parse-names":false,"suffix":""}],"container-title":"IOP Conference Series: Materials Science and Engineering","id":"ITEM-1","issue":"3","issued":{"date-parts":[["2021"]]},"page":"032044","title":"Comparison of Nazief-Adriani and Paice-Husk algorithm for Indonesian text stemming process","type":"article-journal","volume":"1098"},"uris":["http://www.mendeley.com/documents/?uuid=879f0e09-d36f-4d07-9619-54335be6fb4e"]}],"mendeley":{"formattedCitation":"(Jumadi et al., 2021)","plainTextFormattedCitation":"(Jumadi et al., 2021)","previouslyFormattedCitation":"(Jumadi et al., 2021)"},"properties":{"noteIndex":0},"schema":"https://github.com/citation-style-language/schema/raw/master/csl-citation.json"}</w:instrText>
      </w:r>
      <w:r w:rsidR="00A472A2">
        <w:rPr>
          <w:rFonts w:eastAsia="Times New Roman" w:cs="Times New Roman"/>
          <w:szCs w:val="24"/>
          <w:lang w:val="en-ID"/>
        </w:rPr>
        <w:fldChar w:fldCharType="separate"/>
      </w:r>
      <w:r w:rsidR="00A472A2" w:rsidRPr="00A472A2">
        <w:rPr>
          <w:rFonts w:eastAsia="Times New Roman" w:cs="Times New Roman"/>
          <w:noProof/>
          <w:szCs w:val="24"/>
          <w:lang w:val="en-ID"/>
        </w:rPr>
        <w:t>(Jumadi et al., 2021)</w:t>
      </w:r>
      <w:r w:rsidR="00A472A2">
        <w:rPr>
          <w:rFonts w:eastAsia="Times New Roman" w:cs="Times New Roman"/>
          <w:szCs w:val="24"/>
          <w:lang w:val="en-ID"/>
        </w:rPr>
        <w:fldChar w:fldCharType="end"/>
      </w:r>
    </w:p>
    <w:p w14:paraId="26319EBE" w14:textId="5CF16819" w:rsidR="00A7191B" w:rsidRDefault="00826D56" w:rsidP="00EE5E58">
      <w:pPr>
        <w:spacing w:before="240" w:after="240" w:line="360" w:lineRule="auto"/>
        <w:jc w:val="both"/>
        <w:rPr>
          <w:rFonts w:eastAsia="Times New Roman" w:cs="Times New Roman"/>
          <w:szCs w:val="24"/>
          <w:lang w:val="en-ID"/>
        </w:rPr>
      </w:pPr>
      <w:r>
        <w:rPr>
          <w:rFonts w:eastAsia="Times New Roman" w:cs="Times New Roman"/>
          <w:szCs w:val="24"/>
          <w:lang w:val="en-ID"/>
        </w:rPr>
        <w:t xml:space="preserve">Algoritme </w:t>
      </w:r>
      <w:r>
        <w:rPr>
          <w:rFonts w:eastAsia="Times New Roman" w:cs="Times New Roman"/>
          <w:i/>
          <w:iCs/>
          <w:szCs w:val="24"/>
          <w:lang w:val="en-ID"/>
        </w:rPr>
        <w:t xml:space="preserve">stemming </w:t>
      </w:r>
      <w:r>
        <w:rPr>
          <w:rFonts w:eastAsia="Times New Roman" w:cs="Times New Roman"/>
          <w:szCs w:val="24"/>
          <w:lang w:val="en-ID"/>
        </w:rPr>
        <w:t xml:space="preserve">salah satunya adalah </w:t>
      </w:r>
      <w:proofErr w:type="spellStart"/>
      <w:r>
        <w:rPr>
          <w:rFonts w:eastAsia="Times New Roman" w:cs="Times New Roman"/>
          <w:szCs w:val="24"/>
          <w:lang w:val="en-ID"/>
        </w:rPr>
        <w:t>Nazief-Adriani</w:t>
      </w:r>
      <w:proofErr w:type="spellEnd"/>
      <w:r>
        <w:rPr>
          <w:rFonts w:eastAsia="Times New Roman" w:cs="Times New Roman"/>
          <w:szCs w:val="24"/>
          <w:lang w:val="en-ID"/>
        </w:rPr>
        <w:t xml:space="preserve">. Algoritme ini dikembangkan menggunakan pendekatan pencocokan </w:t>
      </w:r>
      <w:r>
        <w:rPr>
          <w:rFonts w:eastAsia="Times New Roman" w:cs="Times New Roman"/>
          <w:i/>
          <w:iCs/>
          <w:szCs w:val="24"/>
          <w:lang w:val="en-ID"/>
        </w:rPr>
        <w:t xml:space="preserve">term </w:t>
      </w:r>
      <w:r>
        <w:rPr>
          <w:rFonts w:eastAsia="Times New Roman" w:cs="Times New Roman"/>
          <w:szCs w:val="24"/>
          <w:lang w:val="en-ID"/>
        </w:rPr>
        <w:t>dengan pencarian kamus.</w:t>
      </w:r>
    </w:p>
    <w:p w14:paraId="3B9C1A57" w14:textId="32D7C6DF" w:rsidR="00A7191B" w:rsidRDefault="00826D56" w:rsidP="000C1777">
      <w:pPr>
        <w:tabs>
          <w:tab w:val="right" w:pos="7940"/>
        </w:tabs>
        <w:spacing w:before="240" w:after="240" w:line="360" w:lineRule="auto"/>
        <w:jc w:val="both"/>
        <w:rPr>
          <w:rFonts w:eastAsia="Times New Roman" w:cs="Times New Roman"/>
          <w:szCs w:val="24"/>
          <w:lang w:val="en-ID"/>
        </w:rPr>
      </w:pPr>
      <w:proofErr w:type="spellStart"/>
      <w:r w:rsidRPr="00A7191B">
        <w:rPr>
          <w:rFonts w:eastAsia="Times New Roman" w:cs="Times New Roman"/>
          <w:szCs w:val="24"/>
          <w:lang w:val="en-ID"/>
          <w:rPrChange w:id="112" w:author="fahmi abdillah" w:date="2022-06-27T23:16:00Z">
            <w:rPr>
              <w:rFonts w:eastAsia="Times New Roman" w:cs="Times New Roman"/>
              <w:szCs w:val="24"/>
              <w:highlight w:val="red"/>
              <w:lang w:val="en-ID"/>
            </w:rPr>
          </w:rPrChange>
        </w:rPr>
        <w:t>Algoritm</w:t>
      </w:r>
      <w:ins w:id="113" w:author="fahmi abdillah" w:date="2022-06-28T02:35:00Z">
        <w:r w:rsidR="000C1777">
          <w:rPr>
            <w:rFonts w:eastAsia="Times New Roman" w:cs="Times New Roman"/>
            <w:szCs w:val="24"/>
            <w:lang w:val="en-ID"/>
          </w:rPr>
          <w:t>a</w:t>
        </w:r>
      </w:ins>
      <w:proofErr w:type="spellEnd"/>
      <w:del w:id="114" w:author="fahmi abdillah" w:date="2022-06-28T02:35:00Z">
        <w:r w:rsidRPr="000C1777" w:rsidDel="000C1777">
          <w:rPr>
            <w:rFonts w:eastAsia="Times New Roman" w:cs="Times New Roman"/>
            <w:szCs w:val="24"/>
            <w:lang w:val="en-ID"/>
          </w:rPr>
          <w:delText>e</w:delText>
        </w:r>
      </w:del>
      <w:r w:rsidRPr="000C1777">
        <w:rPr>
          <w:rFonts w:eastAsia="Times New Roman" w:cs="Times New Roman"/>
          <w:szCs w:val="24"/>
          <w:lang w:val="en-ID"/>
        </w:rPr>
        <w:t xml:space="preserve"> </w:t>
      </w:r>
      <w:proofErr w:type="spellStart"/>
      <w:r w:rsidRPr="000C1777">
        <w:rPr>
          <w:rFonts w:eastAsia="Times New Roman" w:cs="Times New Roman"/>
          <w:szCs w:val="24"/>
          <w:lang w:val="en-ID"/>
        </w:rPr>
        <w:t>Nazief-Adriani</w:t>
      </w:r>
      <w:proofErr w:type="spellEnd"/>
      <w:r w:rsidRPr="000C1777">
        <w:rPr>
          <w:rFonts w:eastAsia="Times New Roman" w:cs="Times New Roman"/>
          <w:szCs w:val="24"/>
          <w:lang w:val="en-ID"/>
        </w:rPr>
        <w:t xml:space="preserve"> memiliki </w:t>
      </w:r>
      <w:del w:id="115" w:author="fahmi abdillah" w:date="2022-06-27T23:15:00Z">
        <w:r w:rsidRPr="000C1777" w:rsidDel="00A7191B">
          <w:rPr>
            <w:rFonts w:eastAsia="Times New Roman" w:cs="Times New Roman"/>
            <w:szCs w:val="24"/>
            <w:lang w:val="en-ID"/>
          </w:rPr>
          <w:delText>tahap-tahap</w:delText>
        </w:r>
      </w:del>
      <w:r w:rsidR="00A7191B" w:rsidRPr="000C1777">
        <w:rPr>
          <w:rFonts w:eastAsia="Times New Roman" w:cs="Times New Roman"/>
          <w:szCs w:val="24"/>
          <w:lang w:val="en-ID"/>
        </w:rPr>
        <w:t>langkah-langkah</w:t>
      </w:r>
      <w:r w:rsidRPr="000C1777">
        <w:rPr>
          <w:rFonts w:eastAsia="Times New Roman" w:cs="Times New Roman"/>
          <w:szCs w:val="24"/>
          <w:lang w:val="en-ID"/>
        </w:rPr>
        <w:t xml:space="preserve"> sebagai berikut</w:t>
      </w:r>
      <w:r w:rsidR="00A7191B">
        <w:rPr>
          <w:rFonts w:eastAsia="Times New Roman" w:cs="Times New Roman"/>
          <w:szCs w:val="24"/>
          <w:lang w:val="en-ID"/>
        </w:rPr>
        <w:t>:</w:t>
      </w:r>
    </w:p>
    <w:p w14:paraId="0A1BC6A0" w14:textId="4AEB2E80" w:rsidR="00A7191B" w:rsidRDefault="00817A46" w:rsidP="00817A46">
      <w:pPr>
        <w:pStyle w:val="ListParagraph"/>
        <w:numPr>
          <w:ilvl w:val="0"/>
          <w:numId w:val="12"/>
        </w:numPr>
        <w:spacing w:before="240" w:after="240" w:line="360" w:lineRule="auto"/>
        <w:jc w:val="both"/>
        <w:rPr>
          <w:rFonts w:eastAsia="Times New Roman" w:cs="Times New Roman"/>
          <w:szCs w:val="24"/>
          <w:lang w:val="en-ID"/>
        </w:rPr>
      </w:pPr>
      <w:r>
        <w:rPr>
          <w:rFonts w:eastAsia="Times New Roman" w:cs="Times New Roman"/>
          <w:szCs w:val="24"/>
          <w:lang w:val="en-ID"/>
        </w:rPr>
        <w:lastRenderedPageBreak/>
        <w:t xml:space="preserve">Kata yang akan dilakukan </w:t>
      </w:r>
      <w:r>
        <w:rPr>
          <w:rFonts w:eastAsia="Times New Roman" w:cs="Times New Roman"/>
          <w:i/>
          <w:iCs/>
          <w:szCs w:val="24"/>
          <w:lang w:val="en-ID"/>
        </w:rPr>
        <w:t>stemming</w:t>
      </w:r>
      <w:r>
        <w:rPr>
          <w:rFonts w:eastAsia="Times New Roman" w:cs="Times New Roman"/>
          <w:szCs w:val="24"/>
          <w:lang w:val="en-ID"/>
        </w:rPr>
        <w:t xml:space="preserve"> dicari dalam kamus. Jika ditemukan, maka akan dianggap kata tersebut adalah kata dasar dan algoritme berhenti. Jika tidak ditemukan maka lanjut ke langkah 2.</w:t>
      </w:r>
    </w:p>
    <w:p w14:paraId="3B63C023" w14:textId="7869DD04" w:rsidR="00817A46" w:rsidRDefault="00817A46" w:rsidP="00817A46">
      <w:pPr>
        <w:pStyle w:val="ListParagraph"/>
        <w:numPr>
          <w:ilvl w:val="0"/>
          <w:numId w:val="12"/>
        </w:numPr>
        <w:spacing w:before="240" w:after="240" w:line="360" w:lineRule="auto"/>
        <w:jc w:val="both"/>
        <w:rPr>
          <w:rFonts w:eastAsia="Times New Roman" w:cs="Times New Roman"/>
          <w:szCs w:val="24"/>
          <w:lang w:val="en-ID"/>
        </w:rPr>
      </w:pPr>
      <w:r>
        <w:rPr>
          <w:rFonts w:eastAsia="Times New Roman" w:cs="Times New Roman"/>
          <w:szCs w:val="24"/>
          <w:lang w:val="en-ID"/>
        </w:rPr>
        <w:t>Menghilangkan imbuhan infleksi/</w:t>
      </w:r>
      <w:r>
        <w:rPr>
          <w:rFonts w:eastAsia="Times New Roman" w:cs="Times New Roman"/>
          <w:i/>
          <w:iCs/>
          <w:szCs w:val="24"/>
          <w:lang w:val="en-ID"/>
        </w:rPr>
        <w:t xml:space="preserve">inflectional suffixes </w:t>
      </w:r>
      <w:r>
        <w:rPr>
          <w:rFonts w:eastAsia="Times New Roman" w:cs="Times New Roman"/>
          <w:szCs w:val="24"/>
          <w:lang w:val="en-ID"/>
        </w:rPr>
        <w:t>(</w:t>
      </w:r>
      <w:r w:rsidR="00A74FFE">
        <w:rPr>
          <w:rFonts w:eastAsia="Times New Roman" w:cs="Times New Roman"/>
          <w:szCs w:val="24"/>
          <w:lang w:val="en-ID"/>
        </w:rPr>
        <w:t xml:space="preserve">“-lah”, “-kah”, “-pun”), kemudian </w:t>
      </w:r>
      <w:r w:rsidR="00A74FFE">
        <w:rPr>
          <w:rFonts w:eastAsia="Times New Roman" w:cs="Times New Roman"/>
          <w:i/>
          <w:iCs/>
          <w:szCs w:val="24"/>
          <w:lang w:val="en-ID"/>
        </w:rPr>
        <w:t>possessive pronoun</w:t>
      </w:r>
      <w:r w:rsidR="00A74FFE">
        <w:rPr>
          <w:rFonts w:eastAsia="Times New Roman" w:cs="Times New Roman"/>
          <w:szCs w:val="24"/>
          <w:lang w:val="en-ID"/>
        </w:rPr>
        <w:t xml:space="preserve"> (“-ku”, “-mu”, dan “-nya”</w:t>
      </w:r>
      <w:r>
        <w:rPr>
          <w:rFonts w:eastAsia="Times New Roman" w:cs="Times New Roman"/>
          <w:szCs w:val="24"/>
          <w:lang w:val="en-ID"/>
        </w:rPr>
        <w:t>)</w:t>
      </w:r>
      <w:r w:rsidR="00A74FFE">
        <w:rPr>
          <w:rFonts w:eastAsia="Times New Roman" w:cs="Times New Roman"/>
          <w:szCs w:val="24"/>
          <w:lang w:val="en-ID"/>
        </w:rPr>
        <w:t xml:space="preserve">. Kata dicari dalam kamus, jika ditemukan, </w:t>
      </w:r>
      <w:proofErr w:type="spellStart"/>
      <w:r w:rsidR="00A74FFE">
        <w:rPr>
          <w:rFonts w:eastAsia="Times New Roman" w:cs="Times New Roman"/>
          <w:szCs w:val="24"/>
          <w:lang w:val="en-ID"/>
        </w:rPr>
        <w:t>algoritma</w:t>
      </w:r>
      <w:proofErr w:type="spellEnd"/>
      <w:r w:rsidR="00A74FFE">
        <w:rPr>
          <w:rFonts w:eastAsia="Times New Roman" w:cs="Times New Roman"/>
          <w:szCs w:val="24"/>
          <w:lang w:val="en-ID"/>
        </w:rPr>
        <w:t xml:space="preserve"> berhenti. Jika tidak ditemukan, maka lanjut ke langkah 3.</w:t>
      </w:r>
    </w:p>
    <w:p w14:paraId="44FEC39A" w14:textId="77777777" w:rsidR="00E01AA7" w:rsidRDefault="00A74FFE" w:rsidP="00817A46">
      <w:pPr>
        <w:pStyle w:val="ListParagraph"/>
        <w:numPr>
          <w:ilvl w:val="0"/>
          <w:numId w:val="12"/>
        </w:numPr>
        <w:spacing w:before="240" w:after="240" w:line="360" w:lineRule="auto"/>
        <w:jc w:val="both"/>
        <w:rPr>
          <w:rFonts w:eastAsia="Times New Roman" w:cs="Times New Roman"/>
          <w:szCs w:val="24"/>
          <w:lang w:val="en-ID"/>
        </w:rPr>
      </w:pPr>
      <w:r>
        <w:rPr>
          <w:rFonts w:eastAsia="Times New Roman" w:cs="Times New Roman"/>
          <w:szCs w:val="24"/>
          <w:lang w:val="en-ID"/>
        </w:rPr>
        <w:t>Menghilangkan imbuhan derivasi/</w:t>
      </w:r>
      <w:r>
        <w:rPr>
          <w:rFonts w:eastAsia="Times New Roman" w:cs="Times New Roman"/>
          <w:i/>
          <w:iCs/>
          <w:szCs w:val="24"/>
          <w:lang w:val="en-ID"/>
        </w:rPr>
        <w:t xml:space="preserve">derivation suffixes </w:t>
      </w:r>
      <w:r>
        <w:rPr>
          <w:rFonts w:eastAsia="Times New Roman" w:cs="Times New Roman"/>
          <w:szCs w:val="24"/>
          <w:lang w:val="en-ID"/>
        </w:rPr>
        <w:t>(“-an”, “-</w:t>
      </w:r>
      <w:proofErr w:type="spellStart"/>
      <w:r>
        <w:rPr>
          <w:rFonts w:eastAsia="Times New Roman" w:cs="Times New Roman"/>
          <w:szCs w:val="24"/>
          <w:lang w:val="en-ID"/>
        </w:rPr>
        <w:t>i</w:t>
      </w:r>
      <w:proofErr w:type="spellEnd"/>
      <w:r>
        <w:rPr>
          <w:rFonts w:eastAsia="Times New Roman" w:cs="Times New Roman"/>
          <w:szCs w:val="24"/>
          <w:lang w:val="en-ID"/>
        </w:rPr>
        <w:t>”, dan “-</w:t>
      </w:r>
      <w:proofErr w:type="spellStart"/>
      <w:r>
        <w:rPr>
          <w:rFonts w:eastAsia="Times New Roman" w:cs="Times New Roman"/>
          <w:szCs w:val="24"/>
          <w:lang w:val="en-ID"/>
        </w:rPr>
        <w:t>kan</w:t>
      </w:r>
      <w:proofErr w:type="spellEnd"/>
      <w:r>
        <w:rPr>
          <w:rFonts w:eastAsia="Times New Roman" w:cs="Times New Roman"/>
          <w:szCs w:val="24"/>
          <w:lang w:val="en-ID"/>
        </w:rPr>
        <w:t xml:space="preserve">”). Jika akhiran “-an” dihapus dan ditemukan akhiran “-k”, maka </w:t>
      </w:r>
      <w:r w:rsidR="00E01AA7">
        <w:rPr>
          <w:rFonts w:eastAsia="Times New Roman" w:cs="Times New Roman"/>
          <w:szCs w:val="24"/>
          <w:lang w:val="en-ID"/>
        </w:rPr>
        <w:t xml:space="preserve">akhiran “-k” dihapus. Jika ditemukan, </w:t>
      </w:r>
      <w:proofErr w:type="spellStart"/>
      <w:r w:rsidR="00E01AA7">
        <w:rPr>
          <w:rFonts w:eastAsia="Times New Roman" w:cs="Times New Roman"/>
          <w:szCs w:val="24"/>
          <w:lang w:val="en-ID"/>
        </w:rPr>
        <w:t>algoritma</w:t>
      </w:r>
      <w:proofErr w:type="spellEnd"/>
      <w:r w:rsidR="00E01AA7">
        <w:rPr>
          <w:rFonts w:eastAsia="Times New Roman" w:cs="Times New Roman"/>
          <w:szCs w:val="24"/>
          <w:lang w:val="en-ID"/>
        </w:rPr>
        <w:t xml:space="preserve"> berhenti. Jika tidak ditemukan, maka lanjut ke langkah 4.</w:t>
      </w:r>
    </w:p>
    <w:p w14:paraId="59A41775" w14:textId="77777777" w:rsidR="00E01AA7" w:rsidRDefault="00E01AA7" w:rsidP="00E01AA7">
      <w:pPr>
        <w:pStyle w:val="ListParagraph"/>
        <w:numPr>
          <w:ilvl w:val="0"/>
          <w:numId w:val="12"/>
        </w:numPr>
        <w:spacing w:before="240" w:after="240" w:line="360" w:lineRule="auto"/>
        <w:jc w:val="both"/>
        <w:rPr>
          <w:rFonts w:eastAsia="Times New Roman" w:cs="Times New Roman"/>
          <w:szCs w:val="24"/>
          <w:lang w:val="en-ID"/>
        </w:rPr>
      </w:pPr>
      <w:r>
        <w:rPr>
          <w:rFonts w:eastAsia="Times New Roman" w:cs="Times New Roman"/>
          <w:szCs w:val="24"/>
          <w:lang w:val="en-ID"/>
        </w:rPr>
        <w:t>Langkah 4 memiliki 3 iterasi.</w:t>
      </w:r>
    </w:p>
    <w:p w14:paraId="4B793092" w14:textId="77777777" w:rsidR="00CF1F09" w:rsidRDefault="00E01AA7" w:rsidP="00CF1F09">
      <w:pPr>
        <w:pStyle w:val="ListParagraph"/>
        <w:numPr>
          <w:ilvl w:val="0"/>
          <w:numId w:val="13"/>
        </w:numPr>
        <w:spacing w:before="240" w:after="240" w:line="360" w:lineRule="auto"/>
        <w:jc w:val="both"/>
        <w:rPr>
          <w:rFonts w:eastAsia="Times New Roman" w:cs="Times New Roman"/>
          <w:szCs w:val="24"/>
          <w:lang w:val="en-ID"/>
        </w:rPr>
      </w:pPr>
      <w:r>
        <w:rPr>
          <w:rFonts w:eastAsia="Times New Roman" w:cs="Times New Roman"/>
          <w:szCs w:val="24"/>
          <w:lang w:val="en-ID"/>
        </w:rPr>
        <w:t>Iterasi berhenti jika</w:t>
      </w:r>
      <w:r w:rsidR="00CF1F09">
        <w:rPr>
          <w:rFonts w:eastAsia="Times New Roman" w:cs="Times New Roman"/>
          <w:szCs w:val="24"/>
          <w:lang w:val="en-ID"/>
        </w:rPr>
        <w:t>:</w:t>
      </w:r>
    </w:p>
    <w:p w14:paraId="0079FC6F" w14:textId="412B4015" w:rsidR="00CF1F09" w:rsidRDefault="00CF1F09" w:rsidP="00CF1F09">
      <w:pPr>
        <w:pStyle w:val="ListParagraph"/>
        <w:spacing w:before="240" w:after="240" w:line="360" w:lineRule="auto"/>
        <w:ind w:left="1500"/>
        <w:jc w:val="both"/>
        <w:rPr>
          <w:rFonts w:eastAsia="Times New Roman" w:cs="Times New Roman"/>
          <w:szCs w:val="24"/>
          <w:lang w:val="en-ID"/>
        </w:rPr>
      </w:pPr>
      <w:r>
        <w:rPr>
          <w:rFonts w:eastAsia="Times New Roman" w:cs="Times New Roman"/>
          <w:szCs w:val="24"/>
          <w:lang w:val="en-ID"/>
        </w:rPr>
        <w:t>1. Ditemukannya kombinasi awalan yang tidak diizinkan berdasarkan awalan.</w:t>
      </w:r>
    </w:p>
    <w:p w14:paraId="2E9730EF" w14:textId="7F6F3F7B" w:rsidR="00CF1F09" w:rsidRDefault="00CF1F09" w:rsidP="00CF1F09">
      <w:pPr>
        <w:pStyle w:val="ListParagraph"/>
        <w:spacing w:before="240" w:after="240" w:line="360" w:lineRule="auto"/>
        <w:ind w:left="1500"/>
        <w:jc w:val="both"/>
        <w:rPr>
          <w:rFonts w:eastAsia="Times New Roman" w:cs="Times New Roman"/>
          <w:szCs w:val="24"/>
          <w:lang w:val="en-ID"/>
        </w:rPr>
      </w:pPr>
      <w:r>
        <w:rPr>
          <w:rFonts w:eastAsia="Times New Roman" w:cs="Times New Roman"/>
          <w:szCs w:val="24"/>
          <w:lang w:val="en-ID"/>
        </w:rPr>
        <w:t>2. Awalan yang dideteksi saat ini sama dengan awalan yang dihilangkan sebelumnya.</w:t>
      </w:r>
    </w:p>
    <w:p w14:paraId="0466B678" w14:textId="38B96BF4" w:rsidR="00CF1F09" w:rsidRPr="008D73B2" w:rsidRDefault="00CF1F09" w:rsidP="008D73B2">
      <w:pPr>
        <w:pStyle w:val="ListParagraph"/>
        <w:spacing w:before="240" w:after="240" w:line="360" w:lineRule="auto"/>
        <w:ind w:left="1500"/>
        <w:jc w:val="both"/>
        <w:rPr>
          <w:lang w:val="en-ID"/>
        </w:rPr>
      </w:pPr>
      <w:r>
        <w:rPr>
          <w:rFonts w:eastAsia="Times New Roman" w:cs="Times New Roman"/>
          <w:szCs w:val="24"/>
          <w:lang w:val="en-ID"/>
        </w:rPr>
        <w:t>3. tiga awalan telah dihilangkan.</w:t>
      </w:r>
    </w:p>
    <w:p w14:paraId="2CF139C7" w14:textId="559BC526" w:rsidR="00713782" w:rsidRPr="008D73B2" w:rsidRDefault="00713782" w:rsidP="008D73B2">
      <w:pPr>
        <w:pStyle w:val="Caption"/>
        <w:keepNext/>
        <w:jc w:val="center"/>
        <w:rPr>
          <w:rFonts w:cs="Times New Roman"/>
          <w:color w:val="auto"/>
          <w:sz w:val="24"/>
          <w:szCs w:val="24"/>
        </w:rPr>
      </w:pPr>
      <w:bookmarkStart w:id="116" w:name="_Toc134021157"/>
      <w:r w:rsidRPr="0041612F">
        <w:rPr>
          <w:rFonts w:cs="Times New Roman"/>
          <w:i w:val="0"/>
          <w:iCs w:val="0"/>
          <w:color w:val="auto"/>
          <w:sz w:val="24"/>
          <w:szCs w:val="24"/>
          <w:rPrChange w:id="117" w:author="fahmi abdillah" w:date="2022-07-13T23:24:00Z">
            <w:rPr>
              <w:rFonts w:cs="Times New Roman"/>
              <w:color w:val="auto"/>
              <w:sz w:val="24"/>
              <w:szCs w:val="24"/>
            </w:rPr>
          </w:rPrChange>
        </w:rPr>
        <w:t>Tabel</w:t>
      </w:r>
      <w:del w:id="118" w:author="fahmi abdillah" w:date="2022-07-13T23:32:00Z">
        <w:r w:rsidRPr="0041612F" w:rsidDel="00842010">
          <w:rPr>
            <w:rFonts w:cs="Times New Roman"/>
            <w:i w:val="0"/>
            <w:iCs w:val="0"/>
            <w:color w:val="auto"/>
            <w:sz w:val="24"/>
            <w:szCs w:val="24"/>
            <w:rPrChange w:id="119" w:author="fahmi abdillah" w:date="2022-07-13T23:24:00Z">
              <w:rPr>
                <w:rFonts w:cs="Times New Roman"/>
                <w:color w:val="auto"/>
                <w:sz w:val="24"/>
                <w:szCs w:val="24"/>
              </w:rPr>
            </w:rPrChange>
          </w:rPr>
          <w:delText xml:space="preserve"> </w:delText>
        </w:r>
      </w:del>
      <w:ins w:id="120" w:author="fahmi abdillah" w:date="2022-07-13T23:32:00Z">
        <w:r w:rsidR="00842010">
          <w:rPr>
            <w:rFonts w:cs="Times New Roman"/>
            <w:i w:val="0"/>
            <w:iCs w:val="0"/>
            <w:color w:val="auto"/>
            <w:sz w:val="24"/>
            <w:szCs w:val="24"/>
            <w:lang w:val="en-US"/>
          </w:rPr>
          <w:t xml:space="preserve"> 2</w:t>
        </w:r>
      </w:ins>
      <w:ins w:id="121" w:author="fahmi abdillah" w:date="2022-07-13T23:29:00Z">
        <w:r w:rsidR="00044A65">
          <w:rPr>
            <w:rFonts w:cs="Times New Roman"/>
            <w:i w:val="0"/>
            <w:iCs w:val="0"/>
            <w:color w:val="auto"/>
            <w:sz w:val="24"/>
            <w:szCs w:val="24"/>
          </w:rPr>
          <w:t>.</w:t>
        </w:r>
      </w:ins>
      <w:r w:rsidR="00AA3164">
        <w:rPr>
          <w:rFonts w:cs="Times New Roman"/>
          <w:i w:val="0"/>
          <w:iCs w:val="0"/>
          <w:color w:val="auto"/>
          <w:sz w:val="24"/>
          <w:szCs w:val="24"/>
        </w:rPr>
        <w:fldChar w:fldCharType="begin"/>
      </w:r>
      <w:r w:rsidR="00AA3164">
        <w:rPr>
          <w:rFonts w:cs="Times New Roman"/>
          <w:i w:val="0"/>
          <w:iCs w:val="0"/>
          <w:color w:val="auto"/>
          <w:sz w:val="24"/>
          <w:szCs w:val="24"/>
        </w:rPr>
        <w:instrText xml:space="preserve"> STYLEREF 1 \s </w:instrText>
      </w:r>
      <w:r w:rsidR="00AA3164">
        <w:rPr>
          <w:rFonts w:cs="Times New Roman"/>
          <w:i w:val="0"/>
          <w:iCs w:val="0"/>
          <w:color w:val="auto"/>
          <w:sz w:val="24"/>
          <w:szCs w:val="24"/>
        </w:rPr>
        <w:fldChar w:fldCharType="separate"/>
      </w:r>
      <w:r w:rsidR="00AA3164">
        <w:rPr>
          <w:rFonts w:cs="Times New Roman"/>
          <w:i w:val="0"/>
          <w:iCs w:val="0"/>
          <w:noProof/>
          <w:color w:val="auto"/>
          <w:sz w:val="24"/>
          <w:szCs w:val="24"/>
        </w:rPr>
        <w:t>0</w:t>
      </w:r>
      <w:r w:rsidR="00AA3164">
        <w:rPr>
          <w:rFonts w:cs="Times New Roman"/>
          <w:i w:val="0"/>
          <w:iCs w:val="0"/>
          <w:color w:val="auto"/>
          <w:sz w:val="24"/>
          <w:szCs w:val="24"/>
        </w:rPr>
        <w:fldChar w:fldCharType="end"/>
      </w:r>
      <w:r w:rsidR="00AA3164">
        <w:rPr>
          <w:rFonts w:cs="Times New Roman"/>
          <w:i w:val="0"/>
          <w:iCs w:val="0"/>
          <w:color w:val="auto"/>
          <w:sz w:val="24"/>
          <w:szCs w:val="24"/>
        </w:rPr>
        <w:t>.</w:t>
      </w:r>
      <w:r w:rsidR="00AA3164">
        <w:rPr>
          <w:rFonts w:cs="Times New Roman"/>
          <w:i w:val="0"/>
          <w:iCs w:val="0"/>
          <w:color w:val="auto"/>
          <w:sz w:val="24"/>
          <w:szCs w:val="24"/>
        </w:rPr>
        <w:fldChar w:fldCharType="begin"/>
      </w:r>
      <w:r w:rsidR="00AA3164">
        <w:rPr>
          <w:rFonts w:cs="Times New Roman"/>
          <w:i w:val="0"/>
          <w:iCs w:val="0"/>
          <w:color w:val="auto"/>
          <w:sz w:val="24"/>
          <w:szCs w:val="24"/>
        </w:rPr>
        <w:instrText xml:space="preserve"> SEQ Tabel \* ARABIC \s 1 </w:instrText>
      </w:r>
      <w:r w:rsidR="00AA3164">
        <w:rPr>
          <w:rFonts w:cs="Times New Roman"/>
          <w:i w:val="0"/>
          <w:iCs w:val="0"/>
          <w:color w:val="auto"/>
          <w:sz w:val="24"/>
          <w:szCs w:val="24"/>
        </w:rPr>
        <w:fldChar w:fldCharType="separate"/>
      </w:r>
      <w:r w:rsidR="00AA3164">
        <w:rPr>
          <w:rFonts w:cs="Times New Roman"/>
          <w:i w:val="0"/>
          <w:iCs w:val="0"/>
          <w:noProof/>
          <w:color w:val="auto"/>
          <w:sz w:val="24"/>
          <w:szCs w:val="24"/>
        </w:rPr>
        <w:t>1</w:t>
      </w:r>
      <w:r w:rsidR="00AA3164">
        <w:rPr>
          <w:rFonts w:cs="Times New Roman"/>
          <w:i w:val="0"/>
          <w:iCs w:val="0"/>
          <w:color w:val="auto"/>
          <w:sz w:val="24"/>
          <w:szCs w:val="24"/>
        </w:rPr>
        <w:fldChar w:fldCharType="end"/>
      </w:r>
      <w:del w:id="122" w:author="fahmi abdillah" w:date="2022-07-13T14:11:00Z">
        <w:r w:rsidRPr="008D73B2" w:rsidDel="0021107C">
          <w:rPr>
            <w:rFonts w:cs="Times New Roman"/>
            <w:color w:val="auto"/>
            <w:sz w:val="24"/>
            <w:szCs w:val="24"/>
          </w:rPr>
          <w:fldChar w:fldCharType="begin"/>
        </w:r>
        <w:r w:rsidRPr="008D73B2" w:rsidDel="0021107C">
          <w:rPr>
            <w:rFonts w:cs="Times New Roman"/>
            <w:color w:val="auto"/>
            <w:sz w:val="24"/>
            <w:szCs w:val="24"/>
          </w:rPr>
          <w:delInstrText xml:space="preserve"> STYLEREF 1 \s </w:delInstrText>
        </w:r>
        <w:r w:rsidRPr="008D73B2" w:rsidDel="0021107C">
          <w:rPr>
            <w:rFonts w:cs="Times New Roman"/>
            <w:color w:val="auto"/>
            <w:sz w:val="24"/>
            <w:szCs w:val="24"/>
          </w:rPr>
          <w:fldChar w:fldCharType="separate"/>
        </w:r>
        <w:r w:rsidR="00E554ED" w:rsidDel="0021107C">
          <w:rPr>
            <w:rFonts w:cs="Times New Roman"/>
            <w:noProof/>
            <w:color w:val="auto"/>
            <w:sz w:val="24"/>
            <w:szCs w:val="24"/>
          </w:rPr>
          <w:delText>0</w:delText>
        </w:r>
        <w:r w:rsidRPr="008D73B2" w:rsidDel="0021107C">
          <w:rPr>
            <w:rFonts w:cs="Times New Roman"/>
            <w:color w:val="auto"/>
            <w:sz w:val="24"/>
            <w:szCs w:val="24"/>
          </w:rPr>
          <w:fldChar w:fldCharType="end"/>
        </w:r>
        <w:r w:rsidRPr="008D73B2" w:rsidDel="0021107C">
          <w:rPr>
            <w:rFonts w:cs="Times New Roman"/>
            <w:color w:val="auto"/>
            <w:sz w:val="24"/>
            <w:szCs w:val="24"/>
          </w:rPr>
          <w:delText>.</w:delText>
        </w:r>
        <w:r w:rsidRPr="008D73B2" w:rsidDel="0021107C">
          <w:rPr>
            <w:rFonts w:cs="Times New Roman"/>
            <w:color w:val="auto"/>
            <w:sz w:val="24"/>
            <w:szCs w:val="24"/>
          </w:rPr>
          <w:fldChar w:fldCharType="begin"/>
        </w:r>
        <w:r w:rsidRPr="008D73B2" w:rsidDel="0021107C">
          <w:rPr>
            <w:rFonts w:cs="Times New Roman"/>
            <w:color w:val="auto"/>
            <w:sz w:val="24"/>
            <w:szCs w:val="24"/>
          </w:rPr>
          <w:delInstrText xml:space="preserve"> SEQ Tabel \* ARABIC \s 1 </w:delInstrText>
        </w:r>
        <w:r w:rsidRPr="008D73B2" w:rsidDel="0021107C">
          <w:rPr>
            <w:rFonts w:cs="Times New Roman"/>
            <w:color w:val="auto"/>
            <w:sz w:val="24"/>
            <w:szCs w:val="24"/>
          </w:rPr>
          <w:fldChar w:fldCharType="separate"/>
        </w:r>
        <w:r w:rsidR="00E554ED" w:rsidDel="0021107C">
          <w:rPr>
            <w:rFonts w:cs="Times New Roman"/>
            <w:noProof/>
            <w:color w:val="auto"/>
            <w:sz w:val="24"/>
            <w:szCs w:val="24"/>
          </w:rPr>
          <w:delText>1</w:delText>
        </w:r>
        <w:r w:rsidRPr="008D73B2" w:rsidDel="0021107C">
          <w:rPr>
            <w:rFonts w:cs="Times New Roman"/>
            <w:color w:val="auto"/>
            <w:sz w:val="24"/>
            <w:szCs w:val="24"/>
          </w:rPr>
          <w:fldChar w:fldCharType="end"/>
        </w:r>
      </w:del>
      <w:r w:rsidRPr="008D73B2">
        <w:rPr>
          <w:rFonts w:cs="Times New Roman"/>
          <w:color w:val="auto"/>
          <w:sz w:val="24"/>
          <w:szCs w:val="24"/>
          <w:lang w:val="en-US"/>
        </w:rPr>
        <w:t xml:space="preserve"> </w:t>
      </w:r>
      <w:r w:rsidRPr="008D73B2">
        <w:rPr>
          <w:rFonts w:cs="Times New Roman"/>
          <w:i w:val="0"/>
          <w:iCs w:val="0"/>
          <w:color w:val="auto"/>
          <w:sz w:val="24"/>
          <w:szCs w:val="24"/>
          <w:lang w:val="en-US"/>
        </w:rPr>
        <w:t>Kombinasi Awalan yang Tidak Diizinkan</w:t>
      </w:r>
      <w:bookmarkEnd w:id="116"/>
    </w:p>
    <w:tbl>
      <w:tblPr>
        <w:tblStyle w:val="TableGrid"/>
        <w:tblW w:w="0" w:type="auto"/>
        <w:tblInd w:w="1500" w:type="dxa"/>
        <w:tblLook w:val="04A0" w:firstRow="1" w:lastRow="0" w:firstColumn="1" w:lastColumn="0" w:noHBand="0" w:noVBand="1"/>
      </w:tblPr>
      <w:tblGrid>
        <w:gridCol w:w="2181"/>
        <w:gridCol w:w="3035"/>
      </w:tblGrid>
      <w:tr w:rsidR="008D73B2" w14:paraId="6C7C391B" w14:textId="77777777" w:rsidTr="008D73B2">
        <w:trPr>
          <w:trHeight w:val="510"/>
        </w:trPr>
        <w:tc>
          <w:tcPr>
            <w:tcW w:w="2181" w:type="dxa"/>
            <w:vAlign w:val="center"/>
          </w:tcPr>
          <w:p w14:paraId="099122B6" w14:textId="3B7013B2"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Awalan</w:t>
            </w:r>
          </w:p>
        </w:tc>
        <w:tc>
          <w:tcPr>
            <w:tcW w:w="3035" w:type="dxa"/>
            <w:vAlign w:val="center"/>
          </w:tcPr>
          <w:p w14:paraId="3A745A2C" w14:textId="77777777" w:rsidR="00713782" w:rsidRDefault="00713782" w:rsidP="008D73B2">
            <w:pPr>
              <w:pStyle w:val="ListParagraph"/>
              <w:spacing w:before="240" w:after="240" w:line="360" w:lineRule="auto"/>
              <w:ind w:left="0"/>
              <w:jc w:val="center"/>
              <w:rPr>
                <w:ins w:id="123" w:author="fahmi abdillah" w:date="2022-06-28T02:27:00Z"/>
                <w:rFonts w:eastAsia="Times New Roman" w:cs="Times New Roman"/>
                <w:szCs w:val="24"/>
                <w:lang w:val="en-ID"/>
              </w:rPr>
            </w:pPr>
          </w:p>
          <w:p w14:paraId="1FED44FC" w14:textId="1CB40FF8"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 xml:space="preserve">Akhiran yang tidak </w:t>
            </w:r>
            <w:proofErr w:type="spellStart"/>
            <w:r>
              <w:rPr>
                <w:rFonts w:eastAsia="Times New Roman" w:cs="Times New Roman"/>
                <w:szCs w:val="24"/>
                <w:lang w:val="en-ID"/>
              </w:rPr>
              <w:t>diijinkan</w:t>
            </w:r>
            <w:proofErr w:type="spellEnd"/>
          </w:p>
        </w:tc>
      </w:tr>
      <w:tr w:rsidR="008D73B2" w14:paraId="203968A8" w14:textId="77777777" w:rsidTr="008D73B2">
        <w:trPr>
          <w:trHeight w:val="510"/>
        </w:trPr>
        <w:tc>
          <w:tcPr>
            <w:tcW w:w="2181" w:type="dxa"/>
            <w:vAlign w:val="center"/>
          </w:tcPr>
          <w:p w14:paraId="74A7BE89" w14:textId="0B2D10E8"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be-</w:t>
            </w:r>
          </w:p>
        </w:tc>
        <w:tc>
          <w:tcPr>
            <w:tcW w:w="3035" w:type="dxa"/>
            <w:vAlign w:val="center"/>
          </w:tcPr>
          <w:p w14:paraId="6245862D" w14:textId="53BB501E" w:rsidR="00713782"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w:t>
            </w:r>
            <w:proofErr w:type="spellStart"/>
            <w:r>
              <w:rPr>
                <w:rFonts w:eastAsia="Times New Roman" w:cs="Times New Roman"/>
                <w:szCs w:val="24"/>
                <w:lang w:val="en-ID"/>
              </w:rPr>
              <w:t>i</w:t>
            </w:r>
            <w:proofErr w:type="spellEnd"/>
          </w:p>
        </w:tc>
      </w:tr>
      <w:tr w:rsidR="008D73B2" w14:paraId="3CD137D0" w14:textId="77777777" w:rsidTr="008D73B2">
        <w:trPr>
          <w:trHeight w:val="510"/>
        </w:trPr>
        <w:tc>
          <w:tcPr>
            <w:tcW w:w="2181" w:type="dxa"/>
            <w:vAlign w:val="center"/>
          </w:tcPr>
          <w:p w14:paraId="5570B59E" w14:textId="12F46B9B"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di-</w:t>
            </w:r>
          </w:p>
        </w:tc>
        <w:tc>
          <w:tcPr>
            <w:tcW w:w="3035" w:type="dxa"/>
            <w:vAlign w:val="center"/>
          </w:tcPr>
          <w:p w14:paraId="5FF45E44" w14:textId="61DF4877"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-an</w:t>
            </w:r>
          </w:p>
        </w:tc>
      </w:tr>
      <w:tr w:rsidR="008D73B2" w14:paraId="3AAB29FC" w14:textId="77777777" w:rsidTr="008D73B2">
        <w:trPr>
          <w:trHeight w:val="510"/>
        </w:trPr>
        <w:tc>
          <w:tcPr>
            <w:tcW w:w="2181" w:type="dxa"/>
            <w:vAlign w:val="center"/>
          </w:tcPr>
          <w:p w14:paraId="4156E9A0" w14:textId="0E85D9F7"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ke-</w:t>
            </w:r>
          </w:p>
        </w:tc>
        <w:tc>
          <w:tcPr>
            <w:tcW w:w="3035" w:type="dxa"/>
            <w:vAlign w:val="center"/>
          </w:tcPr>
          <w:p w14:paraId="3E4D6868" w14:textId="46DDE6CB"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w:t>
            </w:r>
            <w:proofErr w:type="spellStart"/>
            <w:r>
              <w:rPr>
                <w:rFonts w:eastAsia="Times New Roman" w:cs="Times New Roman"/>
                <w:szCs w:val="24"/>
                <w:lang w:val="en-ID"/>
              </w:rPr>
              <w:t>i</w:t>
            </w:r>
            <w:proofErr w:type="spellEnd"/>
            <w:r>
              <w:rPr>
                <w:rFonts w:eastAsia="Times New Roman" w:cs="Times New Roman"/>
                <w:szCs w:val="24"/>
                <w:lang w:val="en-ID"/>
              </w:rPr>
              <w:t>, -</w:t>
            </w:r>
            <w:proofErr w:type="spellStart"/>
            <w:r>
              <w:rPr>
                <w:rFonts w:eastAsia="Times New Roman" w:cs="Times New Roman"/>
                <w:szCs w:val="24"/>
                <w:lang w:val="en-ID"/>
              </w:rPr>
              <w:t>kan</w:t>
            </w:r>
            <w:proofErr w:type="spellEnd"/>
          </w:p>
        </w:tc>
      </w:tr>
      <w:tr w:rsidR="008D73B2" w14:paraId="32C584CE" w14:textId="77777777" w:rsidTr="008D73B2">
        <w:trPr>
          <w:trHeight w:val="510"/>
        </w:trPr>
        <w:tc>
          <w:tcPr>
            <w:tcW w:w="2181" w:type="dxa"/>
            <w:vAlign w:val="center"/>
          </w:tcPr>
          <w:p w14:paraId="537677F8" w14:textId="3CC722D4"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me-</w:t>
            </w:r>
          </w:p>
        </w:tc>
        <w:tc>
          <w:tcPr>
            <w:tcW w:w="3035" w:type="dxa"/>
            <w:vAlign w:val="center"/>
          </w:tcPr>
          <w:p w14:paraId="02E5539E" w14:textId="1C2AE9DB"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-an</w:t>
            </w:r>
          </w:p>
        </w:tc>
      </w:tr>
      <w:tr w:rsidR="008D73B2" w14:paraId="200982F6" w14:textId="77777777" w:rsidTr="008D73B2">
        <w:trPr>
          <w:trHeight w:val="510"/>
        </w:trPr>
        <w:tc>
          <w:tcPr>
            <w:tcW w:w="2181" w:type="dxa"/>
            <w:vAlign w:val="center"/>
          </w:tcPr>
          <w:p w14:paraId="5E84935A" w14:textId="70C37AFE"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se-</w:t>
            </w:r>
          </w:p>
        </w:tc>
        <w:tc>
          <w:tcPr>
            <w:tcW w:w="3035" w:type="dxa"/>
            <w:vAlign w:val="center"/>
          </w:tcPr>
          <w:p w14:paraId="1F15BD3D" w14:textId="20B28AA5" w:rsidR="00CF1F09" w:rsidRDefault="00CF1F09" w:rsidP="008D73B2">
            <w:pPr>
              <w:pStyle w:val="ListParagraph"/>
              <w:spacing w:before="240" w:after="240" w:line="360" w:lineRule="auto"/>
              <w:ind w:left="0"/>
              <w:jc w:val="center"/>
              <w:rPr>
                <w:rFonts w:eastAsia="Times New Roman" w:cs="Times New Roman"/>
                <w:szCs w:val="24"/>
                <w:lang w:val="en-ID"/>
              </w:rPr>
            </w:pPr>
            <w:r>
              <w:rPr>
                <w:rFonts w:eastAsia="Times New Roman" w:cs="Times New Roman"/>
                <w:szCs w:val="24"/>
                <w:lang w:val="en-ID"/>
              </w:rPr>
              <w:t>-</w:t>
            </w:r>
            <w:proofErr w:type="spellStart"/>
            <w:r>
              <w:rPr>
                <w:rFonts w:eastAsia="Times New Roman" w:cs="Times New Roman"/>
                <w:szCs w:val="24"/>
                <w:lang w:val="en-ID"/>
              </w:rPr>
              <w:t>i</w:t>
            </w:r>
            <w:proofErr w:type="spellEnd"/>
            <w:r>
              <w:rPr>
                <w:rFonts w:eastAsia="Times New Roman" w:cs="Times New Roman"/>
                <w:szCs w:val="24"/>
                <w:lang w:val="en-ID"/>
              </w:rPr>
              <w:t>, -</w:t>
            </w:r>
            <w:proofErr w:type="spellStart"/>
            <w:r>
              <w:rPr>
                <w:rFonts w:eastAsia="Times New Roman" w:cs="Times New Roman"/>
                <w:szCs w:val="24"/>
                <w:lang w:val="en-ID"/>
              </w:rPr>
              <w:t>kan</w:t>
            </w:r>
            <w:proofErr w:type="spellEnd"/>
          </w:p>
        </w:tc>
      </w:tr>
    </w:tbl>
    <w:p w14:paraId="325ADF38" w14:textId="77777777" w:rsidR="00CF1F09" w:rsidRPr="008D73B2" w:rsidRDefault="00CF1F09" w:rsidP="008D73B2">
      <w:pPr>
        <w:pStyle w:val="ListParagraph"/>
        <w:spacing w:before="240" w:after="240" w:line="360" w:lineRule="auto"/>
        <w:ind w:left="1500"/>
        <w:jc w:val="both"/>
        <w:rPr>
          <w:rFonts w:eastAsia="Times New Roman" w:cs="Times New Roman"/>
          <w:szCs w:val="24"/>
          <w:lang w:val="en-ID"/>
        </w:rPr>
      </w:pPr>
    </w:p>
    <w:p w14:paraId="43B82B71" w14:textId="6D4B20F2" w:rsidR="00E01AA7" w:rsidRDefault="00E01AA7" w:rsidP="00E01AA7">
      <w:pPr>
        <w:pStyle w:val="ListParagraph"/>
        <w:numPr>
          <w:ilvl w:val="0"/>
          <w:numId w:val="13"/>
        </w:numPr>
        <w:spacing w:before="240" w:after="240" w:line="360" w:lineRule="auto"/>
        <w:jc w:val="both"/>
        <w:rPr>
          <w:rFonts w:eastAsia="Times New Roman" w:cs="Times New Roman"/>
          <w:szCs w:val="24"/>
          <w:lang w:val="en-ID"/>
        </w:rPr>
      </w:pPr>
      <w:r>
        <w:rPr>
          <w:rFonts w:eastAsia="Times New Roman" w:cs="Times New Roman"/>
          <w:szCs w:val="24"/>
          <w:lang w:val="en-ID"/>
        </w:rPr>
        <w:t>Mengidentifikasi tipe awalan dan hilangkan. Awalan terdiri dari dua tipe:</w:t>
      </w:r>
    </w:p>
    <w:p w14:paraId="763BE862" w14:textId="6B569039" w:rsidR="008D73B2" w:rsidRDefault="008D73B2" w:rsidP="008D73B2">
      <w:pPr>
        <w:pStyle w:val="ListParagraph"/>
        <w:spacing w:before="240" w:after="240" w:line="360" w:lineRule="auto"/>
        <w:ind w:left="1500"/>
        <w:jc w:val="both"/>
        <w:rPr>
          <w:rFonts w:eastAsia="Times New Roman" w:cs="Times New Roman"/>
          <w:szCs w:val="24"/>
          <w:lang w:val="en-ID"/>
        </w:rPr>
      </w:pPr>
      <w:r>
        <w:rPr>
          <w:rFonts w:eastAsia="Times New Roman" w:cs="Times New Roman"/>
          <w:szCs w:val="24"/>
          <w:lang w:val="en-ID"/>
        </w:rPr>
        <w:t>1. Standar (“di-”, “ke-”, dan “se-”) yang dapat langsung dihilangkan dari kata.</w:t>
      </w:r>
    </w:p>
    <w:p w14:paraId="72E7DCEE" w14:textId="550B1BD8" w:rsidR="008D73B2" w:rsidRDefault="008D73B2" w:rsidP="008D73B2">
      <w:pPr>
        <w:pStyle w:val="ListParagraph"/>
        <w:spacing w:before="240" w:after="240" w:line="360" w:lineRule="auto"/>
        <w:ind w:left="1500"/>
        <w:jc w:val="both"/>
        <w:rPr>
          <w:rFonts w:eastAsia="Times New Roman" w:cs="Times New Roman"/>
          <w:szCs w:val="24"/>
          <w:lang w:val="en-ID"/>
        </w:rPr>
      </w:pPr>
      <w:r>
        <w:rPr>
          <w:rFonts w:eastAsia="Times New Roman" w:cs="Times New Roman"/>
          <w:szCs w:val="24"/>
          <w:lang w:val="en-ID"/>
        </w:rPr>
        <w:t>2. Kompleks (“me-”, “be-”, “pe-”, “</w:t>
      </w:r>
      <w:proofErr w:type="spellStart"/>
      <w:r>
        <w:rPr>
          <w:rFonts w:eastAsia="Times New Roman" w:cs="Times New Roman"/>
          <w:szCs w:val="24"/>
          <w:lang w:val="en-ID"/>
        </w:rPr>
        <w:t>te</w:t>
      </w:r>
      <w:proofErr w:type="spellEnd"/>
      <w:r>
        <w:rPr>
          <w:rFonts w:eastAsia="Times New Roman" w:cs="Times New Roman"/>
          <w:szCs w:val="24"/>
          <w:lang w:val="en-ID"/>
        </w:rPr>
        <w:t xml:space="preserve">-”) adalah tipe-tipe awalan yang dapat </w:t>
      </w:r>
      <w:proofErr w:type="spellStart"/>
      <w:r>
        <w:rPr>
          <w:rFonts w:eastAsia="Times New Roman" w:cs="Times New Roman"/>
          <w:szCs w:val="24"/>
          <w:lang w:val="en-ID"/>
        </w:rPr>
        <w:t>bermorfologi</w:t>
      </w:r>
      <w:proofErr w:type="spellEnd"/>
      <w:r>
        <w:rPr>
          <w:rFonts w:eastAsia="Times New Roman" w:cs="Times New Roman"/>
          <w:szCs w:val="24"/>
          <w:lang w:val="en-ID"/>
        </w:rPr>
        <w:t xml:space="preserve"> sesuai kata dasar yang mengikutinya.</w:t>
      </w:r>
    </w:p>
    <w:p w14:paraId="72FF42EB" w14:textId="460386AC" w:rsidR="00E01AA7" w:rsidRDefault="00E01AA7" w:rsidP="00E01AA7">
      <w:pPr>
        <w:pStyle w:val="ListParagraph"/>
        <w:numPr>
          <w:ilvl w:val="0"/>
          <w:numId w:val="13"/>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Mencari kata yang telah dihilangkan </w:t>
      </w:r>
      <w:proofErr w:type="spellStart"/>
      <w:r>
        <w:rPr>
          <w:rFonts w:eastAsia="Times New Roman" w:cs="Times New Roman"/>
          <w:szCs w:val="24"/>
          <w:lang w:val="en-ID"/>
        </w:rPr>
        <w:t>awalannya</w:t>
      </w:r>
      <w:proofErr w:type="spellEnd"/>
      <w:r>
        <w:rPr>
          <w:rFonts w:eastAsia="Times New Roman" w:cs="Times New Roman"/>
          <w:szCs w:val="24"/>
          <w:lang w:val="en-ID"/>
        </w:rPr>
        <w:t xml:space="preserve">. Jika tidak ditemukan, maka langkah 4 diulang kembali. Jika ditemukan, </w:t>
      </w:r>
      <w:proofErr w:type="spellStart"/>
      <w:r>
        <w:rPr>
          <w:rFonts w:eastAsia="Times New Roman" w:cs="Times New Roman"/>
          <w:szCs w:val="24"/>
          <w:lang w:val="en-ID"/>
        </w:rPr>
        <w:t>algoritma</w:t>
      </w:r>
      <w:proofErr w:type="spellEnd"/>
      <w:r>
        <w:rPr>
          <w:rFonts w:eastAsia="Times New Roman" w:cs="Times New Roman"/>
          <w:szCs w:val="24"/>
          <w:lang w:val="en-ID"/>
        </w:rPr>
        <w:t xml:space="preserve"> berhenti.</w:t>
      </w:r>
    </w:p>
    <w:p w14:paraId="105257EB" w14:textId="0F92874C" w:rsidR="00E01AA7" w:rsidRDefault="004433D9" w:rsidP="004433D9">
      <w:pPr>
        <w:pStyle w:val="ListParagraph"/>
        <w:numPr>
          <w:ilvl w:val="0"/>
          <w:numId w:val="12"/>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Apabila setelah langkah 4 kata dasar </w:t>
      </w:r>
      <w:r w:rsidR="0079053E">
        <w:rPr>
          <w:rFonts w:eastAsia="Times New Roman" w:cs="Times New Roman"/>
          <w:szCs w:val="24"/>
          <w:lang w:val="en-ID"/>
        </w:rPr>
        <w:t xml:space="preserve">masih belum ditemukan, maka proses </w:t>
      </w:r>
      <w:r w:rsidR="0079053E">
        <w:rPr>
          <w:rFonts w:eastAsia="Times New Roman" w:cs="Times New Roman"/>
          <w:i/>
          <w:iCs/>
          <w:szCs w:val="24"/>
          <w:lang w:val="en-ID"/>
        </w:rPr>
        <w:t xml:space="preserve">recoding </w:t>
      </w:r>
      <w:r w:rsidR="0079053E">
        <w:rPr>
          <w:rFonts w:eastAsia="Times New Roman" w:cs="Times New Roman"/>
          <w:szCs w:val="24"/>
          <w:lang w:val="en-ID"/>
        </w:rPr>
        <w:t xml:space="preserve">dilakukan dengan mengacu pada Tabel 2.2. </w:t>
      </w:r>
      <w:r w:rsidR="0079053E">
        <w:rPr>
          <w:rFonts w:eastAsia="Times New Roman" w:cs="Times New Roman"/>
          <w:i/>
          <w:iCs/>
          <w:szCs w:val="24"/>
          <w:lang w:val="en-ID"/>
        </w:rPr>
        <w:t>Recoding</w:t>
      </w:r>
      <w:r w:rsidR="0079053E">
        <w:rPr>
          <w:rFonts w:eastAsia="Times New Roman" w:cs="Times New Roman"/>
          <w:szCs w:val="24"/>
          <w:lang w:val="en-ID"/>
        </w:rPr>
        <w:t xml:space="preserve"> dilakukan dengan menambahkan karakter di awal kata yang dipenggal. </w:t>
      </w:r>
      <w:r w:rsidR="004D55A3">
        <w:rPr>
          <w:rFonts w:eastAsia="Times New Roman" w:cs="Times New Roman"/>
          <w:szCs w:val="24"/>
          <w:lang w:val="en-ID"/>
        </w:rPr>
        <w:t xml:space="preserve">Pada Tabel 2.2, karakter </w:t>
      </w:r>
      <w:r w:rsidR="004D55A3">
        <w:rPr>
          <w:rFonts w:eastAsia="Times New Roman" w:cs="Times New Roman"/>
          <w:i/>
          <w:iCs/>
          <w:szCs w:val="24"/>
          <w:lang w:val="en-ID"/>
        </w:rPr>
        <w:t xml:space="preserve">recoding </w:t>
      </w:r>
      <w:r w:rsidR="004D55A3">
        <w:rPr>
          <w:rFonts w:eastAsia="Times New Roman" w:cs="Times New Roman"/>
          <w:szCs w:val="24"/>
          <w:lang w:val="en-ID"/>
        </w:rPr>
        <w:t xml:space="preserve">adalah huruf kecil setelah tanda hubung (‘-’) </w:t>
      </w:r>
      <w:r w:rsidR="00CF1F09">
        <w:rPr>
          <w:rFonts w:eastAsia="Times New Roman" w:cs="Times New Roman"/>
          <w:szCs w:val="24"/>
          <w:lang w:val="en-ID"/>
        </w:rPr>
        <w:t xml:space="preserve">dan kadang berada sebelum tanda kurung. </w:t>
      </w:r>
    </w:p>
    <w:p w14:paraId="035D28D5" w14:textId="6FDD3AF2" w:rsidR="00CF1F09" w:rsidRPr="008D73B2" w:rsidRDefault="00CF1F09" w:rsidP="008D73B2">
      <w:pPr>
        <w:pStyle w:val="ListParagraph"/>
        <w:numPr>
          <w:ilvl w:val="0"/>
          <w:numId w:val="12"/>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Jika semua gagal, maka masukan kata yang diuji pada </w:t>
      </w:r>
      <w:proofErr w:type="spellStart"/>
      <w:r>
        <w:rPr>
          <w:rFonts w:eastAsia="Times New Roman" w:cs="Times New Roman"/>
          <w:szCs w:val="24"/>
          <w:lang w:val="en-ID"/>
        </w:rPr>
        <w:t>algoritma</w:t>
      </w:r>
      <w:proofErr w:type="spellEnd"/>
      <w:r>
        <w:rPr>
          <w:rFonts w:eastAsia="Times New Roman" w:cs="Times New Roman"/>
          <w:szCs w:val="24"/>
          <w:lang w:val="en-ID"/>
        </w:rPr>
        <w:t xml:space="preserve"> ini dianggap sebagai kata dasar.</w:t>
      </w:r>
    </w:p>
    <w:p w14:paraId="36B2158B" w14:textId="0EB18DC5" w:rsidR="002566F0" w:rsidRDefault="002566F0" w:rsidP="006F3A86">
      <w:pPr>
        <w:pStyle w:val="Heading3"/>
        <w:rPr>
          <w:lang w:val="en-ID"/>
        </w:rPr>
      </w:pPr>
      <w:bookmarkStart w:id="124" w:name="_Toc139379648"/>
      <w:bookmarkEnd w:id="111"/>
      <w:r w:rsidRPr="002566F0">
        <w:rPr>
          <w:lang w:val="en-ID"/>
        </w:rPr>
        <w:t>Term Document Matrix</w:t>
      </w:r>
      <w:bookmarkEnd w:id="124"/>
    </w:p>
    <w:p w14:paraId="556BD7A1" w14:textId="6ACBA5F5" w:rsidR="008F5082" w:rsidRDefault="008F5082" w:rsidP="00EE5E58">
      <w:pPr>
        <w:spacing w:before="240" w:after="240" w:line="360" w:lineRule="auto"/>
        <w:jc w:val="both"/>
        <w:rPr>
          <w:rFonts w:eastAsia="Times New Roman" w:cs="Times New Roman"/>
          <w:color w:val="000000"/>
          <w:szCs w:val="24"/>
          <w:lang w:val="en-ID"/>
        </w:rPr>
      </w:pPr>
      <w:bookmarkStart w:id="125" w:name="_Hlk148648516"/>
      <w:r>
        <w:rPr>
          <w:rFonts w:eastAsia="Times New Roman" w:cs="Times New Roman"/>
          <w:i/>
          <w:iCs/>
          <w:color w:val="000000"/>
          <w:szCs w:val="24"/>
          <w:lang w:val="en-ID"/>
        </w:rPr>
        <w:t xml:space="preserve">Term Document Matrix </w:t>
      </w:r>
      <w:r>
        <w:rPr>
          <w:rFonts w:eastAsia="Times New Roman" w:cs="Times New Roman"/>
          <w:color w:val="000000"/>
          <w:szCs w:val="24"/>
          <w:lang w:val="en-ID"/>
        </w:rPr>
        <w:t xml:space="preserve">(TDM) adalah matriks 2 dimensi yang memiliki baris yang mewakili dokumen dan kolom yang berisi daftar </w:t>
      </w:r>
      <w:r>
        <w:rPr>
          <w:rFonts w:eastAsia="Times New Roman" w:cs="Times New Roman"/>
          <w:i/>
          <w:iCs/>
          <w:color w:val="000000"/>
          <w:szCs w:val="24"/>
          <w:lang w:val="en-ID"/>
        </w:rPr>
        <w:t xml:space="preserve">term </w:t>
      </w:r>
      <w:r>
        <w:rPr>
          <w:rFonts w:eastAsia="Times New Roman" w:cs="Times New Roman"/>
          <w:color w:val="000000"/>
          <w:szCs w:val="24"/>
          <w:lang w:val="en-ID"/>
        </w:rPr>
        <w:t xml:space="preserve">serta memiliki nilai frekuensi kemunculan suatu </w:t>
      </w:r>
      <w:r>
        <w:rPr>
          <w:rFonts w:eastAsia="Times New Roman" w:cs="Times New Roman"/>
          <w:i/>
          <w:iCs/>
          <w:color w:val="000000"/>
          <w:szCs w:val="24"/>
          <w:lang w:val="en-ID"/>
        </w:rPr>
        <w:t xml:space="preserve">term </w:t>
      </w:r>
      <w:r>
        <w:rPr>
          <w:rFonts w:eastAsia="Times New Roman" w:cs="Times New Roman"/>
          <w:color w:val="000000"/>
          <w:szCs w:val="24"/>
          <w:lang w:val="en-ID"/>
        </w:rPr>
        <w:t xml:space="preserve">pada suatu dokumen. </w:t>
      </w:r>
      <w:r>
        <w:rPr>
          <w:rFonts w:eastAsia="Times New Roman" w:cs="Times New Roman"/>
          <w:i/>
          <w:iCs/>
          <w:color w:val="000000"/>
          <w:szCs w:val="24"/>
          <w:lang w:val="en-ID"/>
        </w:rPr>
        <w:t xml:space="preserve">Term </w:t>
      </w:r>
      <w:r>
        <w:rPr>
          <w:rFonts w:eastAsia="Times New Roman" w:cs="Times New Roman"/>
          <w:color w:val="000000"/>
          <w:szCs w:val="24"/>
          <w:lang w:val="en-ID"/>
        </w:rPr>
        <w:t xml:space="preserve">tersebut didapatkan dari hasil proses </w:t>
      </w:r>
      <w:r>
        <w:rPr>
          <w:rFonts w:eastAsia="Times New Roman" w:cs="Times New Roman"/>
          <w:i/>
          <w:iCs/>
          <w:color w:val="000000"/>
          <w:szCs w:val="24"/>
          <w:lang w:val="en-ID"/>
        </w:rPr>
        <w:t>stemming</w:t>
      </w:r>
      <w:r>
        <w:rPr>
          <w:rFonts w:eastAsia="Times New Roman" w:cs="Times New Roman"/>
          <w:color w:val="000000"/>
          <w:szCs w:val="24"/>
          <w:lang w:val="en-ID"/>
        </w:rPr>
        <w:t xml:space="preserve">, kemudian dilakukan </w:t>
      </w:r>
      <w:proofErr w:type="spellStart"/>
      <w:r>
        <w:rPr>
          <w:rFonts w:eastAsia="Times New Roman" w:cs="Times New Roman"/>
          <w:color w:val="000000"/>
          <w:szCs w:val="24"/>
          <w:lang w:val="en-ID"/>
        </w:rPr>
        <w:t>pengindeksan</w:t>
      </w:r>
      <w:proofErr w:type="spellEnd"/>
      <w:r>
        <w:rPr>
          <w:rFonts w:eastAsia="Times New Roman" w:cs="Times New Roman"/>
          <w:color w:val="000000"/>
          <w:szCs w:val="24"/>
          <w:lang w:val="en-ID"/>
        </w:rPr>
        <w:t>. Contohnya, kata “bukunya” dan “</w:t>
      </w:r>
      <w:proofErr w:type="spellStart"/>
      <w:r>
        <w:rPr>
          <w:rFonts w:eastAsia="Times New Roman" w:cs="Times New Roman"/>
          <w:color w:val="000000"/>
          <w:szCs w:val="24"/>
          <w:lang w:val="en-ID"/>
        </w:rPr>
        <w:t>bukukan</w:t>
      </w:r>
      <w:proofErr w:type="spellEnd"/>
      <w:r>
        <w:rPr>
          <w:rFonts w:eastAsia="Times New Roman" w:cs="Times New Roman"/>
          <w:color w:val="000000"/>
          <w:szCs w:val="24"/>
          <w:lang w:val="en-ID"/>
        </w:rPr>
        <w:t xml:space="preserve">” memiliki indeks nilai yang sama dengan term buku (Manning </w:t>
      </w:r>
      <w:r>
        <w:rPr>
          <w:rFonts w:eastAsia="Times New Roman" w:cs="Times New Roman"/>
          <w:i/>
          <w:iCs/>
          <w:color w:val="000000"/>
          <w:szCs w:val="24"/>
          <w:lang w:val="en-ID"/>
        </w:rPr>
        <w:t xml:space="preserve">et al. </w:t>
      </w:r>
      <w:r w:rsidRPr="008F5082">
        <w:rPr>
          <w:rFonts w:eastAsia="Times New Roman" w:cs="Times New Roman"/>
          <w:color w:val="000000"/>
          <w:szCs w:val="24"/>
          <w:lang w:val="en-ID"/>
        </w:rPr>
        <w:t>2009</w:t>
      </w:r>
      <w:r>
        <w:rPr>
          <w:rFonts w:eastAsia="Times New Roman" w:cs="Times New Roman"/>
          <w:color w:val="000000"/>
          <w:szCs w:val="24"/>
          <w:lang w:val="en-ID"/>
        </w:rPr>
        <w:t>).</w:t>
      </w:r>
      <w:r w:rsidR="00A2606A">
        <w:rPr>
          <w:rFonts w:eastAsia="Times New Roman" w:cs="Times New Roman"/>
          <w:color w:val="000000"/>
          <w:szCs w:val="24"/>
          <w:lang w:val="en-ID"/>
        </w:rPr>
        <w:tab/>
      </w:r>
    </w:p>
    <w:p w14:paraId="12A4AA5C" w14:textId="15C876B9" w:rsidR="00790C43" w:rsidRPr="00667A31" w:rsidRDefault="00422CF6" w:rsidP="00790C43">
      <w:pPr>
        <w:pStyle w:val="Heading3"/>
        <w:rPr>
          <w:highlight w:val="red"/>
          <w:lang w:val="en-ID"/>
        </w:rPr>
      </w:pPr>
      <w:bookmarkStart w:id="126" w:name="_Toc139379649"/>
      <w:bookmarkStart w:id="127" w:name="_Hlk148648588"/>
      <w:bookmarkEnd w:id="125"/>
      <w:proofErr w:type="spellStart"/>
      <w:r w:rsidRPr="00667A31">
        <w:rPr>
          <w:highlight w:val="red"/>
          <w:lang w:val="en-ID"/>
        </w:rPr>
        <w:t>Algoritma</w:t>
      </w:r>
      <w:proofErr w:type="spellEnd"/>
      <w:r w:rsidRPr="00667A31">
        <w:rPr>
          <w:highlight w:val="red"/>
          <w:lang w:val="en-ID"/>
        </w:rPr>
        <w:t xml:space="preserve"> TF-IDF</w:t>
      </w:r>
      <w:bookmarkEnd w:id="126"/>
    </w:p>
    <w:p w14:paraId="5F978BCF" w14:textId="7C083185" w:rsidR="002C5574" w:rsidRDefault="00790C43" w:rsidP="002C5574">
      <w:pPr>
        <w:spacing w:line="360" w:lineRule="auto"/>
        <w:ind w:firstLine="426"/>
        <w:jc w:val="both"/>
        <w:rPr>
          <w:ins w:id="128" w:author="fahmi abdillah" w:date="2022-07-12T14:51:00Z"/>
          <w:lang w:val="en-ID"/>
        </w:rPr>
      </w:pPr>
      <w:r>
        <w:rPr>
          <w:i/>
          <w:iCs/>
          <w:lang w:val="en-ID"/>
        </w:rPr>
        <w:t xml:space="preserve">Term frequency </w:t>
      </w:r>
      <w:r>
        <w:rPr>
          <w:lang w:val="en-ID"/>
        </w:rPr>
        <w:t xml:space="preserve">(TF) dan </w:t>
      </w:r>
      <w:r>
        <w:rPr>
          <w:i/>
          <w:iCs/>
          <w:lang w:val="en-ID"/>
        </w:rPr>
        <w:t xml:space="preserve">Inverse Document Frequency </w:t>
      </w:r>
      <w:r w:rsidRPr="00790C43">
        <w:rPr>
          <w:lang w:val="en-ID"/>
        </w:rPr>
        <w:t>(IDF)</w:t>
      </w:r>
      <w:r>
        <w:rPr>
          <w:lang w:val="en-ID"/>
        </w:rPr>
        <w:t xml:space="preserve"> merupakan perhitungan </w:t>
      </w:r>
      <w:proofErr w:type="spellStart"/>
      <w:r>
        <w:rPr>
          <w:lang w:val="en-ID"/>
        </w:rPr>
        <w:t>pembobotan</w:t>
      </w:r>
      <w:proofErr w:type="spellEnd"/>
      <w:r>
        <w:rPr>
          <w:lang w:val="en-ID"/>
        </w:rPr>
        <w:t xml:space="preserve"> dalam frekuensi kemunculan sebuah dokumen tertentu dan </w:t>
      </w:r>
      <w:r>
        <w:rPr>
          <w:i/>
          <w:iCs/>
          <w:lang w:val="en-ID"/>
        </w:rPr>
        <w:t>inverse</w:t>
      </w:r>
      <w:r>
        <w:rPr>
          <w:lang w:val="en-ID"/>
        </w:rPr>
        <w:t xml:space="preserve"> frekuensi dokumen yang mengandung kata tersebut. Frekuensi </w:t>
      </w:r>
      <w:r>
        <w:rPr>
          <w:lang w:val="en-ID"/>
        </w:rPr>
        <w:lastRenderedPageBreak/>
        <w:t xml:space="preserve">kemunculan kata yang menunjukkan seberapa penting kata tersebut dalam kumpulan dokumen </w:t>
      </w:r>
      <w:r>
        <w:rPr>
          <w:lang w:val="en-ID"/>
        </w:rPr>
        <w:fldChar w:fldCharType="begin" w:fldLock="1"/>
      </w:r>
      <w:r w:rsidR="00FF79A7">
        <w:rPr>
          <w:lang w:val="en-ID"/>
        </w:rPr>
        <w:instrText>ADDIN CSL_CITATION {"citationItems":[{"id":"ITEM-1","itemData":{"ISBN":"0740-3194 (Print) 0740-3194 (Linking)","ISSN":"2549-1571","PMID":"9055221","abstract":"Banyaknya arsip dokumen skripsi yang terkumpul dalam bentuk soft file yang tidak terklasifikasi dengan baik mengakibatkan proses pencarian kembali menjadi sulit. Untuk mengakses informasi yang dibutuhkan menjadi kurang cepat dan tepat apabila keseluruhan dokumen disimpan dalam satu folder database. Maka dari itu diperlukan suatu sistem yang dapat mengklasifikasikan dokumen secara otomatis ke dalam folder berbeda pada database agar lebih mudah dalam mengelola dokumen yang ada. Metode TF- IDF merupakan suatu cara untuk memberikan bobot hubungan suatu kata (term) terhadap dokumen. Metode cosine similarity merupakan metode untuk menghitung kesamaan antara dua buah objek yang dinyatakan dalam dua buah vector dengan menggunakan keywords (kata kunci) dari sebuah dokumen sebagai ukuran. Metode pengembangan sistem yang digunakan dalam penelitian ini adalah model waterfall, sedangkan metode penelitian yang digunakan adalah metode Research and Development (R&amp;D). Data latih yang digunakan dalam penelitian ini berjumlah 50 dokumen skripsi dengan beberapa kategori yang berbeda. Hasil penelitian menunjukkan bahwa persentase tingkat ketepatan klasifikasi sistem adalah sebesar 98%.","author":[{"dropping-particle":"","family":"Wahyuni","given":"Rizki Tri","non-dropping-particle":"","parse-names":false,"suffix":""},{"dropping-particle":"","family":"Prastiyanto","given":"Dhidik","non-dropping-particle":"","parse-names":false,"suffix":""},{"dropping-particle":"","family":"Supraptono","given":"Eko","non-dropping-particle":"","parse-names":false,"suffix":""}],"container-title":"Jurnal Teknik Elektro Universitas Negeri Semarang","id":"ITEM-1","issue":"1","issued":{"date-parts":[["2017"]]},"page":"18-23","title":"Penerapan Algoritma Cosine Similarity dan Pembobotan TF-IDF pada Sistem Klasifikasi Dokumen Skripsi","type":"article-journal","volume":"9"},"uris":["http://www.mendeley.com/documents/?uuid=76ea8a13-9202-476a-aee6-3be4c0239a68"]}],"mendeley":{"formattedCitation":"(Wahyuni et al., 2017)","plainTextFormattedCitation":"(Wahyuni et al., 2017)","previouslyFormattedCitation":"(Wahyuni et al., 2017)"},"properties":{"noteIndex":0},"schema":"https://github.com/citation-style-language/schema/raw/master/csl-citation.json"}</w:instrText>
      </w:r>
      <w:r>
        <w:rPr>
          <w:lang w:val="en-ID"/>
        </w:rPr>
        <w:fldChar w:fldCharType="separate"/>
      </w:r>
      <w:r w:rsidRPr="00790C43">
        <w:rPr>
          <w:noProof/>
          <w:lang w:val="en-ID"/>
        </w:rPr>
        <w:t>(Wahyuni et al., 2017)</w:t>
      </w:r>
      <w:r>
        <w:rPr>
          <w:lang w:val="en-ID"/>
        </w:rPr>
        <w:fldChar w:fldCharType="end"/>
      </w:r>
      <w:ins w:id="129" w:author="fahmi abdillah" w:date="2022-07-12T14:41:00Z">
        <w:r w:rsidR="002C5574">
          <w:rPr>
            <w:lang w:val="en-ID"/>
          </w:rPr>
          <w:t>, untuk perhitungannya dapat di</w:t>
        </w:r>
      </w:ins>
      <w:ins w:id="130" w:author="fahmi abdillah" w:date="2022-07-12T14:42:00Z">
        <w:r w:rsidR="002C5574">
          <w:rPr>
            <w:lang w:val="en-ID"/>
          </w:rPr>
          <w:t xml:space="preserve">lihat pada persamaan </w:t>
        </w:r>
      </w:ins>
      <w:ins w:id="131" w:author="fahmi abdillah" w:date="2022-07-12T14:51:00Z">
        <w:r w:rsidR="00F02039">
          <w:rPr>
            <w:lang w:val="en-ID"/>
          </w:rPr>
          <w:t xml:space="preserve">2.1, 2.2, dan </w:t>
        </w:r>
      </w:ins>
      <w:ins w:id="132" w:author="fahmi abdillah" w:date="2022-07-12T14:42:00Z">
        <w:r w:rsidR="002C5574">
          <w:rPr>
            <w:lang w:val="en-ID"/>
          </w:rPr>
          <w:t xml:space="preserve">2.3. </w:t>
        </w:r>
      </w:ins>
    </w:p>
    <w:p w14:paraId="67229505" w14:textId="77777777" w:rsidR="009C4A5B" w:rsidRDefault="009C4A5B" w:rsidP="002C5574">
      <w:pPr>
        <w:spacing w:line="360" w:lineRule="auto"/>
        <w:ind w:firstLine="426"/>
        <w:jc w:val="both"/>
        <w:rPr>
          <w:ins w:id="133" w:author="fahmi abdillah" w:date="2022-07-12T14:43:00Z"/>
          <w:lang w:val="en-ID"/>
        </w:rPr>
      </w:pPr>
    </w:p>
    <w:p w14:paraId="6965ED83" w14:textId="7B9AEAE9" w:rsidR="002C5574" w:rsidRPr="002C5574" w:rsidRDefault="002C5574">
      <w:pPr>
        <w:spacing w:line="480" w:lineRule="auto"/>
        <w:ind w:firstLine="426"/>
        <w:jc w:val="both"/>
        <w:rPr>
          <w:ins w:id="134" w:author="fahmi abdillah" w:date="2022-07-12T14:44:00Z"/>
          <w:lang w:val="en-ID"/>
          <w:rPrChange w:id="135" w:author="fahmi abdillah" w:date="2022-07-12T14:48:00Z">
            <w:rPr>
              <w:ins w:id="136" w:author="fahmi abdillah" w:date="2022-07-12T14:44:00Z"/>
              <w:i/>
              <w:iCs/>
              <w:lang w:val="en-ID"/>
            </w:rPr>
          </w:rPrChange>
        </w:rPr>
        <w:pPrChange w:id="137" w:author="fahmi abdillah" w:date="2022-07-12T14:51:00Z">
          <w:pPr>
            <w:spacing w:line="360" w:lineRule="auto"/>
            <w:ind w:firstLine="426"/>
            <w:jc w:val="both"/>
          </w:pPr>
        </w:pPrChange>
      </w:pPr>
      <w:ins w:id="138" w:author="fahmi abdillah" w:date="2022-07-12T14:43:00Z">
        <w:r>
          <w:rPr>
            <w:i/>
            <w:iCs/>
            <w:lang w:val="en-ID"/>
          </w:rPr>
          <w:t>TF(</w:t>
        </w:r>
        <w:proofErr w:type="spellStart"/>
        <w:proofErr w:type="gramStart"/>
        <w:r>
          <w:rPr>
            <w:i/>
            <w:iCs/>
            <w:lang w:val="en-ID"/>
          </w:rPr>
          <w:t>d,t</w:t>
        </w:r>
        <w:proofErr w:type="spellEnd"/>
        <w:proofErr w:type="gramEnd"/>
        <w:r>
          <w:rPr>
            <w:i/>
            <w:iCs/>
            <w:lang w:val="en-ID"/>
          </w:rPr>
          <w:t>)</w:t>
        </w:r>
      </w:ins>
      <w:ins w:id="139" w:author="fahmi abdillah" w:date="2022-07-12T14:44:00Z">
        <w:r>
          <w:rPr>
            <w:i/>
            <w:iCs/>
            <w:lang w:val="en-ID"/>
          </w:rPr>
          <w:t xml:space="preserve"> = f(</w:t>
        </w:r>
        <w:proofErr w:type="spellStart"/>
        <w:r>
          <w:rPr>
            <w:i/>
            <w:iCs/>
            <w:lang w:val="en-ID"/>
          </w:rPr>
          <w:t>d,t</w:t>
        </w:r>
        <w:proofErr w:type="spellEnd"/>
        <w:r>
          <w:rPr>
            <w:i/>
            <w:iCs/>
            <w:lang w:val="en-ID"/>
          </w:rPr>
          <w:t>)</w:t>
        </w:r>
      </w:ins>
      <w:ins w:id="140" w:author="fahmi abdillah" w:date="2022-07-12T14:48:00Z">
        <w:r>
          <w:rPr>
            <w:i/>
            <w:iCs/>
            <w:lang w:val="en-ID"/>
          </w:rPr>
          <w:tab/>
        </w:r>
        <w:r>
          <w:rPr>
            <w:i/>
            <w:iCs/>
            <w:lang w:val="en-ID"/>
          </w:rPr>
          <w:tab/>
        </w:r>
        <w:r>
          <w:rPr>
            <w:i/>
            <w:iCs/>
            <w:lang w:val="en-ID"/>
          </w:rPr>
          <w:tab/>
        </w:r>
        <w:r>
          <w:rPr>
            <w:i/>
            <w:iCs/>
            <w:lang w:val="en-ID"/>
          </w:rPr>
          <w:tab/>
        </w:r>
        <w:r>
          <w:rPr>
            <w:i/>
            <w:iCs/>
            <w:lang w:val="en-ID"/>
          </w:rPr>
          <w:tab/>
        </w:r>
        <w:r>
          <w:rPr>
            <w:i/>
            <w:iCs/>
            <w:lang w:val="en-ID"/>
          </w:rPr>
          <w:tab/>
        </w:r>
        <w:r>
          <w:rPr>
            <w:i/>
            <w:iCs/>
            <w:lang w:val="en-ID"/>
          </w:rPr>
          <w:tab/>
        </w:r>
        <w:r>
          <w:rPr>
            <w:i/>
            <w:iCs/>
            <w:lang w:val="en-ID"/>
          </w:rPr>
          <w:tab/>
        </w:r>
        <w:r>
          <w:rPr>
            <w:lang w:val="en-ID"/>
          </w:rPr>
          <w:t>(2.1)</w:t>
        </w:r>
      </w:ins>
    </w:p>
    <w:p w14:paraId="632680B3" w14:textId="58BE1C7F" w:rsidR="002C5574" w:rsidRPr="002C5574" w:rsidRDefault="002C5574">
      <w:pPr>
        <w:spacing w:line="480" w:lineRule="auto"/>
        <w:ind w:firstLine="426"/>
        <w:jc w:val="both"/>
        <w:rPr>
          <w:ins w:id="141" w:author="fahmi abdillah" w:date="2022-07-12T14:44:00Z"/>
          <w:lang w:val="en-ID"/>
          <w:rPrChange w:id="142" w:author="fahmi abdillah" w:date="2022-07-12T14:44:00Z">
            <w:rPr>
              <w:ins w:id="143" w:author="fahmi abdillah" w:date="2022-07-12T14:44:00Z"/>
              <w:i/>
              <w:iCs/>
              <w:lang w:val="en-ID"/>
            </w:rPr>
          </w:rPrChange>
        </w:rPr>
        <w:pPrChange w:id="144" w:author="fahmi abdillah" w:date="2022-07-12T14:51:00Z">
          <w:pPr>
            <w:spacing w:line="360" w:lineRule="auto"/>
            <w:ind w:firstLine="426"/>
            <w:jc w:val="both"/>
          </w:pPr>
        </w:pPrChange>
      </w:pPr>
      <w:ins w:id="145" w:author="fahmi abdillah" w:date="2022-07-12T14:44:00Z">
        <w:r w:rsidRPr="002C5574">
          <w:rPr>
            <w:lang w:val="en-ID"/>
            <w:rPrChange w:id="146" w:author="fahmi abdillah" w:date="2022-07-12T14:44:00Z">
              <w:rPr>
                <w:i/>
                <w:iCs/>
                <w:lang w:val="en-ID"/>
              </w:rPr>
            </w:rPrChange>
          </w:rPr>
          <w:t xml:space="preserve">Dimana </w:t>
        </w:r>
        <w:r w:rsidRPr="00B43505">
          <w:rPr>
            <w:i/>
            <w:iCs/>
            <w:lang w:val="en-ID"/>
          </w:rPr>
          <w:t>f</w:t>
        </w:r>
        <w:r w:rsidRPr="002C5574">
          <w:rPr>
            <w:lang w:val="en-ID"/>
            <w:rPrChange w:id="147" w:author="fahmi abdillah" w:date="2022-07-12T14:44:00Z">
              <w:rPr>
                <w:i/>
                <w:iCs/>
                <w:lang w:val="en-ID"/>
              </w:rPr>
            </w:rPrChange>
          </w:rPr>
          <w:t>(</w:t>
        </w:r>
        <w:proofErr w:type="spellStart"/>
        <w:proofErr w:type="gramStart"/>
        <w:r w:rsidRPr="00B43505">
          <w:rPr>
            <w:i/>
            <w:iCs/>
            <w:lang w:val="en-ID"/>
          </w:rPr>
          <w:t>d,t</w:t>
        </w:r>
        <w:proofErr w:type="spellEnd"/>
        <w:proofErr w:type="gramEnd"/>
        <w:r w:rsidRPr="002C5574">
          <w:rPr>
            <w:lang w:val="en-ID"/>
            <w:rPrChange w:id="148" w:author="fahmi abdillah" w:date="2022-07-12T14:44:00Z">
              <w:rPr>
                <w:i/>
                <w:iCs/>
                <w:lang w:val="en-ID"/>
              </w:rPr>
            </w:rPrChange>
          </w:rPr>
          <w:t xml:space="preserve">) adalah frekuensi kemunculan kata </w:t>
        </w:r>
        <w:r w:rsidRPr="00B43505">
          <w:rPr>
            <w:i/>
            <w:iCs/>
            <w:lang w:val="en-ID"/>
          </w:rPr>
          <w:t>t</w:t>
        </w:r>
        <w:r w:rsidRPr="002C5574">
          <w:rPr>
            <w:lang w:val="en-ID"/>
            <w:rPrChange w:id="149" w:author="fahmi abdillah" w:date="2022-07-12T14:44:00Z">
              <w:rPr>
                <w:i/>
                <w:iCs/>
                <w:lang w:val="en-ID"/>
              </w:rPr>
            </w:rPrChange>
          </w:rPr>
          <w:t xml:space="preserve"> pada dokumen </w:t>
        </w:r>
        <w:r w:rsidRPr="00B43505">
          <w:rPr>
            <w:i/>
            <w:iCs/>
            <w:lang w:val="en-ID"/>
          </w:rPr>
          <w:t>d</w:t>
        </w:r>
        <w:r w:rsidRPr="002C5574">
          <w:rPr>
            <w:lang w:val="en-ID"/>
            <w:rPrChange w:id="150" w:author="fahmi abdillah" w:date="2022-07-12T14:44:00Z">
              <w:rPr>
                <w:i/>
                <w:iCs/>
                <w:lang w:val="en-ID"/>
              </w:rPr>
            </w:rPrChange>
          </w:rPr>
          <w:t>.</w:t>
        </w:r>
      </w:ins>
    </w:p>
    <w:p w14:paraId="105812B3" w14:textId="3E8AD3AB" w:rsidR="002C5574" w:rsidRPr="002C5574" w:rsidRDefault="002C5574">
      <w:pPr>
        <w:spacing w:line="480" w:lineRule="auto"/>
        <w:ind w:firstLine="426"/>
        <w:jc w:val="both"/>
        <w:rPr>
          <w:ins w:id="151" w:author="fahmi abdillah" w:date="2022-07-12T14:47:00Z"/>
          <w:lang w:val="en-ID"/>
          <w:rPrChange w:id="152" w:author="fahmi abdillah" w:date="2022-07-12T14:49:00Z">
            <w:rPr>
              <w:ins w:id="153" w:author="fahmi abdillah" w:date="2022-07-12T14:47:00Z"/>
              <w:i/>
              <w:iCs/>
              <w:lang w:val="en-ID"/>
            </w:rPr>
          </w:rPrChange>
        </w:rPr>
        <w:pPrChange w:id="154" w:author="fahmi abdillah" w:date="2022-07-12T14:51:00Z">
          <w:pPr>
            <w:spacing w:line="360" w:lineRule="auto"/>
            <w:ind w:firstLine="426"/>
            <w:jc w:val="both"/>
          </w:pPr>
        </w:pPrChange>
      </w:pPr>
      <w:ins w:id="155" w:author="fahmi abdillah" w:date="2022-07-12T14:44:00Z">
        <w:r>
          <w:rPr>
            <w:i/>
            <w:iCs/>
            <w:lang w:val="en-ID"/>
          </w:rPr>
          <w:t xml:space="preserve">IDF(t) = </w:t>
        </w:r>
      </w:ins>
      <m:oMath>
        <m:func>
          <m:funcPr>
            <m:ctrlPr>
              <w:ins w:id="156" w:author="fahmi abdillah" w:date="2022-07-12T14:46:00Z">
                <w:rPr>
                  <w:rFonts w:ascii="Cambria Math" w:hAnsi="Cambria Math"/>
                  <w:i/>
                  <w:iCs/>
                  <w:lang w:val="en-ID"/>
                </w:rPr>
              </w:ins>
            </m:ctrlPr>
          </m:funcPr>
          <m:fName>
            <m:r>
              <w:ins w:id="157" w:author="fahmi abdillah" w:date="2022-07-12T14:46:00Z">
                <w:rPr>
                  <w:rFonts w:ascii="Cambria Math" w:hAnsi="Cambria Math"/>
                </w:rPr>
                <m:t>log</m:t>
              </w:ins>
            </m:r>
            <m:r>
              <w:ins w:id="158" w:author="fahmi abdillah" w:date="2022-07-12T14:46:00Z">
                <m:rPr>
                  <m:sty m:val="p"/>
                </m:rPr>
                <w:rPr>
                  <w:rFonts w:ascii="Cambria Math" w:hAnsi="Cambria Math"/>
                </w:rPr>
                <m:t xml:space="preserve"> (</m:t>
              </w:ins>
            </m:r>
          </m:fName>
          <m:e>
            <m:f>
              <m:fPr>
                <m:ctrlPr>
                  <w:ins w:id="159" w:author="fahmi abdillah" w:date="2022-07-12T14:46:00Z">
                    <w:rPr>
                      <w:rFonts w:ascii="Cambria Math" w:hAnsi="Cambria Math"/>
                      <w:i/>
                      <w:iCs/>
                      <w:lang w:val="en-ID"/>
                    </w:rPr>
                  </w:ins>
                </m:ctrlPr>
              </m:fPr>
              <m:num>
                <m:r>
                  <w:ins w:id="160" w:author="fahmi abdillah" w:date="2022-07-12T14:46:00Z">
                    <w:rPr>
                      <w:rFonts w:ascii="Cambria Math" w:hAnsi="Cambria Math"/>
                      <w:lang w:val="en-ID"/>
                    </w:rPr>
                    <m:t>N</m:t>
                  </w:ins>
                </m:r>
              </m:num>
              <m:den>
                <m:r>
                  <w:ins w:id="161" w:author="fahmi abdillah" w:date="2022-07-12T14:46:00Z">
                    <w:rPr>
                      <w:rFonts w:ascii="Cambria Math" w:hAnsi="Cambria Math"/>
                      <w:lang w:val="en-ID"/>
                    </w:rPr>
                    <m:t>df(t)</m:t>
                  </w:ins>
                </m:r>
              </m:den>
            </m:f>
          </m:e>
        </m:func>
        <m:r>
          <w:ins w:id="162" w:author="fahmi abdillah" w:date="2022-07-12T14:46:00Z">
            <w:rPr>
              <w:rFonts w:ascii="Cambria Math" w:hAnsi="Cambria Math"/>
              <w:lang w:val="en-ID"/>
            </w:rPr>
            <m:t>)</m:t>
          </w:ins>
        </m:r>
      </m:oMath>
      <w:ins w:id="163" w:author="fahmi abdillah" w:date="2022-07-12T14:48:00Z">
        <w:r>
          <w:rPr>
            <w:i/>
            <w:iCs/>
            <w:lang w:val="en-ID"/>
          </w:rPr>
          <w:tab/>
        </w:r>
        <w:r>
          <w:rPr>
            <w:i/>
            <w:iCs/>
            <w:lang w:val="en-ID"/>
          </w:rPr>
          <w:tab/>
        </w:r>
        <w:r>
          <w:rPr>
            <w:i/>
            <w:iCs/>
            <w:lang w:val="en-ID"/>
          </w:rPr>
          <w:tab/>
        </w:r>
        <w:r>
          <w:rPr>
            <w:i/>
            <w:iCs/>
            <w:lang w:val="en-ID"/>
          </w:rPr>
          <w:tab/>
        </w:r>
        <w:r>
          <w:rPr>
            <w:i/>
            <w:iCs/>
            <w:lang w:val="en-ID"/>
          </w:rPr>
          <w:tab/>
        </w:r>
        <w:r>
          <w:rPr>
            <w:i/>
            <w:iCs/>
            <w:lang w:val="en-ID"/>
          </w:rPr>
          <w:tab/>
        </w:r>
      </w:ins>
      <w:ins w:id="164" w:author="fahmi abdillah" w:date="2022-07-12T14:49:00Z">
        <w:r>
          <w:rPr>
            <w:i/>
            <w:iCs/>
            <w:lang w:val="en-ID"/>
          </w:rPr>
          <w:tab/>
        </w:r>
        <w:r>
          <w:rPr>
            <w:lang w:val="en-ID"/>
          </w:rPr>
          <w:t>(2.2)</w:t>
        </w:r>
      </w:ins>
    </w:p>
    <w:p w14:paraId="2570AC3E" w14:textId="0429A301" w:rsidR="002C5574" w:rsidRDefault="002C5574">
      <w:pPr>
        <w:spacing w:line="480" w:lineRule="auto"/>
        <w:ind w:left="720" w:hanging="294"/>
        <w:jc w:val="both"/>
        <w:rPr>
          <w:ins w:id="165" w:author="fahmi abdillah" w:date="2022-07-12T14:49:00Z"/>
          <w:i/>
          <w:iCs/>
          <w:lang w:val="en-ID"/>
        </w:rPr>
        <w:pPrChange w:id="166" w:author="fahmi abdillah" w:date="2022-07-12T14:51:00Z">
          <w:pPr>
            <w:spacing w:line="360" w:lineRule="auto"/>
            <w:ind w:left="720" w:hanging="294"/>
            <w:jc w:val="both"/>
          </w:pPr>
        </w:pPrChange>
      </w:pPr>
      <w:ins w:id="167" w:author="fahmi abdillah" w:date="2022-07-12T14:47:00Z">
        <w:r>
          <w:rPr>
            <w:lang w:val="en-ID"/>
          </w:rPr>
          <w:t xml:space="preserve">Dimana </w:t>
        </w:r>
        <w:r w:rsidRPr="002C5574">
          <w:rPr>
            <w:i/>
            <w:iCs/>
            <w:lang w:val="en-ID"/>
            <w:rPrChange w:id="168" w:author="fahmi abdillah" w:date="2022-07-12T14:47:00Z">
              <w:rPr>
                <w:lang w:val="en-ID"/>
              </w:rPr>
            </w:rPrChange>
          </w:rPr>
          <w:t>df</w:t>
        </w:r>
        <w:r>
          <w:rPr>
            <w:lang w:val="en-ID"/>
          </w:rPr>
          <w:t>(</w:t>
        </w:r>
        <w:r w:rsidRPr="002C5574">
          <w:rPr>
            <w:i/>
            <w:iCs/>
            <w:lang w:val="en-ID"/>
            <w:rPrChange w:id="169" w:author="fahmi abdillah" w:date="2022-07-12T14:47:00Z">
              <w:rPr>
                <w:lang w:val="en-ID"/>
              </w:rPr>
            </w:rPrChange>
          </w:rPr>
          <w:t>t</w:t>
        </w:r>
        <w:r>
          <w:rPr>
            <w:lang w:val="en-ID"/>
          </w:rPr>
          <w:t xml:space="preserve">) adalah jumlah dokumen yang memiliki kata </w:t>
        </w:r>
        <w:r>
          <w:rPr>
            <w:i/>
            <w:iCs/>
            <w:lang w:val="en-ID"/>
          </w:rPr>
          <w:t>t.</w:t>
        </w:r>
      </w:ins>
    </w:p>
    <w:p w14:paraId="4C5F1509" w14:textId="79AC8BB3" w:rsidR="002C5574" w:rsidRPr="00F02039" w:rsidRDefault="002C5574">
      <w:pPr>
        <w:spacing w:line="480" w:lineRule="auto"/>
        <w:ind w:left="720" w:hanging="294"/>
        <w:jc w:val="both"/>
        <w:rPr>
          <w:lang w:val="en-ID"/>
          <w:rPrChange w:id="170" w:author="fahmi abdillah" w:date="2022-07-12T14:51:00Z">
            <w:rPr>
              <w:i/>
              <w:iCs/>
              <w:lang w:val="en-ID"/>
            </w:rPr>
          </w:rPrChange>
        </w:rPr>
        <w:pPrChange w:id="171" w:author="fahmi abdillah" w:date="2022-07-12T14:51:00Z">
          <w:pPr>
            <w:spacing w:line="360" w:lineRule="auto"/>
            <w:ind w:firstLine="426"/>
            <w:jc w:val="both"/>
          </w:pPr>
        </w:pPrChange>
      </w:pPr>
      <w:ins w:id="172" w:author="fahmi abdillah" w:date="2022-07-12T14:50:00Z">
        <w:r>
          <w:rPr>
            <w:i/>
            <w:iCs/>
            <w:lang w:val="en-ID"/>
          </w:rPr>
          <w:t>TF IDF</w:t>
        </w:r>
        <w:r>
          <w:rPr>
            <w:lang w:val="en-ID"/>
          </w:rPr>
          <w:t xml:space="preserve"> = </w:t>
        </w:r>
        <w:r>
          <w:rPr>
            <w:i/>
            <w:iCs/>
            <w:lang w:val="en-ID"/>
          </w:rPr>
          <w:t>TF (</w:t>
        </w:r>
        <w:proofErr w:type="spellStart"/>
        <w:proofErr w:type="gramStart"/>
        <w:r>
          <w:rPr>
            <w:i/>
            <w:iCs/>
            <w:lang w:val="en-ID"/>
          </w:rPr>
          <w:t>d,t</w:t>
        </w:r>
        <w:proofErr w:type="spellEnd"/>
        <w:proofErr w:type="gramEnd"/>
        <w:r>
          <w:rPr>
            <w:i/>
            <w:iCs/>
            <w:lang w:val="en-ID"/>
          </w:rPr>
          <w:t xml:space="preserve">) </w:t>
        </w:r>
        <w:r w:rsidR="00F02039">
          <w:rPr>
            <w:rFonts w:cs="Times New Roman"/>
            <w:i/>
            <w:iCs/>
            <w:lang w:val="en-ID"/>
          </w:rPr>
          <w:t>×</w:t>
        </w:r>
        <w:r w:rsidR="00F02039">
          <w:rPr>
            <w:i/>
            <w:iCs/>
            <w:lang w:val="en-ID"/>
          </w:rPr>
          <w:t xml:space="preserve"> IDF (t)</w:t>
        </w:r>
        <w:r w:rsidR="00F02039">
          <w:rPr>
            <w:i/>
            <w:iCs/>
            <w:lang w:val="en-ID"/>
          </w:rPr>
          <w:tab/>
        </w:r>
        <w:r w:rsidR="00F02039">
          <w:rPr>
            <w:i/>
            <w:iCs/>
            <w:lang w:val="en-ID"/>
          </w:rPr>
          <w:tab/>
        </w:r>
        <w:r w:rsidR="00F02039">
          <w:rPr>
            <w:i/>
            <w:iCs/>
            <w:lang w:val="en-ID"/>
          </w:rPr>
          <w:tab/>
        </w:r>
        <w:r w:rsidR="00F02039">
          <w:rPr>
            <w:i/>
            <w:iCs/>
            <w:lang w:val="en-ID"/>
          </w:rPr>
          <w:tab/>
        </w:r>
        <w:r w:rsidR="00F02039">
          <w:rPr>
            <w:i/>
            <w:iCs/>
            <w:lang w:val="en-ID"/>
          </w:rPr>
          <w:tab/>
        </w:r>
        <w:r w:rsidR="00F02039">
          <w:rPr>
            <w:i/>
            <w:iCs/>
            <w:lang w:val="en-ID"/>
          </w:rPr>
          <w:tab/>
        </w:r>
      </w:ins>
      <w:ins w:id="173" w:author="fahmi abdillah" w:date="2022-07-12T14:51:00Z">
        <w:r w:rsidR="00F02039">
          <w:rPr>
            <w:lang w:val="en-ID"/>
          </w:rPr>
          <w:t>(2.3)</w:t>
        </w:r>
      </w:ins>
    </w:p>
    <w:p w14:paraId="52DB6B49" w14:textId="5CB63A40" w:rsidR="006A1BFB" w:rsidRDefault="006A1BFB" w:rsidP="006F3A86">
      <w:pPr>
        <w:pStyle w:val="Heading2"/>
        <w:rPr>
          <w:lang w:val="en-ID"/>
        </w:rPr>
      </w:pPr>
      <w:bookmarkStart w:id="174" w:name="_Toc139379650"/>
      <w:bookmarkEnd w:id="127"/>
      <w:proofErr w:type="spellStart"/>
      <w:r w:rsidRPr="006A1BFB">
        <w:rPr>
          <w:lang w:val="en-ID"/>
        </w:rPr>
        <w:t>Klasterisasi</w:t>
      </w:r>
      <w:bookmarkEnd w:id="174"/>
      <w:proofErr w:type="spellEnd"/>
      <w:r w:rsidR="001E60D4">
        <w:rPr>
          <w:lang w:val="en-ID"/>
        </w:rPr>
        <w:t xml:space="preserve"> </w:t>
      </w:r>
    </w:p>
    <w:p w14:paraId="4926A839" w14:textId="673C9B2E" w:rsidR="00363A7B" w:rsidRDefault="00363A7B" w:rsidP="00363A7B">
      <w:pPr>
        <w:spacing w:before="240" w:after="240" w:line="360" w:lineRule="auto"/>
        <w:jc w:val="both"/>
        <w:rPr>
          <w:rFonts w:eastAsia="Times New Roman" w:cs="Times New Roman"/>
          <w:szCs w:val="24"/>
          <w:lang w:val="en-ID"/>
        </w:rPr>
      </w:pPr>
      <w:bookmarkStart w:id="175" w:name="_Hlk148648786"/>
      <w:proofErr w:type="spellStart"/>
      <w:r>
        <w:rPr>
          <w:rFonts w:eastAsia="Times New Roman" w:cs="Times New Roman"/>
          <w:szCs w:val="24"/>
          <w:lang w:val="en-ID"/>
        </w:rPr>
        <w:t>Klasterisasi</w:t>
      </w:r>
      <w:proofErr w:type="spellEnd"/>
      <w:r>
        <w:rPr>
          <w:rFonts w:eastAsia="Times New Roman" w:cs="Times New Roman"/>
          <w:szCs w:val="24"/>
          <w:lang w:val="en-ID"/>
        </w:rPr>
        <w:t xml:space="preserve"> adalah proses pengelompokan kumpulan objek data ke </w:t>
      </w:r>
      <w:proofErr w:type="spellStart"/>
      <w:r>
        <w:rPr>
          <w:rFonts w:eastAsia="Times New Roman" w:cs="Times New Roman"/>
          <w:szCs w:val="24"/>
          <w:lang w:val="en-ID"/>
        </w:rPr>
        <w:t>klaster</w:t>
      </w:r>
      <w:proofErr w:type="spellEnd"/>
      <w:r>
        <w:rPr>
          <w:rFonts w:eastAsia="Times New Roman" w:cs="Times New Roman"/>
          <w:szCs w:val="24"/>
          <w:lang w:val="en-ID"/>
        </w:rPr>
        <w:t xml:space="preserve"> yang memiliki kemiripan dan membedakan yang tidak mirip ke dalam </w:t>
      </w:r>
      <w:proofErr w:type="spellStart"/>
      <w:r>
        <w:rPr>
          <w:rFonts w:eastAsia="Times New Roman" w:cs="Times New Roman"/>
          <w:szCs w:val="24"/>
          <w:lang w:val="en-ID"/>
        </w:rPr>
        <w:t>klaster</w:t>
      </w:r>
      <w:proofErr w:type="spellEnd"/>
      <w:r>
        <w:rPr>
          <w:rFonts w:eastAsia="Times New Roman" w:cs="Times New Roman"/>
          <w:szCs w:val="24"/>
          <w:lang w:val="en-ID"/>
        </w:rPr>
        <w:t xml:space="preserve"> </w:t>
      </w:r>
      <w:proofErr w:type="spellStart"/>
      <w:r>
        <w:rPr>
          <w:rFonts w:eastAsia="Times New Roman" w:cs="Times New Roman"/>
          <w:szCs w:val="24"/>
          <w:lang w:val="en-ID"/>
        </w:rPr>
        <w:t>lain</w:t>
      </w:r>
      <w:proofErr w:type="spellEnd"/>
      <w:r>
        <w:rPr>
          <w:rFonts w:eastAsia="Times New Roman" w:cs="Times New Roman"/>
          <w:szCs w:val="24"/>
          <w:lang w:val="en-ID"/>
        </w:rPr>
        <w:t xml:space="preserve">. Proses ini tidak dilakukan oleh manusia, sedangkan oleh alat </w:t>
      </w:r>
      <w:proofErr w:type="spellStart"/>
      <w:r>
        <w:rPr>
          <w:rFonts w:eastAsia="Times New Roman" w:cs="Times New Roman"/>
          <w:szCs w:val="24"/>
          <w:lang w:val="en-ID"/>
        </w:rPr>
        <w:t>algoritma</w:t>
      </w:r>
      <w:proofErr w:type="spellEnd"/>
      <w:r>
        <w:rPr>
          <w:rFonts w:eastAsia="Times New Roman" w:cs="Times New Roman"/>
          <w:szCs w:val="24"/>
          <w:lang w:val="en-ID"/>
        </w:rPr>
        <w:t xml:space="preserve"> </w:t>
      </w:r>
      <w:proofErr w:type="spellStart"/>
      <w:r>
        <w:rPr>
          <w:rFonts w:eastAsia="Times New Roman" w:cs="Times New Roman"/>
          <w:szCs w:val="24"/>
          <w:lang w:val="en-ID"/>
        </w:rPr>
        <w:t>klasterisasi</w:t>
      </w:r>
      <w:proofErr w:type="spellEnd"/>
      <w:r>
        <w:rPr>
          <w:rFonts w:eastAsia="Times New Roman" w:cs="Times New Roman"/>
          <w:szCs w:val="24"/>
          <w:lang w:val="en-ID"/>
        </w:rPr>
        <w:t xml:space="preserve">. Maka dari itu, </w:t>
      </w:r>
      <w:proofErr w:type="spellStart"/>
      <w:r>
        <w:rPr>
          <w:rFonts w:eastAsia="Times New Roman" w:cs="Times New Roman"/>
          <w:szCs w:val="24"/>
          <w:lang w:val="en-ID"/>
        </w:rPr>
        <w:t>klasterisasi</w:t>
      </w:r>
      <w:proofErr w:type="spellEnd"/>
      <w:r>
        <w:rPr>
          <w:rFonts w:eastAsia="Times New Roman" w:cs="Times New Roman"/>
          <w:szCs w:val="24"/>
          <w:lang w:val="en-ID"/>
        </w:rPr>
        <w:t xml:space="preserve"> berguna untuk penentuan kelompok data yang tidak diketahui sebelumnya (Han </w:t>
      </w:r>
      <w:r>
        <w:rPr>
          <w:rFonts w:eastAsia="Times New Roman" w:cs="Times New Roman"/>
          <w:i/>
          <w:iCs/>
          <w:szCs w:val="24"/>
          <w:lang w:val="en-ID"/>
        </w:rPr>
        <w:t xml:space="preserve">et al. </w:t>
      </w:r>
      <w:r>
        <w:rPr>
          <w:rFonts w:eastAsia="Times New Roman" w:cs="Times New Roman"/>
          <w:szCs w:val="24"/>
          <w:lang w:val="en-ID"/>
        </w:rPr>
        <w:t>2012).</w:t>
      </w:r>
    </w:p>
    <w:p w14:paraId="7E4F8240" w14:textId="1E974AB8" w:rsidR="00363A7B" w:rsidRDefault="00363A7B" w:rsidP="00363A7B">
      <w:pPr>
        <w:spacing w:before="240" w:after="240" w:line="360" w:lineRule="auto"/>
        <w:jc w:val="both"/>
        <w:rPr>
          <w:rFonts w:eastAsia="Times New Roman" w:cs="Times New Roman"/>
          <w:color w:val="000000"/>
          <w:szCs w:val="24"/>
          <w:lang w:val="en-ID"/>
        </w:rPr>
      </w:pPr>
      <w:r>
        <w:rPr>
          <w:rFonts w:eastAsia="Times New Roman" w:cs="Times New Roman"/>
          <w:color w:val="000000"/>
          <w:szCs w:val="24"/>
          <w:lang w:val="en-ID"/>
        </w:rPr>
        <w:t xml:space="preserve">Metode </w:t>
      </w:r>
      <w:proofErr w:type="spellStart"/>
      <w:r>
        <w:rPr>
          <w:rFonts w:eastAsia="Times New Roman" w:cs="Times New Roman"/>
          <w:color w:val="000000"/>
          <w:szCs w:val="24"/>
          <w:lang w:val="en-ID"/>
        </w:rPr>
        <w:t>pengklasteran</w:t>
      </w:r>
      <w:proofErr w:type="spellEnd"/>
      <w:r>
        <w:rPr>
          <w:rFonts w:eastAsia="Times New Roman" w:cs="Times New Roman"/>
          <w:color w:val="000000"/>
          <w:szCs w:val="24"/>
          <w:lang w:val="en-ID"/>
        </w:rPr>
        <w:t xml:space="preserve"> secara umum dapat dikelompokkan ke dalam tabel sesuai dengan</w:t>
      </w:r>
      <w:r w:rsidRPr="00363A7B">
        <w:rPr>
          <w:rFonts w:eastAsia="Times New Roman" w:cs="Times New Roman"/>
          <w:color w:val="000000"/>
          <w:szCs w:val="24"/>
          <w:lang w:val="en-ID"/>
        </w:rPr>
        <w:t xml:space="preserve"> </w:t>
      </w:r>
      <w:r>
        <w:rPr>
          <w:rFonts w:eastAsia="Times New Roman" w:cs="Times New Roman"/>
          <w:color w:val="000000"/>
          <w:szCs w:val="24"/>
          <w:lang w:val="en-ID"/>
        </w:rPr>
        <w:t xml:space="preserve">tabel </w:t>
      </w:r>
      <w:ins w:id="176" w:author="fahmi abdillah" w:date="2022-07-13T23:32:00Z">
        <w:r w:rsidR="00BC3A4C">
          <w:rPr>
            <w:rFonts w:eastAsia="Times New Roman" w:cs="Times New Roman"/>
            <w:color w:val="000000"/>
            <w:szCs w:val="24"/>
            <w:lang w:val="en-ID"/>
          </w:rPr>
          <w:t>2.2</w:t>
        </w:r>
      </w:ins>
      <w:del w:id="177" w:author="fahmi abdillah" w:date="2022-07-13T23:32:00Z">
        <w:r w:rsidDel="00BC3A4C">
          <w:rPr>
            <w:rFonts w:eastAsia="Times New Roman" w:cs="Times New Roman"/>
            <w:color w:val="000000"/>
            <w:szCs w:val="24"/>
            <w:lang w:val="en-ID"/>
          </w:rPr>
          <w:delText xml:space="preserve">xx </w:delText>
        </w:r>
      </w:del>
      <w:r>
        <w:rPr>
          <w:rFonts w:eastAsia="Times New Roman" w:cs="Times New Roman"/>
          <w:color w:val="000000"/>
          <w:szCs w:val="24"/>
          <w:lang w:val="en-ID"/>
        </w:rPr>
        <w:t>.</w:t>
      </w:r>
    </w:p>
    <w:p w14:paraId="2F9FCEFE" w14:textId="34B6716A" w:rsidR="00363A7B" w:rsidDel="00126AA9" w:rsidRDefault="00363A7B" w:rsidP="00363A7B">
      <w:pPr>
        <w:spacing w:before="240" w:after="240" w:line="360" w:lineRule="auto"/>
        <w:jc w:val="center"/>
        <w:rPr>
          <w:del w:id="178" w:author="fahmi abdillah" w:date="2022-07-13T23:11:00Z"/>
          <w:rFonts w:eastAsia="Times New Roman" w:cs="Times New Roman"/>
          <w:color w:val="000000"/>
          <w:szCs w:val="24"/>
          <w:lang w:val="en-ID"/>
        </w:rPr>
      </w:pPr>
      <w:del w:id="179" w:author="fahmi abdillah" w:date="2022-07-13T23:11:00Z">
        <w:r w:rsidDel="00126AA9">
          <w:rPr>
            <w:rFonts w:eastAsia="Times New Roman" w:cs="Times New Roman"/>
            <w:color w:val="000000"/>
            <w:szCs w:val="24"/>
            <w:lang w:val="en-ID"/>
          </w:rPr>
          <w:delText xml:space="preserve">Tabel xx Metode Klasterisasi (Han </w:delText>
        </w:r>
        <w:r w:rsidRPr="00363A7B" w:rsidDel="00126AA9">
          <w:rPr>
            <w:rFonts w:eastAsia="Times New Roman" w:cs="Times New Roman"/>
            <w:i/>
            <w:iCs/>
            <w:color w:val="000000"/>
            <w:szCs w:val="24"/>
            <w:lang w:val="en-ID"/>
          </w:rPr>
          <w:delText>et al.</w:delText>
        </w:r>
        <w:r w:rsidDel="00126AA9">
          <w:rPr>
            <w:rFonts w:eastAsia="Times New Roman" w:cs="Times New Roman"/>
            <w:color w:val="000000"/>
            <w:szCs w:val="24"/>
            <w:lang w:val="en-ID"/>
          </w:rPr>
          <w:delText xml:space="preserve"> 2012)</w:delText>
        </w:r>
      </w:del>
    </w:p>
    <w:p w14:paraId="5DDA281D" w14:textId="60DB4F3B" w:rsidR="00126AA9" w:rsidRPr="005F0D74" w:rsidRDefault="00126AA9">
      <w:pPr>
        <w:pStyle w:val="Caption"/>
        <w:keepNext/>
        <w:jc w:val="center"/>
        <w:rPr>
          <w:ins w:id="180" w:author="fahmi abdillah" w:date="2022-07-13T23:10:00Z"/>
          <w:szCs w:val="24"/>
        </w:rPr>
        <w:pPrChange w:id="181" w:author="fahmi abdillah" w:date="2022-07-13T23:11:00Z">
          <w:pPr/>
        </w:pPrChange>
      </w:pPr>
      <w:bookmarkStart w:id="182" w:name="_Toc134021158"/>
      <w:ins w:id="183" w:author="fahmi abdillah" w:date="2022-07-13T23:10:00Z">
        <w:r w:rsidRPr="00126AA9">
          <w:rPr>
            <w:i w:val="0"/>
            <w:iCs w:val="0"/>
            <w:color w:val="auto"/>
            <w:sz w:val="24"/>
            <w:szCs w:val="24"/>
            <w:rPrChange w:id="184" w:author="fahmi abdillah" w:date="2022-07-13T23:11:00Z">
              <w:rPr/>
            </w:rPrChange>
          </w:rPr>
          <w:t xml:space="preserve">Tabel </w:t>
        </w:r>
      </w:ins>
      <w:ins w:id="185" w:author="fahmi abdillah" w:date="2022-07-13T23:32:00Z">
        <w:r w:rsidR="00BC3A4C">
          <w:rPr>
            <w:i w:val="0"/>
            <w:iCs w:val="0"/>
            <w:color w:val="auto"/>
            <w:sz w:val="24"/>
            <w:szCs w:val="24"/>
            <w:lang w:val="en-US"/>
          </w:rPr>
          <w:t>2</w:t>
        </w:r>
      </w:ins>
      <w:ins w:id="186" w:author="fahmi abdillah" w:date="2022-07-13T23:29:00Z">
        <w:r w:rsidR="00044A65">
          <w:rPr>
            <w:i w:val="0"/>
            <w:iCs w:val="0"/>
            <w:color w:val="auto"/>
            <w:sz w:val="24"/>
            <w:szCs w:val="24"/>
          </w:rPr>
          <w:t>.</w:t>
        </w:r>
      </w:ins>
      <w:r w:rsidR="00AA3164">
        <w:rPr>
          <w:i w:val="0"/>
          <w:iCs w:val="0"/>
          <w:color w:val="auto"/>
          <w:sz w:val="24"/>
          <w:szCs w:val="24"/>
        </w:rPr>
        <w:fldChar w:fldCharType="begin"/>
      </w:r>
      <w:r w:rsidR="00AA3164">
        <w:rPr>
          <w:i w:val="0"/>
          <w:iCs w:val="0"/>
          <w:color w:val="auto"/>
          <w:sz w:val="24"/>
          <w:szCs w:val="24"/>
        </w:rPr>
        <w:instrText xml:space="preserve"> STYLEREF 1 \s </w:instrText>
      </w:r>
      <w:r w:rsidR="00AA3164">
        <w:rPr>
          <w:i w:val="0"/>
          <w:iCs w:val="0"/>
          <w:color w:val="auto"/>
          <w:sz w:val="24"/>
          <w:szCs w:val="24"/>
        </w:rPr>
        <w:fldChar w:fldCharType="separate"/>
      </w:r>
      <w:r w:rsidR="00AA3164">
        <w:rPr>
          <w:i w:val="0"/>
          <w:iCs w:val="0"/>
          <w:noProof/>
          <w:color w:val="auto"/>
          <w:sz w:val="24"/>
          <w:szCs w:val="24"/>
        </w:rPr>
        <w:t>0</w:t>
      </w:r>
      <w:r w:rsidR="00AA3164">
        <w:rPr>
          <w:i w:val="0"/>
          <w:iCs w:val="0"/>
          <w:color w:val="auto"/>
          <w:sz w:val="24"/>
          <w:szCs w:val="24"/>
        </w:rPr>
        <w:fldChar w:fldCharType="end"/>
      </w:r>
      <w:r w:rsidR="00AA3164">
        <w:rPr>
          <w:i w:val="0"/>
          <w:iCs w:val="0"/>
          <w:color w:val="auto"/>
          <w:sz w:val="24"/>
          <w:szCs w:val="24"/>
        </w:rPr>
        <w:t>.</w:t>
      </w:r>
      <w:r w:rsidR="00AA3164">
        <w:rPr>
          <w:i w:val="0"/>
          <w:iCs w:val="0"/>
          <w:color w:val="auto"/>
          <w:sz w:val="24"/>
          <w:szCs w:val="24"/>
        </w:rPr>
        <w:fldChar w:fldCharType="begin"/>
      </w:r>
      <w:r w:rsidR="00AA3164">
        <w:rPr>
          <w:i w:val="0"/>
          <w:iCs w:val="0"/>
          <w:color w:val="auto"/>
          <w:sz w:val="24"/>
          <w:szCs w:val="24"/>
        </w:rPr>
        <w:instrText xml:space="preserve"> SEQ Tabel \* ARABIC \s 1 </w:instrText>
      </w:r>
      <w:r w:rsidR="00AA3164">
        <w:rPr>
          <w:i w:val="0"/>
          <w:iCs w:val="0"/>
          <w:color w:val="auto"/>
          <w:sz w:val="24"/>
          <w:szCs w:val="24"/>
        </w:rPr>
        <w:fldChar w:fldCharType="separate"/>
      </w:r>
      <w:r w:rsidR="00AA3164">
        <w:rPr>
          <w:i w:val="0"/>
          <w:iCs w:val="0"/>
          <w:noProof/>
          <w:color w:val="auto"/>
          <w:sz w:val="24"/>
          <w:szCs w:val="24"/>
        </w:rPr>
        <w:t>2</w:t>
      </w:r>
      <w:r w:rsidR="00AA3164">
        <w:rPr>
          <w:i w:val="0"/>
          <w:iCs w:val="0"/>
          <w:color w:val="auto"/>
          <w:sz w:val="24"/>
          <w:szCs w:val="24"/>
        </w:rPr>
        <w:fldChar w:fldCharType="end"/>
      </w:r>
      <w:ins w:id="187" w:author="fahmi abdillah" w:date="2022-07-13T23:10:00Z">
        <w:r w:rsidRPr="00126AA9">
          <w:rPr>
            <w:i w:val="0"/>
            <w:iCs w:val="0"/>
            <w:color w:val="auto"/>
            <w:sz w:val="24"/>
            <w:szCs w:val="24"/>
            <w:lang w:val="en-US"/>
            <w:rPrChange w:id="188" w:author="fahmi abdillah" w:date="2022-07-13T23:11:00Z">
              <w:rPr>
                <w:lang w:val="en-US"/>
              </w:rPr>
            </w:rPrChange>
          </w:rPr>
          <w:t xml:space="preserve"> </w:t>
        </w:r>
        <w:r w:rsidRPr="00126AA9">
          <w:rPr>
            <w:i w:val="0"/>
            <w:iCs w:val="0"/>
            <w:color w:val="auto"/>
            <w:sz w:val="24"/>
            <w:szCs w:val="24"/>
            <w:lang w:val="en-US"/>
            <w:rPrChange w:id="189" w:author="fahmi abdillah" w:date="2022-07-13T23:11:00Z">
              <w:rPr>
                <w:i/>
                <w:iCs/>
                <w:lang w:val="en-US"/>
              </w:rPr>
            </w:rPrChange>
          </w:rPr>
          <w:t xml:space="preserve">Metode </w:t>
        </w:r>
        <w:proofErr w:type="spellStart"/>
        <w:r w:rsidRPr="00126AA9">
          <w:rPr>
            <w:i w:val="0"/>
            <w:iCs w:val="0"/>
            <w:color w:val="auto"/>
            <w:sz w:val="24"/>
            <w:szCs w:val="24"/>
            <w:lang w:val="en-US"/>
            <w:rPrChange w:id="190" w:author="fahmi abdillah" w:date="2022-07-13T23:11:00Z">
              <w:rPr>
                <w:i/>
                <w:iCs/>
                <w:lang w:val="en-US"/>
              </w:rPr>
            </w:rPrChange>
          </w:rPr>
          <w:t>Klasterisasi</w:t>
        </w:r>
        <w:proofErr w:type="spellEnd"/>
        <w:r w:rsidRPr="00126AA9">
          <w:rPr>
            <w:i w:val="0"/>
            <w:iCs w:val="0"/>
            <w:color w:val="auto"/>
            <w:sz w:val="24"/>
            <w:szCs w:val="24"/>
            <w:lang w:val="en-US"/>
            <w:rPrChange w:id="191" w:author="fahmi abdillah" w:date="2022-07-13T23:11:00Z">
              <w:rPr>
                <w:i/>
                <w:iCs/>
                <w:lang w:val="en-US"/>
              </w:rPr>
            </w:rPrChange>
          </w:rPr>
          <w:t xml:space="preserve"> (Han </w:t>
        </w:r>
        <w:r w:rsidRPr="00126AA9">
          <w:rPr>
            <w:color w:val="auto"/>
            <w:sz w:val="24"/>
            <w:szCs w:val="24"/>
            <w:lang w:val="en-US"/>
            <w:rPrChange w:id="192" w:author="fahmi abdillah" w:date="2022-07-13T23:11:00Z">
              <w:rPr>
                <w:lang w:val="en-US"/>
              </w:rPr>
            </w:rPrChange>
          </w:rPr>
          <w:t xml:space="preserve">et al. </w:t>
        </w:r>
        <w:r w:rsidRPr="00126AA9">
          <w:rPr>
            <w:i w:val="0"/>
            <w:iCs w:val="0"/>
            <w:color w:val="auto"/>
            <w:sz w:val="24"/>
            <w:szCs w:val="24"/>
            <w:lang w:val="en-US"/>
            <w:rPrChange w:id="193" w:author="fahmi abdillah" w:date="2022-07-13T23:11:00Z">
              <w:rPr>
                <w:i/>
                <w:iCs/>
                <w:lang w:val="en-US"/>
              </w:rPr>
            </w:rPrChange>
          </w:rPr>
          <w:t>2012)</w:t>
        </w:r>
        <w:bookmarkEnd w:id="182"/>
      </w:ins>
    </w:p>
    <w:tbl>
      <w:tblPr>
        <w:tblStyle w:val="TableGrid"/>
        <w:tblW w:w="8500" w:type="dxa"/>
        <w:tblLook w:val="04A0" w:firstRow="1" w:lastRow="0" w:firstColumn="1" w:lastColumn="0" w:noHBand="0" w:noVBand="1"/>
      </w:tblPr>
      <w:tblGrid>
        <w:gridCol w:w="1838"/>
        <w:gridCol w:w="3969"/>
        <w:gridCol w:w="2693"/>
      </w:tblGrid>
      <w:tr w:rsidR="00363A7B" w14:paraId="6DC3E2DF" w14:textId="77777777" w:rsidTr="00DF001B">
        <w:tc>
          <w:tcPr>
            <w:tcW w:w="1838" w:type="dxa"/>
          </w:tcPr>
          <w:p w14:paraId="182DC83E" w14:textId="35CC72CB" w:rsidR="00363A7B" w:rsidRDefault="00363A7B" w:rsidP="00363A7B">
            <w:pPr>
              <w:spacing w:before="240" w:after="240" w:line="360" w:lineRule="auto"/>
              <w:jc w:val="center"/>
              <w:rPr>
                <w:rFonts w:eastAsia="Times New Roman" w:cs="Times New Roman"/>
                <w:szCs w:val="24"/>
                <w:lang w:val="en-ID"/>
              </w:rPr>
            </w:pPr>
            <w:r>
              <w:rPr>
                <w:rFonts w:eastAsia="Times New Roman" w:cs="Times New Roman"/>
                <w:szCs w:val="24"/>
                <w:lang w:val="en-ID"/>
              </w:rPr>
              <w:t>Metode</w:t>
            </w:r>
          </w:p>
        </w:tc>
        <w:tc>
          <w:tcPr>
            <w:tcW w:w="3969" w:type="dxa"/>
          </w:tcPr>
          <w:p w14:paraId="2F67A600" w14:textId="1A870D75" w:rsidR="00363A7B" w:rsidRDefault="00363A7B" w:rsidP="00363A7B">
            <w:pPr>
              <w:spacing w:before="240" w:after="240" w:line="360" w:lineRule="auto"/>
              <w:jc w:val="center"/>
              <w:rPr>
                <w:rFonts w:eastAsia="Times New Roman" w:cs="Times New Roman"/>
                <w:szCs w:val="24"/>
                <w:lang w:val="en-ID"/>
              </w:rPr>
            </w:pPr>
            <w:r>
              <w:rPr>
                <w:rFonts w:eastAsia="Times New Roman" w:cs="Times New Roman"/>
                <w:szCs w:val="24"/>
                <w:lang w:val="en-ID"/>
              </w:rPr>
              <w:t>Karakteristik Umum</w:t>
            </w:r>
          </w:p>
        </w:tc>
        <w:tc>
          <w:tcPr>
            <w:tcW w:w="2693" w:type="dxa"/>
          </w:tcPr>
          <w:p w14:paraId="36581FAC" w14:textId="5FA3FD34" w:rsidR="00363A7B" w:rsidRDefault="00363A7B" w:rsidP="00363A7B">
            <w:pPr>
              <w:spacing w:before="240" w:after="240" w:line="360" w:lineRule="auto"/>
              <w:jc w:val="center"/>
              <w:rPr>
                <w:rFonts w:eastAsia="Times New Roman" w:cs="Times New Roman"/>
                <w:szCs w:val="24"/>
                <w:lang w:val="en-ID"/>
              </w:rPr>
            </w:pPr>
            <w:r>
              <w:rPr>
                <w:rFonts w:eastAsia="Times New Roman" w:cs="Times New Roman"/>
                <w:szCs w:val="24"/>
                <w:lang w:val="en-ID"/>
              </w:rPr>
              <w:t xml:space="preserve">Contoh </w:t>
            </w:r>
            <w:proofErr w:type="spellStart"/>
            <w:r>
              <w:rPr>
                <w:rFonts w:eastAsia="Times New Roman" w:cs="Times New Roman"/>
                <w:szCs w:val="24"/>
                <w:lang w:val="en-ID"/>
              </w:rPr>
              <w:t>Algoritma</w:t>
            </w:r>
            <w:proofErr w:type="spellEnd"/>
          </w:p>
        </w:tc>
      </w:tr>
      <w:tr w:rsidR="00363A7B" w14:paraId="41D23E3F" w14:textId="77777777" w:rsidTr="00DF001B">
        <w:tc>
          <w:tcPr>
            <w:tcW w:w="1838" w:type="dxa"/>
          </w:tcPr>
          <w:p w14:paraId="0EE3799A" w14:textId="21C4113F" w:rsidR="00363A7B" w:rsidRDefault="00363A7B" w:rsidP="00363A7B">
            <w:pPr>
              <w:spacing w:before="240" w:after="240" w:line="360" w:lineRule="auto"/>
              <w:jc w:val="center"/>
              <w:rPr>
                <w:rFonts w:eastAsia="Times New Roman" w:cs="Times New Roman"/>
                <w:szCs w:val="24"/>
                <w:lang w:val="en-ID"/>
              </w:rPr>
            </w:pPr>
            <w:r>
              <w:rPr>
                <w:rFonts w:eastAsia="Times New Roman" w:cs="Times New Roman"/>
                <w:szCs w:val="24"/>
                <w:lang w:val="en-ID"/>
              </w:rPr>
              <w:t>Metode Partisi</w:t>
            </w:r>
          </w:p>
        </w:tc>
        <w:tc>
          <w:tcPr>
            <w:tcW w:w="3969" w:type="dxa"/>
          </w:tcPr>
          <w:p w14:paraId="3C83DA5A" w14:textId="77777777" w:rsidR="00363A7B" w:rsidRDefault="00363A7B" w:rsidP="00363A7B">
            <w:pPr>
              <w:pStyle w:val="ListParagraph"/>
              <w:numPr>
                <w:ilvl w:val="0"/>
                <w:numId w:val="5"/>
              </w:numPr>
              <w:spacing w:before="240" w:after="240" w:line="360" w:lineRule="auto"/>
              <w:rPr>
                <w:rFonts w:eastAsia="Times New Roman" w:cs="Times New Roman"/>
                <w:szCs w:val="24"/>
                <w:lang w:val="en-ID"/>
              </w:rPr>
            </w:pPr>
            <w:r>
              <w:rPr>
                <w:rFonts w:eastAsia="Times New Roman" w:cs="Times New Roman"/>
                <w:szCs w:val="24"/>
                <w:lang w:val="en-ID"/>
              </w:rPr>
              <w:t xml:space="preserve">Mencari </w:t>
            </w:r>
            <w:proofErr w:type="spellStart"/>
            <w:r>
              <w:rPr>
                <w:rFonts w:eastAsia="Times New Roman" w:cs="Times New Roman"/>
                <w:szCs w:val="24"/>
                <w:lang w:val="en-ID"/>
              </w:rPr>
              <w:t>klaster</w:t>
            </w:r>
            <w:proofErr w:type="spellEnd"/>
            <w:r>
              <w:rPr>
                <w:rFonts w:eastAsia="Times New Roman" w:cs="Times New Roman"/>
                <w:szCs w:val="24"/>
                <w:lang w:val="en-ID"/>
              </w:rPr>
              <w:t xml:space="preserve"> eksklusif yang mirip</w:t>
            </w:r>
          </w:p>
          <w:p w14:paraId="763B4D4B" w14:textId="77777777" w:rsidR="00363A7B" w:rsidRDefault="00363A7B" w:rsidP="00363A7B">
            <w:pPr>
              <w:pStyle w:val="ListParagraph"/>
              <w:numPr>
                <w:ilvl w:val="0"/>
                <w:numId w:val="5"/>
              </w:numPr>
              <w:spacing w:before="240" w:after="240" w:line="360" w:lineRule="auto"/>
              <w:rPr>
                <w:rFonts w:eastAsia="Times New Roman" w:cs="Times New Roman"/>
                <w:szCs w:val="24"/>
                <w:lang w:val="en-ID"/>
              </w:rPr>
            </w:pPr>
            <w:r>
              <w:rPr>
                <w:rFonts w:eastAsia="Times New Roman" w:cs="Times New Roman"/>
                <w:szCs w:val="24"/>
                <w:lang w:val="en-ID"/>
              </w:rPr>
              <w:t>Berbasis jarak</w:t>
            </w:r>
          </w:p>
          <w:p w14:paraId="07D25963" w14:textId="77777777" w:rsidR="00363A7B" w:rsidRDefault="00363A7B" w:rsidP="00363A7B">
            <w:pPr>
              <w:pStyle w:val="ListParagraph"/>
              <w:numPr>
                <w:ilvl w:val="0"/>
                <w:numId w:val="5"/>
              </w:numPr>
              <w:spacing w:before="240" w:after="240" w:line="360" w:lineRule="auto"/>
              <w:rPr>
                <w:rFonts w:eastAsia="Times New Roman" w:cs="Times New Roman"/>
                <w:szCs w:val="24"/>
                <w:lang w:val="en-ID"/>
              </w:rPr>
            </w:pPr>
            <w:r>
              <w:rPr>
                <w:rFonts w:eastAsia="Times New Roman" w:cs="Times New Roman"/>
                <w:szCs w:val="24"/>
                <w:lang w:val="en-ID"/>
              </w:rPr>
              <w:lastRenderedPageBreak/>
              <w:t xml:space="preserve">Menggunakan rata-rata atau medoid, untuk menggambarkan pusat </w:t>
            </w:r>
            <w:proofErr w:type="spellStart"/>
            <w:r>
              <w:rPr>
                <w:rFonts w:eastAsia="Times New Roman" w:cs="Times New Roman"/>
                <w:szCs w:val="24"/>
                <w:lang w:val="en-ID"/>
              </w:rPr>
              <w:t>klaster</w:t>
            </w:r>
            <w:proofErr w:type="spellEnd"/>
          </w:p>
          <w:p w14:paraId="47BCD4B3" w14:textId="5C4F97B3" w:rsidR="00363A7B" w:rsidRPr="00363A7B" w:rsidRDefault="00363A7B" w:rsidP="00363A7B">
            <w:pPr>
              <w:pStyle w:val="ListParagraph"/>
              <w:numPr>
                <w:ilvl w:val="0"/>
                <w:numId w:val="5"/>
              </w:numPr>
              <w:spacing w:before="240" w:after="240" w:line="360" w:lineRule="auto"/>
              <w:rPr>
                <w:rFonts w:eastAsia="Times New Roman" w:cs="Times New Roman"/>
                <w:szCs w:val="24"/>
                <w:lang w:val="en-ID"/>
              </w:rPr>
            </w:pPr>
            <w:r>
              <w:rPr>
                <w:rFonts w:eastAsia="Times New Roman" w:cs="Times New Roman"/>
                <w:szCs w:val="24"/>
                <w:lang w:val="en-ID"/>
              </w:rPr>
              <w:t>Efektif untuk kumpulan data kecil hingga menengah</w:t>
            </w:r>
          </w:p>
        </w:tc>
        <w:tc>
          <w:tcPr>
            <w:tcW w:w="2693" w:type="dxa"/>
          </w:tcPr>
          <w:p w14:paraId="37F432ED" w14:textId="77777777" w:rsidR="00363A7B" w:rsidRDefault="00363A7B" w:rsidP="00363A7B">
            <w:pPr>
              <w:spacing w:before="240" w:after="240" w:line="360" w:lineRule="auto"/>
              <w:rPr>
                <w:rFonts w:eastAsia="Times New Roman" w:cs="Times New Roman"/>
                <w:szCs w:val="24"/>
                <w:lang w:val="en-ID"/>
              </w:rPr>
            </w:pPr>
            <w:r>
              <w:rPr>
                <w:rFonts w:eastAsia="Times New Roman" w:cs="Times New Roman"/>
                <w:szCs w:val="24"/>
                <w:lang w:val="en-ID"/>
              </w:rPr>
              <w:lastRenderedPageBreak/>
              <w:t>1. K-Means</w:t>
            </w:r>
          </w:p>
          <w:p w14:paraId="3238A301" w14:textId="16871097" w:rsidR="00363A7B" w:rsidRDefault="00363A7B" w:rsidP="00363A7B">
            <w:pPr>
              <w:spacing w:before="240" w:after="240" w:line="360" w:lineRule="auto"/>
              <w:rPr>
                <w:rFonts w:eastAsia="Times New Roman" w:cs="Times New Roman"/>
                <w:szCs w:val="24"/>
                <w:lang w:val="en-ID"/>
              </w:rPr>
            </w:pPr>
            <w:r>
              <w:rPr>
                <w:rFonts w:eastAsia="Times New Roman" w:cs="Times New Roman"/>
                <w:szCs w:val="24"/>
                <w:lang w:val="en-ID"/>
              </w:rPr>
              <w:t>2. K-Medoids</w:t>
            </w:r>
          </w:p>
        </w:tc>
      </w:tr>
      <w:tr w:rsidR="00363A7B" w14:paraId="40B860D6" w14:textId="77777777" w:rsidTr="00DF001B">
        <w:tc>
          <w:tcPr>
            <w:tcW w:w="1838" w:type="dxa"/>
          </w:tcPr>
          <w:p w14:paraId="39AACB68" w14:textId="02FB80A5" w:rsidR="00363A7B" w:rsidRDefault="00363A7B" w:rsidP="00363A7B">
            <w:pPr>
              <w:spacing w:before="240" w:after="240" w:line="360" w:lineRule="auto"/>
              <w:jc w:val="center"/>
              <w:rPr>
                <w:rFonts w:eastAsia="Times New Roman" w:cs="Times New Roman"/>
                <w:szCs w:val="24"/>
                <w:lang w:val="en-ID"/>
              </w:rPr>
            </w:pPr>
            <w:r>
              <w:rPr>
                <w:rFonts w:eastAsia="Times New Roman" w:cs="Times New Roman"/>
                <w:szCs w:val="24"/>
                <w:lang w:val="en-ID"/>
              </w:rPr>
              <w:t>Metode Hierarki</w:t>
            </w:r>
          </w:p>
        </w:tc>
        <w:tc>
          <w:tcPr>
            <w:tcW w:w="3969" w:type="dxa"/>
          </w:tcPr>
          <w:p w14:paraId="0DE2BFD7" w14:textId="77777777" w:rsidR="00363A7B" w:rsidRDefault="00363A7B" w:rsidP="00363A7B">
            <w:pPr>
              <w:pStyle w:val="ListParagraph"/>
              <w:numPr>
                <w:ilvl w:val="0"/>
                <w:numId w:val="6"/>
              </w:numPr>
              <w:spacing w:before="240" w:after="240" w:line="360" w:lineRule="auto"/>
              <w:rPr>
                <w:rFonts w:eastAsia="Times New Roman" w:cs="Times New Roman"/>
                <w:szCs w:val="24"/>
                <w:lang w:val="en-ID"/>
              </w:rPr>
            </w:pPr>
            <w:proofErr w:type="spellStart"/>
            <w:r>
              <w:rPr>
                <w:rFonts w:eastAsia="Times New Roman" w:cs="Times New Roman"/>
                <w:szCs w:val="24"/>
                <w:lang w:val="en-ID"/>
              </w:rPr>
              <w:t>Klasterisasi</w:t>
            </w:r>
            <w:proofErr w:type="spellEnd"/>
            <w:r>
              <w:rPr>
                <w:rFonts w:eastAsia="Times New Roman" w:cs="Times New Roman"/>
                <w:szCs w:val="24"/>
                <w:lang w:val="en-ID"/>
              </w:rPr>
              <w:t xml:space="preserve"> dekomposisi hierarki</w:t>
            </w:r>
          </w:p>
          <w:p w14:paraId="6CF3B166" w14:textId="5D01A622" w:rsidR="00363A7B" w:rsidRDefault="00363A7B" w:rsidP="00363A7B">
            <w:pPr>
              <w:pStyle w:val="ListParagraph"/>
              <w:numPr>
                <w:ilvl w:val="0"/>
                <w:numId w:val="6"/>
              </w:numPr>
              <w:spacing w:before="240" w:after="240" w:line="360" w:lineRule="auto"/>
              <w:rPr>
                <w:rFonts w:eastAsia="Times New Roman" w:cs="Times New Roman"/>
                <w:szCs w:val="24"/>
                <w:lang w:val="en-ID"/>
              </w:rPr>
            </w:pPr>
            <w:r>
              <w:rPr>
                <w:rFonts w:eastAsia="Times New Roman" w:cs="Times New Roman"/>
                <w:szCs w:val="24"/>
                <w:lang w:val="en-ID"/>
              </w:rPr>
              <w:t>Tidak dapat memperbaiki penggabungan dan pemisahan yang salah</w:t>
            </w:r>
          </w:p>
          <w:p w14:paraId="684A2A6C" w14:textId="22C9AFA8" w:rsidR="00363A7B" w:rsidRPr="00363A7B" w:rsidRDefault="00363A7B" w:rsidP="00363A7B">
            <w:pPr>
              <w:pStyle w:val="ListParagraph"/>
              <w:numPr>
                <w:ilvl w:val="0"/>
                <w:numId w:val="6"/>
              </w:numPr>
              <w:spacing w:before="240" w:after="240" w:line="360" w:lineRule="auto"/>
              <w:rPr>
                <w:rFonts w:eastAsia="Times New Roman" w:cs="Times New Roman"/>
                <w:szCs w:val="24"/>
                <w:lang w:val="en-ID"/>
              </w:rPr>
            </w:pPr>
            <w:r>
              <w:rPr>
                <w:rFonts w:eastAsia="Times New Roman" w:cs="Times New Roman"/>
                <w:szCs w:val="24"/>
                <w:lang w:val="en-ID"/>
              </w:rPr>
              <w:t xml:space="preserve">Menggabungkan teknik lainnya seperti </w:t>
            </w:r>
            <w:proofErr w:type="spellStart"/>
            <w:r>
              <w:rPr>
                <w:rFonts w:eastAsia="Times New Roman" w:cs="Times New Roman"/>
                <w:szCs w:val="24"/>
                <w:lang w:val="en-ID"/>
              </w:rPr>
              <w:t>klasterisasi</w:t>
            </w:r>
            <w:proofErr w:type="spellEnd"/>
            <w:r>
              <w:rPr>
                <w:rFonts w:eastAsia="Times New Roman" w:cs="Times New Roman"/>
                <w:szCs w:val="24"/>
                <w:lang w:val="en-ID"/>
              </w:rPr>
              <w:t xml:space="preserve"> mikro atau keterhubungan objek</w:t>
            </w:r>
          </w:p>
        </w:tc>
        <w:tc>
          <w:tcPr>
            <w:tcW w:w="2693" w:type="dxa"/>
          </w:tcPr>
          <w:p w14:paraId="21E5E640" w14:textId="77777777" w:rsidR="00363A7B" w:rsidRDefault="00363A7B" w:rsidP="00363A7B">
            <w:pPr>
              <w:spacing w:before="240" w:after="240" w:line="360" w:lineRule="auto"/>
              <w:rPr>
                <w:rFonts w:eastAsia="Times New Roman" w:cs="Times New Roman"/>
                <w:szCs w:val="24"/>
                <w:lang w:val="en-ID"/>
              </w:rPr>
            </w:pPr>
            <w:r>
              <w:rPr>
                <w:rFonts w:eastAsia="Times New Roman" w:cs="Times New Roman"/>
                <w:szCs w:val="24"/>
                <w:lang w:val="en-ID"/>
              </w:rPr>
              <w:t xml:space="preserve">1. </w:t>
            </w:r>
            <w:proofErr w:type="spellStart"/>
            <w:r>
              <w:rPr>
                <w:rFonts w:eastAsia="Times New Roman" w:cs="Times New Roman"/>
                <w:szCs w:val="24"/>
                <w:lang w:val="en-ID"/>
              </w:rPr>
              <w:t>Klasterisasi</w:t>
            </w:r>
            <w:proofErr w:type="spellEnd"/>
            <w:r>
              <w:rPr>
                <w:rFonts w:eastAsia="Times New Roman" w:cs="Times New Roman"/>
                <w:szCs w:val="24"/>
                <w:lang w:val="en-ID"/>
              </w:rPr>
              <w:t xml:space="preserve"> </w:t>
            </w:r>
            <w:proofErr w:type="spellStart"/>
            <w:r>
              <w:rPr>
                <w:rFonts w:eastAsia="Times New Roman" w:cs="Times New Roman"/>
                <w:szCs w:val="24"/>
                <w:lang w:val="en-ID"/>
              </w:rPr>
              <w:t>Aglomeratif</w:t>
            </w:r>
            <w:proofErr w:type="spellEnd"/>
            <w:r>
              <w:rPr>
                <w:rFonts w:eastAsia="Times New Roman" w:cs="Times New Roman"/>
                <w:szCs w:val="24"/>
                <w:lang w:val="en-ID"/>
              </w:rPr>
              <w:t>/</w:t>
            </w:r>
            <w:proofErr w:type="spellStart"/>
            <w:r>
              <w:rPr>
                <w:rFonts w:eastAsia="Times New Roman" w:cs="Times New Roman"/>
                <w:szCs w:val="24"/>
                <w:lang w:val="en-ID"/>
              </w:rPr>
              <w:t>Divisif</w:t>
            </w:r>
            <w:proofErr w:type="spellEnd"/>
          </w:p>
          <w:p w14:paraId="29FF6718" w14:textId="77777777" w:rsidR="00363A7B" w:rsidRDefault="00363A7B" w:rsidP="00363A7B">
            <w:pPr>
              <w:spacing w:before="240" w:after="240" w:line="360" w:lineRule="auto"/>
              <w:rPr>
                <w:rFonts w:eastAsia="Times New Roman" w:cs="Times New Roman"/>
                <w:szCs w:val="24"/>
                <w:lang w:val="en-ID"/>
              </w:rPr>
            </w:pPr>
            <w:r>
              <w:rPr>
                <w:rFonts w:eastAsia="Times New Roman" w:cs="Times New Roman"/>
                <w:szCs w:val="24"/>
                <w:lang w:val="en-ID"/>
              </w:rPr>
              <w:t>2. Pengukuran jarak</w:t>
            </w:r>
          </w:p>
          <w:p w14:paraId="348F6344" w14:textId="77777777" w:rsidR="00363A7B" w:rsidRDefault="00363A7B" w:rsidP="00363A7B">
            <w:pPr>
              <w:spacing w:before="240" w:after="240" w:line="360" w:lineRule="auto"/>
              <w:rPr>
                <w:rFonts w:eastAsia="Times New Roman" w:cs="Times New Roman"/>
                <w:i/>
                <w:iCs/>
                <w:szCs w:val="24"/>
                <w:lang w:val="en-ID"/>
              </w:rPr>
            </w:pPr>
            <w:r>
              <w:rPr>
                <w:rFonts w:eastAsia="Times New Roman" w:cs="Times New Roman"/>
                <w:szCs w:val="24"/>
                <w:lang w:val="en-ID"/>
              </w:rPr>
              <w:t xml:space="preserve">3. </w:t>
            </w:r>
            <w:r>
              <w:rPr>
                <w:rFonts w:eastAsia="Times New Roman" w:cs="Times New Roman"/>
                <w:i/>
                <w:iCs/>
                <w:szCs w:val="24"/>
                <w:lang w:val="en-ID"/>
              </w:rPr>
              <w:t>Balanced Iterative Reducing and Clustering (BIRD)</w:t>
            </w:r>
          </w:p>
          <w:p w14:paraId="5EE6D831" w14:textId="77777777" w:rsidR="00363A7B" w:rsidRDefault="00363A7B" w:rsidP="00363A7B">
            <w:pPr>
              <w:spacing w:before="240" w:after="240" w:line="360" w:lineRule="auto"/>
              <w:rPr>
                <w:rFonts w:eastAsia="Times New Roman" w:cs="Times New Roman"/>
                <w:i/>
                <w:iCs/>
                <w:szCs w:val="24"/>
                <w:lang w:val="en-ID"/>
              </w:rPr>
            </w:pPr>
            <w:r>
              <w:rPr>
                <w:rFonts w:eastAsia="Times New Roman" w:cs="Times New Roman"/>
                <w:szCs w:val="24"/>
                <w:lang w:val="en-ID"/>
              </w:rPr>
              <w:t xml:space="preserve">4. </w:t>
            </w:r>
            <w:r>
              <w:rPr>
                <w:rFonts w:eastAsia="Times New Roman" w:cs="Times New Roman"/>
                <w:i/>
                <w:iCs/>
                <w:szCs w:val="24"/>
                <w:lang w:val="en-ID"/>
              </w:rPr>
              <w:t>Chameleon</w:t>
            </w:r>
          </w:p>
          <w:p w14:paraId="004A62AE" w14:textId="57D63F5F" w:rsidR="00363A7B" w:rsidRPr="00363A7B" w:rsidRDefault="00363A7B" w:rsidP="00363A7B">
            <w:pPr>
              <w:spacing w:before="240" w:after="240" w:line="360" w:lineRule="auto"/>
              <w:rPr>
                <w:rFonts w:eastAsia="Times New Roman" w:cs="Times New Roman"/>
                <w:szCs w:val="24"/>
                <w:lang w:val="en-ID"/>
              </w:rPr>
            </w:pPr>
            <w:r>
              <w:rPr>
                <w:rFonts w:eastAsia="Times New Roman" w:cs="Times New Roman"/>
                <w:szCs w:val="24"/>
                <w:lang w:val="en-ID"/>
              </w:rPr>
              <w:t xml:space="preserve">5. </w:t>
            </w:r>
            <w:proofErr w:type="spellStart"/>
            <w:r>
              <w:rPr>
                <w:rFonts w:eastAsia="Times New Roman" w:cs="Times New Roman"/>
                <w:szCs w:val="24"/>
                <w:lang w:val="en-ID"/>
              </w:rPr>
              <w:t>Klasterisasi</w:t>
            </w:r>
            <w:proofErr w:type="spellEnd"/>
            <w:r>
              <w:rPr>
                <w:rFonts w:eastAsia="Times New Roman" w:cs="Times New Roman"/>
                <w:szCs w:val="24"/>
                <w:lang w:val="en-ID"/>
              </w:rPr>
              <w:t xml:space="preserve"> hierarki </w:t>
            </w:r>
            <w:proofErr w:type="spellStart"/>
            <w:r>
              <w:rPr>
                <w:rFonts w:eastAsia="Times New Roman" w:cs="Times New Roman"/>
                <w:szCs w:val="24"/>
                <w:lang w:val="en-ID"/>
              </w:rPr>
              <w:t>probabilistik</w:t>
            </w:r>
            <w:proofErr w:type="spellEnd"/>
          </w:p>
        </w:tc>
      </w:tr>
      <w:tr w:rsidR="00363A7B" w14:paraId="55D60800" w14:textId="77777777" w:rsidTr="00DF001B">
        <w:tc>
          <w:tcPr>
            <w:tcW w:w="1838" w:type="dxa"/>
          </w:tcPr>
          <w:p w14:paraId="7C67D159" w14:textId="2D72DE26" w:rsidR="00363A7B" w:rsidRDefault="005B44A1" w:rsidP="00363A7B">
            <w:pPr>
              <w:spacing w:before="240" w:after="240" w:line="360" w:lineRule="auto"/>
              <w:jc w:val="center"/>
              <w:rPr>
                <w:rFonts w:eastAsia="Times New Roman" w:cs="Times New Roman"/>
                <w:szCs w:val="24"/>
                <w:lang w:val="en-ID"/>
              </w:rPr>
            </w:pPr>
            <w:r>
              <w:rPr>
                <w:rFonts w:eastAsia="Times New Roman" w:cs="Times New Roman"/>
                <w:szCs w:val="24"/>
                <w:lang w:val="en-ID"/>
              </w:rPr>
              <w:t>Metode Berbasis Kepadatan</w:t>
            </w:r>
          </w:p>
        </w:tc>
        <w:tc>
          <w:tcPr>
            <w:tcW w:w="3969" w:type="dxa"/>
          </w:tcPr>
          <w:p w14:paraId="16D17290" w14:textId="77777777" w:rsidR="00363A7B" w:rsidRDefault="00DF001B" w:rsidP="00DF001B">
            <w:pPr>
              <w:pStyle w:val="ListParagraph"/>
              <w:numPr>
                <w:ilvl w:val="0"/>
                <w:numId w:val="7"/>
              </w:numPr>
              <w:spacing w:before="240" w:after="240" w:line="360" w:lineRule="auto"/>
              <w:rPr>
                <w:rFonts w:eastAsia="Times New Roman" w:cs="Times New Roman"/>
                <w:szCs w:val="24"/>
                <w:lang w:val="en-ID"/>
              </w:rPr>
            </w:pPr>
            <w:r>
              <w:rPr>
                <w:rFonts w:eastAsia="Times New Roman" w:cs="Times New Roman"/>
                <w:szCs w:val="24"/>
                <w:lang w:val="en-ID"/>
              </w:rPr>
              <w:t xml:space="preserve">Dapat menentukan </w:t>
            </w:r>
            <w:proofErr w:type="spellStart"/>
            <w:r>
              <w:rPr>
                <w:rFonts w:eastAsia="Times New Roman" w:cs="Times New Roman"/>
                <w:szCs w:val="24"/>
                <w:lang w:val="en-ID"/>
              </w:rPr>
              <w:t>klaster</w:t>
            </w:r>
            <w:proofErr w:type="spellEnd"/>
            <w:r>
              <w:rPr>
                <w:rFonts w:eastAsia="Times New Roman" w:cs="Times New Roman"/>
                <w:szCs w:val="24"/>
                <w:lang w:val="en-ID"/>
              </w:rPr>
              <w:t xml:space="preserve"> yang bentuknya berubah-ubah</w:t>
            </w:r>
          </w:p>
          <w:p w14:paraId="253AB0B6" w14:textId="77777777" w:rsidR="00DF001B" w:rsidRDefault="00DF001B" w:rsidP="00DF001B">
            <w:pPr>
              <w:pStyle w:val="ListParagraph"/>
              <w:numPr>
                <w:ilvl w:val="0"/>
                <w:numId w:val="7"/>
              </w:numPr>
              <w:spacing w:before="240" w:after="240" w:line="360" w:lineRule="auto"/>
              <w:rPr>
                <w:rFonts w:eastAsia="Times New Roman" w:cs="Times New Roman"/>
                <w:szCs w:val="24"/>
                <w:lang w:val="en-ID"/>
              </w:rPr>
            </w:pPr>
            <w:proofErr w:type="spellStart"/>
            <w:r>
              <w:rPr>
                <w:rFonts w:eastAsia="Times New Roman" w:cs="Times New Roman"/>
                <w:szCs w:val="24"/>
                <w:lang w:val="en-ID"/>
              </w:rPr>
              <w:t>Klaster</w:t>
            </w:r>
            <w:proofErr w:type="spellEnd"/>
            <w:r>
              <w:rPr>
                <w:rFonts w:eastAsia="Times New Roman" w:cs="Times New Roman"/>
                <w:szCs w:val="24"/>
                <w:lang w:val="en-ID"/>
              </w:rPr>
              <w:t xml:space="preserve"> merupakan wilayah kepadatan objek pada suatu ruang yang dipisahkan oleh wilayah dengan kepadatan yang lebih rendah</w:t>
            </w:r>
          </w:p>
          <w:p w14:paraId="35D7493B" w14:textId="2C9F1220" w:rsidR="00DF001B" w:rsidRPr="00DF001B" w:rsidRDefault="00DF001B" w:rsidP="00DF001B">
            <w:pPr>
              <w:pStyle w:val="ListParagraph"/>
              <w:numPr>
                <w:ilvl w:val="0"/>
                <w:numId w:val="7"/>
              </w:numPr>
              <w:spacing w:before="240" w:after="240" w:line="360" w:lineRule="auto"/>
              <w:rPr>
                <w:rFonts w:eastAsia="Times New Roman" w:cs="Times New Roman"/>
                <w:szCs w:val="24"/>
                <w:lang w:val="en-ID"/>
              </w:rPr>
            </w:pPr>
            <w:r>
              <w:rPr>
                <w:rFonts w:eastAsia="Times New Roman" w:cs="Times New Roman"/>
                <w:szCs w:val="24"/>
                <w:lang w:val="en-ID"/>
              </w:rPr>
              <w:t xml:space="preserve">Kepadatan </w:t>
            </w:r>
            <w:proofErr w:type="spellStart"/>
            <w:r>
              <w:rPr>
                <w:rFonts w:eastAsia="Times New Roman" w:cs="Times New Roman"/>
                <w:szCs w:val="24"/>
                <w:lang w:val="en-ID"/>
              </w:rPr>
              <w:t>klaster</w:t>
            </w:r>
            <w:proofErr w:type="spellEnd"/>
            <w:r>
              <w:rPr>
                <w:rFonts w:eastAsia="Times New Roman" w:cs="Times New Roman"/>
                <w:szCs w:val="24"/>
                <w:lang w:val="en-ID"/>
              </w:rPr>
              <w:t>; Setiap titik harus memiliki jumlah minimal terdekat</w:t>
            </w:r>
          </w:p>
        </w:tc>
        <w:tc>
          <w:tcPr>
            <w:tcW w:w="2693" w:type="dxa"/>
          </w:tcPr>
          <w:p w14:paraId="3DC77016" w14:textId="77777777" w:rsidR="00363A7B" w:rsidRDefault="00DF001B" w:rsidP="00DF001B">
            <w:pPr>
              <w:spacing w:before="240" w:after="240" w:line="360" w:lineRule="auto"/>
              <w:rPr>
                <w:rFonts w:eastAsia="Times New Roman" w:cs="Times New Roman"/>
                <w:i/>
                <w:iCs/>
                <w:szCs w:val="24"/>
                <w:lang w:val="en-ID"/>
              </w:rPr>
            </w:pPr>
            <w:r>
              <w:rPr>
                <w:rFonts w:eastAsia="Times New Roman" w:cs="Times New Roman"/>
                <w:szCs w:val="24"/>
                <w:lang w:val="en-ID"/>
              </w:rPr>
              <w:t xml:space="preserve">1. </w:t>
            </w:r>
            <w:r>
              <w:rPr>
                <w:rFonts w:eastAsia="Times New Roman" w:cs="Times New Roman"/>
                <w:i/>
                <w:iCs/>
                <w:szCs w:val="24"/>
                <w:lang w:val="en-ID"/>
              </w:rPr>
              <w:t>Density-Based Spatial Clustering of Application with Noise (DBSCAN)</w:t>
            </w:r>
          </w:p>
          <w:p w14:paraId="7BB2B10D" w14:textId="77777777" w:rsidR="00DF001B" w:rsidRDefault="00DF001B" w:rsidP="00DF001B">
            <w:pPr>
              <w:spacing w:before="240" w:after="240" w:line="360" w:lineRule="auto"/>
              <w:rPr>
                <w:rFonts w:eastAsia="Times New Roman" w:cs="Times New Roman"/>
                <w:szCs w:val="24"/>
                <w:lang w:val="en-ID"/>
              </w:rPr>
            </w:pPr>
            <w:r>
              <w:rPr>
                <w:rFonts w:eastAsia="Times New Roman" w:cs="Times New Roman"/>
                <w:szCs w:val="24"/>
                <w:lang w:val="en-ID"/>
              </w:rPr>
              <w:t xml:space="preserve">2. </w:t>
            </w:r>
            <w:r>
              <w:rPr>
                <w:rFonts w:eastAsia="Times New Roman" w:cs="Times New Roman"/>
                <w:i/>
                <w:iCs/>
                <w:szCs w:val="24"/>
                <w:lang w:val="en-ID"/>
              </w:rPr>
              <w:t xml:space="preserve">Ordering Points to Identify the Clustering Structure </w:t>
            </w:r>
            <w:r>
              <w:rPr>
                <w:rFonts w:eastAsia="Times New Roman" w:cs="Times New Roman"/>
                <w:szCs w:val="24"/>
                <w:lang w:val="en-ID"/>
              </w:rPr>
              <w:t>(OPTICS)</w:t>
            </w:r>
          </w:p>
          <w:p w14:paraId="1F2126B1" w14:textId="6F59D029" w:rsidR="00DF001B" w:rsidRPr="00DF001B" w:rsidRDefault="00DF001B" w:rsidP="00DF001B">
            <w:pPr>
              <w:spacing w:before="240" w:after="240" w:line="360" w:lineRule="auto"/>
              <w:rPr>
                <w:rFonts w:eastAsia="Times New Roman" w:cs="Times New Roman"/>
                <w:szCs w:val="24"/>
                <w:lang w:val="en-ID"/>
              </w:rPr>
            </w:pPr>
          </w:p>
        </w:tc>
      </w:tr>
      <w:tr w:rsidR="00363A7B" w14:paraId="69743F44" w14:textId="77777777" w:rsidTr="00DF001B">
        <w:tc>
          <w:tcPr>
            <w:tcW w:w="1838" w:type="dxa"/>
          </w:tcPr>
          <w:p w14:paraId="0EFDCE95" w14:textId="24834B96" w:rsidR="00363A7B" w:rsidRDefault="002C2982" w:rsidP="00363A7B">
            <w:pPr>
              <w:spacing w:before="240" w:after="240" w:line="360" w:lineRule="auto"/>
              <w:jc w:val="center"/>
              <w:rPr>
                <w:rFonts w:eastAsia="Times New Roman" w:cs="Times New Roman"/>
                <w:szCs w:val="24"/>
                <w:lang w:val="en-ID"/>
              </w:rPr>
            </w:pPr>
            <w:r>
              <w:rPr>
                <w:rFonts w:eastAsia="Times New Roman" w:cs="Times New Roman"/>
                <w:szCs w:val="24"/>
                <w:lang w:val="en-ID"/>
              </w:rPr>
              <w:lastRenderedPageBreak/>
              <w:t>Metode Berbasis Grid</w:t>
            </w:r>
          </w:p>
        </w:tc>
        <w:tc>
          <w:tcPr>
            <w:tcW w:w="3969" w:type="dxa"/>
          </w:tcPr>
          <w:p w14:paraId="5BBE2E3A" w14:textId="77777777" w:rsidR="002C2982" w:rsidRDefault="002C2982" w:rsidP="002C2982">
            <w:pPr>
              <w:pStyle w:val="ListParagraph"/>
              <w:numPr>
                <w:ilvl w:val="0"/>
                <w:numId w:val="8"/>
              </w:numPr>
              <w:spacing w:before="240" w:after="240" w:line="360" w:lineRule="auto"/>
              <w:rPr>
                <w:rFonts w:eastAsia="Times New Roman" w:cs="Times New Roman"/>
                <w:szCs w:val="24"/>
                <w:lang w:val="en-ID"/>
              </w:rPr>
            </w:pPr>
            <w:r w:rsidRPr="002C2982">
              <w:rPr>
                <w:rFonts w:eastAsia="Times New Roman" w:cs="Times New Roman"/>
                <w:szCs w:val="24"/>
                <w:lang w:val="en-ID"/>
              </w:rPr>
              <w:t xml:space="preserve">Menggunakan struktur data </w:t>
            </w:r>
            <w:r w:rsidRPr="002C2982">
              <w:rPr>
                <w:rFonts w:eastAsia="Times New Roman" w:cs="Times New Roman"/>
                <w:i/>
                <w:iCs/>
                <w:szCs w:val="24"/>
                <w:lang w:val="en-ID"/>
              </w:rPr>
              <w:t xml:space="preserve">grid </w:t>
            </w:r>
            <w:proofErr w:type="spellStart"/>
            <w:r w:rsidRPr="002C2982">
              <w:rPr>
                <w:rFonts w:eastAsia="Times New Roman" w:cs="Times New Roman"/>
                <w:szCs w:val="24"/>
                <w:lang w:val="en-ID"/>
              </w:rPr>
              <w:t>multiresolusi</w:t>
            </w:r>
            <w:proofErr w:type="spellEnd"/>
          </w:p>
          <w:p w14:paraId="39EAD0CB" w14:textId="26044CFB" w:rsidR="002C2982" w:rsidRPr="002C2982" w:rsidRDefault="002C2982" w:rsidP="002C2982">
            <w:pPr>
              <w:pStyle w:val="ListParagraph"/>
              <w:numPr>
                <w:ilvl w:val="0"/>
                <w:numId w:val="8"/>
              </w:numPr>
              <w:spacing w:before="240" w:after="240" w:line="360" w:lineRule="auto"/>
              <w:rPr>
                <w:rFonts w:eastAsia="Times New Roman" w:cs="Times New Roman"/>
                <w:szCs w:val="24"/>
                <w:lang w:val="en-ID"/>
              </w:rPr>
            </w:pPr>
            <w:r>
              <w:rPr>
                <w:rFonts w:eastAsia="Times New Roman" w:cs="Times New Roman"/>
                <w:szCs w:val="24"/>
                <w:lang w:val="en-ID"/>
              </w:rPr>
              <w:t xml:space="preserve">Waktu proses yang cepat (tergantung pada jumlah objek data dan ukuran </w:t>
            </w:r>
            <w:r>
              <w:rPr>
                <w:rFonts w:eastAsia="Times New Roman" w:cs="Times New Roman"/>
                <w:i/>
                <w:iCs/>
                <w:szCs w:val="24"/>
                <w:lang w:val="en-ID"/>
              </w:rPr>
              <w:t>grid</w:t>
            </w:r>
            <w:r>
              <w:rPr>
                <w:rFonts w:eastAsia="Times New Roman" w:cs="Times New Roman"/>
                <w:szCs w:val="24"/>
                <w:lang w:val="en-ID"/>
              </w:rPr>
              <w:t>)</w:t>
            </w:r>
          </w:p>
        </w:tc>
        <w:tc>
          <w:tcPr>
            <w:tcW w:w="2693" w:type="dxa"/>
          </w:tcPr>
          <w:p w14:paraId="7DB56581" w14:textId="77777777" w:rsidR="00363A7B" w:rsidRDefault="002C2982" w:rsidP="002C2982">
            <w:pPr>
              <w:spacing w:before="240" w:after="240" w:line="360" w:lineRule="auto"/>
              <w:rPr>
                <w:rFonts w:eastAsia="Times New Roman" w:cs="Times New Roman"/>
                <w:szCs w:val="24"/>
                <w:lang w:val="en-ID"/>
              </w:rPr>
            </w:pPr>
            <w:r>
              <w:rPr>
                <w:rFonts w:eastAsia="Times New Roman" w:cs="Times New Roman"/>
                <w:szCs w:val="24"/>
                <w:lang w:val="en-ID"/>
              </w:rPr>
              <w:t xml:space="preserve">1. </w:t>
            </w:r>
            <w:r w:rsidRPr="002C2982">
              <w:rPr>
                <w:rFonts w:eastAsia="Times New Roman" w:cs="Times New Roman"/>
                <w:i/>
                <w:iCs/>
                <w:szCs w:val="24"/>
                <w:lang w:val="en-ID"/>
              </w:rPr>
              <w:t>Statistical Information Gri</w:t>
            </w:r>
            <w:r>
              <w:rPr>
                <w:rFonts w:eastAsia="Times New Roman" w:cs="Times New Roman"/>
                <w:i/>
                <w:iCs/>
                <w:szCs w:val="24"/>
                <w:lang w:val="en-ID"/>
              </w:rPr>
              <w:t xml:space="preserve">d </w:t>
            </w:r>
            <w:r>
              <w:rPr>
                <w:rFonts w:eastAsia="Times New Roman" w:cs="Times New Roman"/>
                <w:szCs w:val="24"/>
                <w:lang w:val="en-ID"/>
              </w:rPr>
              <w:t>(STING)</w:t>
            </w:r>
          </w:p>
          <w:p w14:paraId="0058CB19" w14:textId="008F4782" w:rsidR="002C2982" w:rsidRPr="002C2982" w:rsidRDefault="002C2982" w:rsidP="002C2982">
            <w:pPr>
              <w:spacing w:before="240" w:after="240" w:line="360" w:lineRule="auto"/>
              <w:rPr>
                <w:rFonts w:eastAsia="Times New Roman" w:cs="Times New Roman"/>
                <w:szCs w:val="24"/>
                <w:lang w:val="en-ID"/>
              </w:rPr>
            </w:pPr>
            <w:r>
              <w:rPr>
                <w:rFonts w:eastAsia="Times New Roman" w:cs="Times New Roman"/>
                <w:szCs w:val="24"/>
                <w:lang w:val="en-ID"/>
              </w:rPr>
              <w:t xml:space="preserve">2. </w:t>
            </w:r>
            <w:r>
              <w:rPr>
                <w:rFonts w:eastAsia="Times New Roman" w:cs="Times New Roman"/>
                <w:i/>
                <w:iCs/>
                <w:szCs w:val="24"/>
                <w:lang w:val="en-ID"/>
              </w:rPr>
              <w:t xml:space="preserve">Clustering in Quest </w:t>
            </w:r>
            <w:r>
              <w:rPr>
                <w:rFonts w:eastAsia="Times New Roman" w:cs="Times New Roman"/>
                <w:szCs w:val="24"/>
                <w:lang w:val="en-ID"/>
              </w:rPr>
              <w:t>(CLIQUE)</w:t>
            </w:r>
          </w:p>
        </w:tc>
      </w:tr>
    </w:tbl>
    <w:p w14:paraId="21611CA0" w14:textId="77777777" w:rsidR="00363A7B" w:rsidRPr="00363A7B" w:rsidRDefault="00363A7B" w:rsidP="002C2982">
      <w:pPr>
        <w:spacing w:before="240" w:after="240" w:line="360" w:lineRule="auto"/>
        <w:rPr>
          <w:rFonts w:eastAsia="Times New Roman" w:cs="Times New Roman"/>
          <w:szCs w:val="24"/>
          <w:lang w:val="en-ID"/>
        </w:rPr>
      </w:pPr>
    </w:p>
    <w:p w14:paraId="010D57B7" w14:textId="160FA683" w:rsidR="009B2399" w:rsidRDefault="009B2399">
      <w:pPr>
        <w:pStyle w:val="Heading3"/>
        <w:rPr>
          <w:i/>
          <w:iCs/>
          <w:lang w:val="en-ID"/>
        </w:rPr>
      </w:pPr>
      <w:bookmarkStart w:id="194" w:name="_Toc139379651"/>
      <w:bookmarkEnd w:id="175"/>
      <w:proofErr w:type="spellStart"/>
      <w:r>
        <w:rPr>
          <w:i/>
          <w:iCs/>
          <w:lang w:val="en-ID"/>
        </w:rPr>
        <w:t>NearestNeighbor</w:t>
      </w:r>
      <w:r w:rsidR="00062B83">
        <w:rPr>
          <w:i/>
          <w:iCs/>
          <w:lang w:val="en-ID"/>
        </w:rPr>
        <w:t>s</w:t>
      </w:r>
      <w:bookmarkStart w:id="195" w:name="_Hlk148648807"/>
      <w:bookmarkEnd w:id="194"/>
      <w:proofErr w:type="spellEnd"/>
    </w:p>
    <w:p w14:paraId="0F99A477" w14:textId="6C4383C6" w:rsidR="009B2399" w:rsidRPr="009B2399" w:rsidRDefault="009B2399" w:rsidP="00667A31">
      <w:pPr>
        <w:jc w:val="both"/>
        <w:rPr>
          <w:lang w:val="en-ID"/>
        </w:rPr>
      </w:pPr>
      <w:bookmarkStart w:id="196" w:name="_Hlk148648813"/>
      <w:proofErr w:type="spellStart"/>
      <w:r w:rsidRPr="009B2399">
        <w:rPr>
          <w:i/>
          <w:iCs/>
          <w:lang w:val="en-ID"/>
        </w:rPr>
        <w:t>NearestNeighbors</w:t>
      </w:r>
      <w:proofErr w:type="spellEnd"/>
      <w:r>
        <w:rPr>
          <w:i/>
          <w:iCs/>
          <w:lang w:val="en-ID"/>
        </w:rPr>
        <w:t xml:space="preserve"> </w:t>
      </w:r>
      <w:r w:rsidR="00667A31" w:rsidRPr="00667A31">
        <w:t>memiliki</w:t>
      </w:r>
      <w:r w:rsidR="00667A31">
        <w:rPr>
          <w:lang w:val="en-US"/>
        </w:rPr>
        <w:t xml:space="preserve"> p</w:t>
      </w:r>
      <w:proofErr w:type="spellStart"/>
      <w:r w:rsidR="00667A31" w:rsidRPr="00667A31">
        <w:rPr>
          <w:lang w:val="en-ID"/>
        </w:rPr>
        <w:t>rinsip</w:t>
      </w:r>
      <w:proofErr w:type="spellEnd"/>
      <w:r w:rsidR="00667A31" w:rsidRPr="00667A31">
        <w:rPr>
          <w:lang w:val="en-ID"/>
        </w:rPr>
        <w:t xml:space="preserve"> </w:t>
      </w:r>
      <w:r w:rsidR="00667A31">
        <w:rPr>
          <w:lang w:val="en-ID"/>
        </w:rPr>
        <w:t xml:space="preserve">dengan </w:t>
      </w:r>
      <w:r w:rsidR="00667A31" w:rsidRPr="00667A31">
        <w:rPr>
          <w:lang w:val="en-ID"/>
        </w:rPr>
        <w:t>menemukan sejumlah sampel yang telah ditentukan sebelumnya yang jaraknya paling dekat dengan titik baru</w:t>
      </w:r>
      <w:r w:rsidR="00667A31">
        <w:rPr>
          <w:lang w:val="en-ID"/>
        </w:rPr>
        <w:t>.</w:t>
      </w:r>
      <w:r w:rsidR="00667A31" w:rsidRPr="00667A31">
        <w:rPr>
          <w:lang w:val="en-ID"/>
        </w:rPr>
        <w:t xml:space="preserve"> Jumlah sampel dapat berupa konstanta yang ditentukan pengguna (</w:t>
      </w:r>
      <w:r w:rsidR="00667A31" w:rsidRPr="00F8385B">
        <w:rPr>
          <w:i/>
          <w:iCs/>
          <w:lang w:val="en-ID"/>
        </w:rPr>
        <w:t>k</w:t>
      </w:r>
      <w:r w:rsidR="00F8385B">
        <w:rPr>
          <w:i/>
          <w:iCs/>
          <w:lang w:val="en-ID"/>
        </w:rPr>
        <w:t xml:space="preserve">-nearest </w:t>
      </w:r>
      <w:proofErr w:type="spellStart"/>
      <w:r w:rsidR="00F8385B">
        <w:rPr>
          <w:i/>
          <w:iCs/>
          <w:lang w:val="en-ID"/>
        </w:rPr>
        <w:t>neighbor</w:t>
      </w:r>
      <w:proofErr w:type="spellEnd"/>
      <w:r w:rsidR="00F8385B">
        <w:rPr>
          <w:i/>
          <w:iCs/>
          <w:lang w:val="en-ID"/>
        </w:rPr>
        <w:t xml:space="preserve"> learning</w:t>
      </w:r>
      <w:r w:rsidR="00667A31" w:rsidRPr="00667A31">
        <w:rPr>
          <w:lang w:val="en-ID"/>
        </w:rPr>
        <w:t>), atau bervariasi berdasarkan kepadatan titik lokal (</w:t>
      </w:r>
      <w:r w:rsidR="00E504F1">
        <w:rPr>
          <w:i/>
          <w:iCs/>
          <w:lang w:val="en-ID"/>
        </w:rPr>
        <w:t xml:space="preserve">radius-based </w:t>
      </w:r>
      <w:proofErr w:type="spellStart"/>
      <w:r w:rsidR="00E504F1">
        <w:rPr>
          <w:i/>
          <w:iCs/>
          <w:lang w:val="en-ID"/>
        </w:rPr>
        <w:t>neighbor</w:t>
      </w:r>
      <w:proofErr w:type="spellEnd"/>
      <w:r w:rsidR="00E504F1">
        <w:rPr>
          <w:i/>
          <w:iCs/>
          <w:lang w:val="en-ID"/>
        </w:rPr>
        <w:t xml:space="preserve"> learning</w:t>
      </w:r>
      <w:r w:rsidR="00667A31" w:rsidRPr="00667A31">
        <w:rPr>
          <w:lang w:val="en-ID"/>
        </w:rPr>
        <w:t>). Secara umum, jarak dapat berupa ukuran metrik apa pun: jarak Euclidean standar adalah pilihan yang paling umum</w:t>
      </w:r>
      <w:r w:rsidR="00D95814">
        <w:rPr>
          <w:lang w:val="en-ID"/>
        </w:rPr>
        <w:t xml:space="preserve"> (Claude </w:t>
      </w:r>
      <w:proofErr w:type="spellStart"/>
      <w:r w:rsidR="00D95814">
        <w:rPr>
          <w:lang w:val="en-ID"/>
        </w:rPr>
        <w:t>Cariou</w:t>
      </w:r>
      <w:proofErr w:type="spellEnd"/>
      <w:r w:rsidR="00D95814">
        <w:rPr>
          <w:lang w:val="en-ID"/>
        </w:rPr>
        <w:t>, 2016)</w:t>
      </w:r>
      <w:r w:rsidR="00667A31" w:rsidRPr="00667A31">
        <w:rPr>
          <w:lang w:val="en-ID"/>
        </w:rPr>
        <w:t>.</w:t>
      </w:r>
    </w:p>
    <w:p w14:paraId="0D9AB8E3" w14:textId="06957228" w:rsidR="00363A7B" w:rsidRDefault="00363A7B" w:rsidP="006F3A86">
      <w:pPr>
        <w:pStyle w:val="Heading3"/>
        <w:rPr>
          <w:lang w:val="en-ID"/>
        </w:rPr>
      </w:pPr>
      <w:bookmarkStart w:id="197" w:name="_Toc139379653"/>
      <w:bookmarkEnd w:id="195"/>
      <w:bookmarkEnd w:id="196"/>
      <w:proofErr w:type="spellStart"/>
      <w:r>
        <w:rPr>
          <w:lang w:val="en-ID"/>
        </w:rPr>
        <w:t>Algoritma</w:t>
      </w:r>
      <w:proofErr w:type="spellEnd"/>
      <w:r>
        <w:rPr>
          <w:lang w:val="en-ID"/>
        </w:rPr>
        <w:t xml:space="preserve"> DBSCAN</w:t>
      </w:r>
      <w:bookmarkEnd w:id="197"/>
    </w:p>
    <w:p w14:paraId="2FBC4772" w14:textId="71C7B8F6" w:rsidR="00EA5548" w:rsidDel="004835BC" w:rsidRDefault="00EA5548" w:rsidP="007B7D89">
      <w:pPr>
        <w:spacing w:before="240" w:after="240" w:line="360" w:lineRule="auto"/>
        <w:ind w:firstLine="426"/>
        <w:jc w:val="both"/>
        <w:rPr>
          <w:del w:id="198" w:author="fahmi abdillah" w:date="2022-06-29T22:41:00Z"/>
          <w:rFonts w:eastAsia="Times New Roman" w:cs="Times New Roman"/>
          <w:szCs w:val="24"/>
          <w:lang w:val="en-ID"/>
        </w:rPr>
      </w:pPr>
      <w:bookmarkStart w:id="199" w:name="_Hlk148655009"/>
      <w:r w:rsidRPr="00901313">
        <w:rPr>
          <w:rFonts w:eastAsia="Times New Roman" w:cs="Times New Roman"/>
          <w:szCs w:val="24"/>
          <w:lang w:val="en-ID"/>
        </w:rPr>
        <w:t>DBSCAN (</w:t>
      </w:r>
      <w:r w:rsidRPr="009233BD">
        <w:rPr>
          <w:rFonts w:eastAsia="Times New Roman" w:cs="Times New Roman"/>
          <w:i/>
          <w:iCs/>
          <w:szCs w:val="24"/>
          <w:lang w:val="en-ID"/>
        </w:rPr>
        <w:t>Density-Based Spatial Clustering of Applications with Noise</w:t>
      </w:r>
      <w:r w:rsidRPr="00901313">
        <w:rPr>
          <w:rFonts w:eastAsia="Times New Roman" w:cs="Times New Roman"/>
          <w:szCs w:val="24"/>
          <w:lang w:val="en-ID"/>
        </w:rPr>
        <w:t xml:space="preserve">) adalah metode </w:t>
      </w:r>
      <w:r w:rsidRPr="00901313">
        <w:rPr>
          <w:rFonts w:eastAsia="Times New Roman" w:cs="Times New Roman"/>
          <w:i/>
          <w:iCs/>
          <w:szCs w:val="24"/>
          <w:lang w:val="en-ID"/>
        </w:rPr>
        <w:t xml:space="preserve">unsupervised-learning </w:t>
      </w:r>
      <w:proofErr w:type="spellStart"/>
      <w:r w:rsidRPr="00901313">
        <w:rPr>
          <w:rFonts w:eastAsia="Times New Roman" w:cs="Times New Roman"/>
          <w:szCs w:val="24"/>
          <w:lang w:val="en-ID"/>
        </w:rPr>
        <w:t>yang</w:t>
      </w:r>
      <w:r w:rsidR="00062B83">
        <w:rPr>
          <w:rFonts w:eastAsia="Times New Roman" w:cs="Times New Roman"/>
          <w:szCs w:val="24"/>
          <w:lang w:val="en-ID"/>
        </w:rPr>
        <w:t>s</w:t>
      </w:r>
      <w:proofErr w:type="spellEnd"/>
      <w:r w:rsidRPr="00901313">
        <w:rPr>
          <w:rFonts w:eastAsia="Times New Roman" w:cs="Times New Roman"/>
          <w:szCs w:val="24"/>
          <w:lang w:val="en-ID"/>
        </w:rPr>
        <w:t xml:space="preserve"> populer digunakan dalam pembuatan model dan </w:t>
      </w:r>
      <w:proofErr w:type="spellStart"/>
      <w:r w:rsidRPr="00901313">
        <w:rPr>
          <w:rFonts w:eastAsia="Times New Roman" w:cs="Times New Roman"/>
          <w:szCs w:val="24"/>
          <w:lang w:val="en-ID"/>
        </w:rPr>
        <w:t>algoritma</w:t>
      </w:r>
      <w:proofErr w:type="spellEnd"/>
      <w:r w:rsidRPr="00901313">
        <w:rPr>
          <w:rFonts w:eastAsia="Times New Roman" w:cs="Times New Roman"/>
          <w:szCs w:val="24"/>
          <w:lang w:val="en-ID"/>
        </w:rPr>
        <w:t xml:space="preserve"> pembelajaran mesin. Mengingat bahwa DBSCAN adalah </w:t>
      </w:r>
      <w:proofErr w:type="spellStart"/>
      <w:r w:rsidRPr="00901313">
        <w:rPr>
          <w:rFonts w:eastAsia="Times New Roman" w:cs="Times New Roman"/>
          <w:szCs w:val="24"/>
          <w:lang w:val="en-ID"/>
        </w:rPr>
        <w:t>algoritma</w:t>
      </w:r>
      <w:proofErr w:type="spellEnd"/>
      <w:r w:rsidRPr="00901313">
        <w:rPr>
          <w:rFonts w:eastAsia="Times New Roman" w:cs="Times New Roman"/>
          <w:szCs w:val="24"/>
          <w:lang w:val="en-ID"/>
        </w:rPr>
        <w:t xml:space="preserve"> pengelompokan berbasis kepadatan, </w:t>
      </w:r>
      <w:r w:rsidR="00A855C9">
        <w:rPr>
          <w:rFonts w:eastAsia="Times New Roman" w:cs="Times New Roman"/>
          <w:szCs w:val="24"/>
          <w:lang w:val="en-ID"/>
        </w:rPr>
        <w:t>metode ini</w:t>
      </w:r>
      <w:r w:rsidR="00A855C9" w:rsidRPr="00901313">
        <w:rPr>
          <w:rFonts w:eastAsia="Times New Roman" w:cs="Times New Roman"/>
          <w:szCs w:val="24"/>
          <w:lang w:val="en-ID"/>
        </w:rPr>
        <w:t xml:space="preserve"> </w:t>
      </w:r>
      <w:r w:rsidRPr="00901313">
        <w:rPr>
          <w:rFonts w:eastAsia="Times New Roman" w:cs="Times New Roman"/>
          <w:szCs w:val="24"/>
          <w:lang w:val="en-ID"/>
        </w:rPr>
        <w:t xml:space="preserve">melakukan pekerjaan yang baik untuk mencari area dalam data yang memiliki kepadatan pengamatan yang tinggi, dibandingkan dengan area data yang tidak terlalu padat dengan pengamatan. </w:t>
      </w:r>
      <w:r w:rsidR="004835BC">
        <w:rPr>
          <w:rFonts w:eastAsia="Times New Roman" w:cs="Times New Roman"/>
          <w:szCs w:val="24"/>
          <w:lang w:val="en-ID"/>
        </w:rPr>
        <w:t xml:space="preserve">Keuntungan lainnya adalah penggunaan metode </w:t>
      </w:r>
      <w:r w:rsidRPr="00901313">
        <w:rPr>
          <w:rFonts w:eastAsia="Times New Roman" w:cs="Times New Roman"/>
          <w:szCs w:val="24"/>
          <w:lang w:val="en-ID"/>
        </w:rPr>
        <w:t xml:space="preserve">DBSCAN dapat </w:t>
      </w:r>
      <w:r w:rsidR="004835BC">
        <w:rPr>
          <w:rFonts w:eastAsia="Times New Roman" w:cs="Times New Roman"/>
          <w:szCs w:val="24"/>
          <w:lang w:val="en-ID"/>
        </w:rPr>
        <w:t xml:space="preserve">mengelompokkan </w:t>
      </w:r>
      <w:r w:rsidRPr="00901313">
        <w:rPr>
          <w:rFonts w:eastAsia="Times New Roman" w:cs="Times New Roman"/>
          <w:szCs w:val="24"/>
          <w:lang w:val="en-ID"/>
        </w:rPr>
        <w:t>data ke dalam kelompok dengan berbagai bentuk</w:t>
      </w:r>
      <w:r w:rsidR="004835BC">
        <w:rPr>
          <w:rFonts w:eastAsia="Times New Roman" w:cs="Times New Roman"/>
          <w:szCs w:val="24"/>
          <w:lang w:val="en-ID"/>
        </w:rPr>
        <w:t xml:space="preserve"> dan dapat mengidentifikasi </w:t>
      </w:r>
      <w:proofErr w:type="gramStart"/>
      <w:r w:rsidR="004835BC">
        <w:rPr>
          <w:rFonts w:eastAsia="Times New Roman" w:cs="Times New Roman"/>
          <w:i/>
          <w:iCs/>
          <w:szCs w:val="24"/>
          <w:lang w:val="en-ID"/>
        </w:rPr>
        <w:t>outliers</w:t>
      </w:r>
      <w:proofErr w:type="gramEnd"/>
      <w:r w:rsidR="004835BC">
        <w:rPr>
          <w:rFonts w:eastAsia="Times New Roman" w:cs="Times New Roman"/>
          <w:szCs w:val="24"/>
          <w:lang w:val="en-ID"/>
        </w:rPr>
        <w:t xml:space="preserve"> yang dianggap sebagai </w:t>
      </w:r>
      <w:r w:rsidR="004835BC">
        <w:rPr>
          <w:rFonts w:eastAsia="Times New Roman" w:cs="Times New Roman"/>
          <w:i/>
          <w:iCs/>
          <w:szCs w:val="24"/>
          <w:lang w:val="en-ID"/>
        </w:rPr>
        <w:t>noise</w:t>
      </w:r>
      <w:r w:rsidR="004835BC">
        <w:rPr>
          <w:rFonts w:eastAsia="Times New Roman" w:cs="Times New Roman"/>
          <w:szCs w:val="24"/>
          <w:lang w:val="en-ID"/>
        </w:rPr>
        <w:t>.</w:t>
      </w:r>
      <w:r>
        <w:rPr>
          <w:rFonts w:eastAsia="Times New Roman" w:cs="Times New Roman"/>
          <w:szCs w:val="24"/>
          <w:lang w:val="en-ID"/>
        </w:rPr>
        <w:t xml:space="preserve"> </w:t>
      </w:r>
    </w:p>
    <w:p w14:paraId="1CB04235" w14:textId="77777777" w:rsidR="004835BC" w:rsidRDefault="004835BC" w:rsidP="007B7D89">
      <w:pPr>
        <w:spacing w:before="240" w:after="240" w:line="360" w:lineRule="auto"/>
        <w:ind w:firstLine="426"/>
        <w:jc w:val="both"/>
        <w:rPr>
          <w:ins w:id="200" w:author="fahmi abdillah" w:date="2022-06-29T22:41:00Z"/>
          <w:rFonts w:eastAsia="Times New Roman" w:cs="Times New Roman"/>
          <w:szCs w:val="24"/>
          <w:lang w:val="en-ID"/>
        </w:rPr>
      </w:pPr>
    </w:p>
    <w:p w14:paraId="650DA74B" w14:textId="031E9157" w:rsidR="00EA5548" w:rsidRPr="00932239" w:rsidRDefault="00EA5548" w:rsidP="007B7D89">
      <w:pPr>
        <w:spacing w:before="240" w:after="240" w:line="360" w:lineRule="auto"/>
        <w:ind w:firstLine="426"/>
        <w:jc w:val="both"/>
        <w:rPr>
          <w:rFonts w:eastAsia="Times New Roman" w:cs="Times New Roman"/>
          <w:szCs w:val="24"/>
          <w:lang w:val="en-ID"/>
        </w:rPr>
      </w:pPr>
      <w:r>
        <w:rPr>
          <w:rFonts w:eastAsia="Times New Roman" w:cs="Times New Roman"/>
          <w:szCs w:val="24"/>
          <w:lang w:val="en-ID"/>
        </w:rPr>
        <w:t xml:space="preserve">Pada DBSCAN, parameter yang digunakan adalah </w:t>
      </w:r>
      <w:proofErr w:type="spellStart"/>
      <w:r>
        <w:rPr>
          <w:rFonts w:eastAsia="Times New Roman" w:cs="Times New Roman"/>
          <w:i/>
          <w:iCs/>
          <w:szCs w:val="24"/>
          <w:lang w:val="en-ID"/>
        </w:rPr>
        <w:t>minPts</w:t>
      </w:r>
      <w:proofErr w:type="spellEnd"/>
      <w:r>
        <w:rPr>
          <w:rFonts w:eastAsia="Times New Roman" w:cs="Times New Roman"/>
          <w:i/>
          <w:iCs/>
          <w:szCs w:val="24"/>
          <w:lang w:val="en-ID"/>
        </w:rPr>
        <w:t xml:space="preserve"> </w:t>
      </w:r>
      <w:r>
        <w:rPr>
          <w:rFonts w:eastAsia="Times New Roman" w:cs="Times New Roman"/>
          <w:szCs w:val="24"/>
          <w:lang w:val="en-ID"/>
        </w:rPr>
        <w:t xml:space="preserve">(minimum Points) dan </w:t>
      </w:r>
      <w:r>
        <w:rPr>
          <w:rFonts w:eastAsia="Times New Roman" w:cs="Times New Roman"/>
          <w:i/>
          <w:iCs/>
          <w:szCs w:val="24"/>
          <w:lang w:val="en-ID"/>
        </w:rPr>
        <w:t>eps</w:t>
      </w:r>
      <w:r w:rsidR="00B873F2">
        <w:rPr>
          <w:rFonts w:eastAsia="Times New Roman" w:cs="Times New Roman"/>
          <w:i/>
          <w:iCs/>
          <w:szCs w:val="24"/>
          <w:lang w:val="en-ID"/>
        </w:rPr>
        <w:t xml:space="preserve"> / ε</w:t>
      </w:r>
      <w:r>
        <w:rPr>
          <w:rFonts w:eastAsia="Times New Roman" w:cs="Times New Roman"/>
          <w:i/>
          <w:iCs/>
          <w:szCs w:val="24"/>
          <w:lang w:val="en-ID"/>
        </w:rPr>
        <w:t xml:space="preserve"> </w:t>
      </w:r>
      <w:r>
        <w:rPr>
          <w:rFonts w:eastAsia="Times New Roman" w:cs="Times New Roman"/>
          <w:szCs w:val="24"/>
          <w:lang w:val="en-ID"/>
        </w:rPr>
        <w:t xml:space="preserve">(epsilon) dan kumpulan </w:t>
      </w:r>
      <w:r>
        <w:rPr>
          <w:rFonts w:eastAsia="Times New Roman" w:cs="Times New Roman"/>
          <w:i/>
          <w:iCs/>
          <w:szCs w:val="24"/>
          <w:lang w:val="en-ID"/>
        </w:rPr>
        <w:t>dataset</w:t>
      </w:r>
      <w:r>
        <w:rPr>
          <w:rFonts w:eastAsia="Times New Roman" w:cs="Times New Roman"/>
          <w:szCs w:val="24"/>
          <w:lang w:val="en-ID"/>
        </w:rPr>
        <w:t xml:space="preserve"> dalam titik </w:t>
      </w:r>
      <w:r>
        <w:rPr>
          <w:rFonts w:eastAsia="Times New Roman" w:cs="Times New Roman"/>
          <w:i/>
          <w:iCs/>
          <w:szCs w:val="24"/>
          <w:lang w:val="en-ID"/>
        </w:rPr>
        <w:t xml:space="preserve">Density-Based </w:t>
      </w:r>
      <w:r>
        <w:rPr>
          <w:rFonts w:eastAsia="Times New Roman" w:cs="Times New Roman"/>
          <w:szCs w:val="24"/>
          <w:lang w:val="en-ID"/>
        </w:rPr>
        <w:t>(</w:t>
      </w:r>
      <w:proofErr w:type="spellStart"/>
      <w:r>
        <w:rPr>
          <w:rFonts w:eastAsia="Times New Roman" w:cs="Times New Roman"/>
          <w:szCs w:val="24"/>
          <w:lang w:val="en-ID"/>
        </w:rPr>
        <w:t>Capdevila</w:t>
      </w:r>
      <w:proofErr w:type="spellEnd"/>
      <w:r>
        <w:rPr>
          <w:rFonts w:eastAsia="Times New Roman" w:cs="Times New Roman"/>
          <w:szCs w:val="24"/>
          <w:lang w:val="en-ID"/>
        </w:rPr>
        <w:t xml:space="preserve">, 2016). </w:t>
      </w:r>
      <w:r w:rsidR="00CF48EC">
        <w:rPr>
          <w:rFonts w:eastAsia="Times New Roman" w:cs="Times New Roman"/>
          <w:szCs w:val="24"/>
          <w:lang w:val="en-ID"/>
        </w:rPr>
        <w:t>Konsep kepadatan pada DBSCAN melahirkan tiga macam status di setiap data, yaitu inti/</w:t>
      </w:r>
      <w:r w:rsidR="00CF48EC">
        <w:rPr>
          <w:rFonts w:eastAsia="Times New Roman" w:cs="Times New Roman"/>
          <w:i/>
          <w:iCs/>
          <w:szCs w:val="24"/>
          <w:lang w:val="en-ID"/>
        </w:rPr>
        <w:t>core</w:t>
      </w:r>
      <w:r w:rsidR="00CF48EC">
        <w:rPr>
          <w:rFonts w:eastAsia="Times New Roman" w:cs="Times New Roman"/>
          <w:szCs w:val="24"/>
          <w:lang w:val="en-ID"/>
        </w:rPr>
        <w:t xml:space="preserve"> (</w:t>
      </w:r>
      <w:r w:rsidR="00CF48EC" w:rsidRPr="00FB0360">
        <w:rPr>
          <w:rFonts w:eastAsia="Times New Roman" w:cs="Times New Roman"/>
          <w:szCs w:val="24"/>
          <w:lang w:val="en-ID"/>
        </w:rPr>
        <w:t>titik</w:t>
      </w:r>
      <w:r w:rsidR="00CF48EC">
        <w:rPr>
          <w:rFonts w:eastAsia="Times New Roman" w:cs="Times New Roman"/>
          <w:szCs w:val="24"/>
          <w:lang w:val="en-ID"/>
        </w:rPr>
        <w:t xml:space="preserve"> pusat dalam </w:t>
      </w:r>
      <w:proofErr w:type="spellStart"/>
      <w:r w:rsidR="00CF48EC">
        <w:rPr>
          <w:rFonts w:eastAsia="Times New Roman" w:cs="Times New Roman"/>
          <w:szCs w:val="24"/>
          <w:lang w:val="en-ID"/>
        </w:rPr>
        <w:t>klaster</w:t>
      </w:r>
      <w:proofErr w:type="spellEnd"/>
      <w:r w:rsidR="00CF48EC">
        <w:rPr>
          <w:rFonts w:eastAsia="Times New Roman" w:cs="Times New Roman"/>
          <w:szCs w:val="24"/>
          <w:lang w:val="en-ID"/>
        </w:rPr>
        <w:t xml:space="preserve"> yang didasarkan pada kepadatan, </w:t>
      </w:r>
      <w:r w:rsidR="00CF48EC">
        <w:rPr>
          <w:rFonts w:eastAsia="Times New Roman" w:cs="Times New Roman"/>
          <w:szCs w:val="24"/>
          <w:lang w:val="en-ID"/>
        </w:rPr>
        <w:lastRenderedPageBreak/>
        <w:t xml:space="preserve">dimana ada sejumlah titik yang harus berada dalam </w:t>
      </w:r>
      <w:r w:rsidR="00CF48EC">
        <w:rPr>
          <w:rFonts w:eastAsia="Times New Roman" w:cs="Times New Roman"/>
          <w:i/>
          <w:iCs/>
          <w:szCs w:val="24"/>
          <w:lang w:val="en-ID"/>
        </w:rPr>
        <w:t>Eps</w:t>
      </w:r>
      <w:r w:rsidR="00CF48EC">
        <w:rPr>
          <w:rFonts w:eastAsia="Times New Roman" w:cs="Times New Roman"/>
          <w:szCs w:val="24"/>
          <w:lang w:val="en-ID"/>
        </w:rPr>
        <w:t>)</w:t>
      </w:r>
      <w:r w:rsidR="00CF48EC">
        <w:rPr>
          <w:rFonts w:eastAsia="Times New Roman" w:cs="Times New Roman"/>
          <w:i/>
          <w:iCs/>
          <w:szCs w:val="24"/>
          <w:lang w:val="en-ID"/>
        </w:rPr>
        <w:t xml:space="preserve">, </w:t>
      </w:r>
      <w:r w:rsidR="00CF48EC">
        <w:rPr>
          <w:rFonts w:eastAsia="Times New Roman" w:cs="Times New Roman"/>
          <w:szCs w:val="24"/>
          <w:lang w:val="en-ID"/>
        </w:rPr>
        <w:t>batas/</w:t>
      </w:r>
      <w:r w:rsidR="00CF48EC">
        <w:rPr>
          <w:rFonts w:eastAsia="Times New Roman" w:cs="Times New Roman"/>
          <w:i/>
          <w:iCs/>
          <w:szCs w:val="24"/>
          <w:lang w:val="en-ID"/>
        </w:rPr>
        <w:t>border</w:t>
      </w:r>
      <w:r w:rsidR="00CF48EC">
        <w:rPr>
          <w:rFonts w:eastAsia="Times New Roman" w:cs="Times New Roman"/>
          <w:szCs w:val="24"/>
          <w:lang w:val="en-ID"/>
        </w:rPr>
        <w:t xml:space="preserve"> (</w:t>
      </w:r>
      <w:r w:rsidR="00CF48EC" w:rsidRPr="00FB0360">
        <w:rPr>
          <w:rFonts w:eastAsia="Times New Roman" w:cs="Times New Roman"/>
          <w:szCs w:val="24"/>
          <w:lang w:val="en-ID"/>
        </w:rPr>
        <w:t>titik</w:t>
      </w:r>
      <w:r w:rsidR="00CF48EC">
        <w:rPr>
          <w:rFonts w:eastAsia="Times New Roman" w:cs="Times New Roman"/>
          <w:szCs w:val="24"/>
          <w:lang w:val="en-ID"/>
        </w:rPr>
        <w:t xml:space="preserve"> yang menjadi batasan dalam kawasan titik pusat), dan </w:t>
      </w:r>
      <w:r w:rsidR="00CF48EC">
        <w:rPr>
          <w:rFonts w:eastAsia="Times New Roman" w:cs="Times New Roman"/>
          <w:i/>
          <w:iCs/>
          <w:szCs w:val="24"/>
          <w:lang w:val="en-ID"/>
        </w:rPr>
        <w:t xml:space="preserve">noise </w:t>
      </w:r>
      <w:r w:rsidR="00CF48EC">
        <w:rPr>
          <w:rFonts w:eastAsia="Times New Roman" w:cs="Times New Roman"/>
          <w:szCs w:val="24"/>
          <w:lang w:val="en-ID"/>
        </w:rPr>
        <w:t xml:space="preserve">(titik yang tidak dapat dijangkau oleh </w:t>
      </w:r>
      <w:r w:rsidR="00CF48EC">
        <w:rPr>
          <w:rFonts w:eastAsia="Times New Roman" w:cs="Times New Roman"/>
          <w:i/>
          <w:iCs/>
          <w:szCs w:val="24"/>
          <w:lang w:val="en-ID"/>
        </w:rPr>
        <w:t>core</w:t>
      </w:r>
      <w:r w:rsidR="00CF48EC">
        <w:rPr>
          <w:rFonts w:eastAsia="Times New Roman" w:cs="Times New Roman"/>
          <w:szCs w:val="24"/>
          <w:lang w:val="en-ID"/>
        </w:rPr>
        <w:t xml:space="preserve"> dan bukan merupakan </w:t>
      </w:r>
      <w:r w:rsidR="00CF48EC">
        <w:rPr>
          <w:rFonts w:eastAsia="Times New Roman" w:cs="Times New Roman"/>
          <w:i/>
          <w:iCs/>
          <w:szCs w:val="24"/>
          <w:lang w:val="en-ID"/>
        </w:rPr>
        <w:t>border</w:t>
      </w:r>
      <w:r w:rsidR="00CF48EC">
        <w:rPr>
          <w:rFonts w:eastAsia="Times New Roman" w:cs="Times New Roman"/>
          <w:szCs w:val="24"/>
          <w:lang w:val="en-ID"/>
        </w:rPr>
        <w:t>)</w:t>
      </w:r>
      <w:r w:rsidR="00D23AF1">
        <w:rPr>
          <w:rFonts w:eastAsia="Times New Roman" w:cs="Times New Roman"/>
          <w:szCs w:val="24"/>
          <w:lang w:val="en-ID"/>
        </w:rPr>
        <w:t xml:space="preserve"> </w:t>
      </w:r>
      <w:r w:rsidR="00932239">
        <w:rPr>
          <w:rFonts w:eastAsia="Times New Roman" w:cs="Times New Roman"/>
          <w:szCs w:val="24"/>
          <w:lang w:val="en-ID"/>
        </w:rPr>
        <w:fldChar w:fldCharType="begin" w:fldLock="1"/>
      </w:r>
      <w:r w:rsidR="00480F44">
        <w:rPr>
          <w:rFonts w:eastAsia="Times New Roman" w:cs="Times New Roman"/>
          <w:szCs w:val="24"/>
          <w:lang w:val="en-ID"/>
        </w:rPr>
        <w:instrText>ADDIN CSL_CITATION {"citationItems":[{"id":"ITEM-1","itemData":{"DOI":"10.20956/j.v17i3.11704","abstract":"Covid-19 as a pandemic disaster has begun to shake the world economic order, including Indonesia. Indonesia's economic growth has contract since quarter II. Central Java Province is in the third place with the highest number of positive cases in Indonesia. The government still improving quality control over the implementation of village funds by observing classification of village status. The Ministry of Village has classified village status based on IDM value by calculating the average of 3 indices, IKS, IKL, and IKE. This research was conducted with the aim of classifying the village status using 2 clustering methods, DBSCAN and K-Means. Another purpose of this research is to find out whether the same village status also groups in the same cluster and to compare which one of the two grouping methods is better in classifying village status in Central Java Province in 2020 based on the Silhouette coefficient value.","author":[{"dropping-particle":"","family":"Putri","given":"Mustika M","non-dropping-particle":"","parse-names":false,"suffix":""},{"dropping-particle":"","family":"Dewi","given":"Cesaria","non-dropping-particle":"","parse-names":false,"suffix":""},{"dropping-particle":"","family":"Permata Siam","given":"Emban","non-dropping-particle":"","parse-names":false,"suffix":""},{"dropping-particle":"","family":"Asri Wijayanti","given":"Gona","non-dropping-particle":"","parse-names":false,"suffix":""},{"dropping-particle":"","family":"Aulia","given":"Nurfitri","non-dropping-particle":"","parse-names":false,"suffix":""},{"dropping-particle":"","family":"Nooraeni","given":"Rani","non-dropping-particle":"","parse-names":false,"suffix":""}],"id":"ITEM-1","issue":"3","issued":{"date-parts":[["2021"]]},"page":"394-404","title":"Komparasi DBSCAN dan K-Means Clustering pada Pengelompokan Status Desa di Jawa Tengah Tahun 2020","type":"article-journal","volume":"17"},"uris":["http://www.mendeley.com/documents/?uuid=46a6530f-6c53-41cf-a5a7-73f401d5c69a"]}],"mendeley":{"formattedCitation":"(Putri et al., 2021)","plainTextFormattedCitation":"(Putri et al., 2021)","previouslyFormattedCitation":"(Putri et al., 2021)"},"properties":{"noteIndex":0},"schema":"https://github.com/citation-style-language/schema/raw/master/csl-citation.json"}</w:instrText>
      </w:r>
      <w:r w:rsidR="00932239">
        <w:rPr>
          <w:rFonts w:eastAsia="Times New Roman" w:cs="Times New Roman"/>
          <w:szCs w:val="24"/>
          <w:lang w:val="en-ID"/>
        </w:rPr>
        <w:fldChar w:fldCharType="separate"/>
      </w:r>
      <w:r w:rsidR="00932239" w:rsidRPr="00932239">
        <w:rPr>
          <w:rFonts w:eastAsia="Times New Roman" w:cs="Times New Roman"/>
          <w:noProof/>
          <w:szCs w:val="24"/>
          <w:lang w:val="en-ID"/>
        </w:rPr>
        <w:t>(Putri et al., 2021)</w:t>
      </w:r>
      <w:r w:rsidR="00932239">
        <w:rPr>
          <w:rFonts w:eastAsia="Times New Roman" w:cs="Times New Roman"/>
          <w:szCs w:val="24"/>
          <w:lang w:val="en-ID"/>
        </w:rPr>
        <w:fldChar w:fldCharType="end"/>
      </w:r>
      <w:r w:rsidR="00CF48EC">
        <w:rPr>
          <w:rFonts w:eastAsia="Times New Roman" w:cs="Times New Roman"/>
          <w:szCs w:val="24"/>
          <w:lang w:val="en-ID"/>
        </w:rPr>
        <w:t xml:space="preserve">. </w:t>
      </w:r>
    </w:p>
    <w:p w14:paraId="495D8351" w14:textId="3B42B4CF" w:rsidR="00A855C9" w:rsidRDefault="00480F44" w:rsidP="007B7D89">
      <w:pPr>
        <w:spacing w:before="240" w:after="240" w:line="360" w:lineRule="auto"/>
        <w:ind w:firstLine="426"/>
        <w:jc w:val="both"/>
        <w:rPr>
          <w:rFonts w:eastAsia="Times New Roman" w:cs="Times New Roman"/>
          <w:szCs w:val="24"/>
          <w:lang w:val="en-ID"/>
        </w:rPr>
      </w:pPr>
      <w:r>
        <w:rPr>
          <w:rFonts w:eastAsia="Times New Roman" w:cs="Times New Roman"/>
          <w:szCs w:val="24"/>
          <w:lang w:val="en-ID"/>
        </w:rPr>
        <w:t xml:space="preserve">Metode </w:t>
      </w:r>
      <w:proofErr w:type="spellStart"/>
      <w:r>
        <w:rPr>
          <w:rFonts w:eastAsia="Times New Roman" w:cs="Times New Roman"/>
          <w:szCs w:val="24"/>
          <w:lang w:val="en-ID"/>
        </w:rPr>
        <w:t>klasterisasi</w:t>
      </w:r>
      <w:proofErr w:type="spellEnd"/>
      <w:r>
        <w:rPr>
          <w:rFonts w:eastAsia="Times New Roman" w:cs="Times New Roman"/>
          <w:szCs w:val="24"/>
          <w:lang w:val="en-ID"/>
        </w:rPr>
        <w:t xml:space="preserve"> DBSCAN menemukan </w:t>
      </w:r>
      <w:proofErr w:type="spellStart"/>
      <w:r>
        <w:rPr>
          <w:rFonts w:eastAsia="Times New Roman" w:cs="Times New Roman"/>
          <w:szCs w:val="24"/>
          <w:lang w:val="en-ID"/>
        </w:rPr>
        <w:t>klaster-klaster</w:t>
      </w:r>
      <w:proofErr w:type="spellEnd"/>
      <w:r>
        <w:rPr>
          <w:rFonts w:eastAsia="Times New Roman" w:cs="Times New Roman"/>
          <w:szCs w:val="24"/>
          <w:lang w:val="en-ID"/>
        </w:rPr>
        <w:t xml:space="preserve"> dengan cara </w:t>
      </w:r>
      <w:r>
        <w:rPr>
          <w:rFonts w:eastAsia="Times New Roman" w:cs="Times New Roman"/>
          <w:szCs w:val="24"/>
          <w:lang w:val="en-ID"/>
        </w:rPr>
        <w:fldChar w:fldCharType="begin" w:fldLock="1"/>
      </w:r>
      <w:r w:rsidR="00875EA9">
        <w:rPr>
          <w:rFonts w:eastAsia="Times New Roman" w:cs="Times New Roman"/>
          <w:szCs w:val="24"/>
          <w:lang w:val="en-ID"/>
        </w:rPr>
        <w:instrText>ADDIN CSL_CITATION {"citationItems":[{"id":"ITEM-1","itemData":{"abstract":"The perception of tourist about accessibility from Penelokan village to Toya Bungkah destination” has objective to known the tourist perceptions of accessibility in Toya Bungkah destination. Kinds data used are primary data and secondary data. The data was gain through observations, depth interviews, questionnaires, literature studies, and documentations. Sampling was gain by purposive sampling to option the data of accessibility. The respondents was choose by using quota sampling. Analyzed the perception of tourist by using attitude scale (Likert scale) to measure the results. The result of the research showed that the tourist perceptions of accessibility to Toya Bungkah were : Condition about access from Penelokan to Toya Bungkah get average score was 3.10 is good enough, Quality of access from Penelokan to Toya Bungkah get average score was 3.20 is good enough, Comfortable of access from Penelokan to Toya Bungkah get average score was 3.14 is good enough, Condition transportasion after arrived from Penelokan to Toya Bungkah get average score was 3,48 is good, View at around access the tourist can see from Penelokan to Toya Bungkah get average score was 4.08 is good, Safety with the path from Penelokan to Toya Bungkah get average score was 3.50 is good, Perception of the tourist about Toya Bungkah get average score was 3.76 is good.","author":[{"dropping-particle":"","family":"Silitonga","given":"Parasian","non-dropping-particle":"","parse-names":false,"suffix":""}],"container-title":"Jurnal TIMES","id":"ITEM-1","issue":"ISSN : 2337 - 3601","issued":{"date-parts":[["2016"]]},"page":"11-40","title":"ANALISIS POLA PENYEBARAN PENYAKIT PASIEN PENGGUNA BADAN PENYELENGGARA JAMINAN SOSIAL (BPJS) KESEHATAN DENGAN MENGGUNAKAN METODE DBSCAN CLUSTERING ( Studi Kasus Rumah Sakit Umum Pusat Haji Adam Malik Medan )","type":"article-journal","volume":"Vol. V No "},"uris":["http://www.mendeley.com/documents/?uuid=fc531ff0-c2d8-48d0-a66a-174ce4af2cb0"]}],"mendeley":{"formattedCitation":"(Silitonga, 2016)","plainTextFormattedCitation":"(Silitonga, 2016)","previouslyFormattedCitation":"(Silitonga, 2016)"},"properties":{"noteIndex":0},"schema":"https://github.com/citation-style-language/schema/raw/master/csl-citation.json"}</w:instrText>
      </w:r>
      <w:r>
        <w:rPr>
          <w:rFonts w:eastAsia="Times New Roman" w:cs="Times New Roman"/>
          <w:szCs w:val="24"/>
          <w:lang w:val="en-ID"/>
        </w:rPr>
        <w:fldChar w:fldCharType="separate"/>
      </w:r>
      <w:r w:rsidRPr="00480F44">
        <w:rPr>
          <w:rFonts w:eastAsia="Times New Roman" w:cs="Times New Roman"/>
          <w:noProof/>
          <w:szCs w:val="24"/>
          <w:lang w:val="en-ID"/>
        </w:rPr>
        <w:t>(Silitonga, 2016)</w:t>
      </w:r>
      <w:r>
        <w:rPr>
          <w:rFonts w:eastAsia="Times New Roman" w:cs="Times New Roman"/>
          <w:szCs w:val="24"/>
          <w:lang w:val="en-ID"/>
        </w:rPr>
        <w:fldChar w:fldCharType="end"/>
      </w:r>
      <w:r>
        <w:rPr>
          <w:rFonts w:eastAsia="Times New Roman" w:cs="Times New Roman"/>
          <w:szCs w:val="24"/>
          <w:lang w:val="en-ID"/>
        </w:rPr>
        <w:t>:</w:t>
      </w:r>
    </w:p>
    <w:p w14:paraId="67F76C75" w14:textId="747F88BF" w:rsidR="00480F44" w:rsidRDefault="00480F44" w:rsidP="007B7D89">
      <w:pPr>
        <w:pStyle w:val="ListParagraph"/>
        <w:numPr>
          <w:ilvl w:val="0"/>
          <w:numId w:val="20"/>
        </w:numPr>
        <w:spacing w:before="240" w:after="240" w:line="360" w:lineRule="auto"/>
        <w:ind w:firstLine="426"/>
        <w:jc w:val="both"/>
        <w:rPr>
          <w:rFonts w:eastAsia="Times New Roman" w:cs="Times New Roman"/>
          <w:szCs w:val="24"/>
          <w:lang w:val="en-ID"/>
        </w:rPr>
      </w:pPr>
      <w:r>
        <w:rPr>
          <w:rFonts w:eastAsia="Times New Roman" w:cs="Times New Roman"/>
          <w:szCs w:val="24"/>
          <w:lang w:val="en-ID"/>
        </w:rPr>
        <w:t xml:space="preserve">DBSCAN menelusuri </w:t>
      </w:r>
      <w:proofErr w:type="spellStart"/>
      <w:r>
        <w:rPr>
          <w:rFonts w:eastAsia="Times New Roman" w:cs="Times New Roman"/>
          <w:szCs w:val="24"/>
          <w:lang w:val="en-ID"/>
        </w:rPr>
        <w:t>klaster-klaster</w:t>
      </w:r>
      <w:proofErr w:type="spellEnd"/>
      <w:r>
        <w:rPr>
          <w:rFonts w:eastAsia="Times New Roman" w:cs="Times New Roman"/>
          <w:szCs w:val="24"/>
          <w:lang w:val="en-ID"/>
        </w:rPr>
        <w:t xml:space="preserve"> dengan memeriksa ε-</w:t>
      </w:r>
      <w:proofErr w:type="spellStart"/>
      <w:r>
        <w:rPr>
          <w:rFonts w:eastAsia="Times New Roman" w:cs="Times New Roman"/>
          <w:i/>
          <w:iCs/>
          <w:szCs w:val="24"/>
          <w:lang w:val="en-ID"/>
        </w:rPr>
        <w:t>neighborhood</w:t>
      </w:r>
      <w:proofErr w:type="spellEnd"/>
      <w:r>
        <w:rPr>
          <w:rFonts w:eastAsia="Times New Roman" w:cs="Times New Roman"/>
          <w:szCs w:val="24"/>
          <w:lang w:val="en-ID"/>
        </w:rPr>
        <w:t xml:space="preserve"> dari tiap-tiap </w:t>
      </w:r>
      <w:r>
        <w:rPr>
          <w:rFonts w:eastAsia="Times New Roman" w:cs="Times New Roman"/>
          <w:i/>
          <w:iCs/>
          <w:szCs w:val="24"/>
          <w:lang w:val="en-ID"/>
        </w:rPr>
        <w:t>point</w:t>
      </w:r>
      <w:r>
        <w:rPr>
          <w:rFonts w:eastAsia="Times New Roman" w:cs="Times New Roman"/>
          <w:szCs w:val="24"/>
          <w:lang w:val="en-ID"/>
        </w:rPr>
        <w:t xml:space="preserve"> dalam </w:t>
      </w:r>
      <w:r>
        <w:rPr>
          <w:rFonts w:eastAsia="Times New Roman" w:cs="Times New Roman"/>
          <w:i/>
          <w:iCs/>
          <w:szCs w:val="24"/>
          <w:lang w:val="en-ID"/>
        </w:rPr>
        <w:t>database.</w:t>
      </w:r>
      <w:r>
        <w:rPr>
          <w:rFonts w:eastAsia="Times New Roman" w:cs="Times New Roman"/>
          <w:szCs w:val="24"/>
          <w:lang w:val="en-ID"/>
        </w:rPr>
        <w:t xml:space="preserve"> Jika ε-</w:t>
      </w:r>
      <w:proofErr w:type="spellStart"/>
      <w:r>
        <w:rPr>
          <w:rFonts w:eastAsia="Times New Roman" w:cs="Times New Roman"/>
          <w:i/>
          <w:iCs/>
          <w:szCs w:val="24"/>
          <w:lang w:val="en-ID"/>
        </w:rPr>
        <w:t>neighborhood</w:t>
      </w:r>
      <w:proofErr w:type="spellEnd"/>
      <w:r>
        <w:rPr>
          <w:rFonts w:eastAsia="Times New Roman" w:cs="Times New Roman"/>
          <w:szCs w:val="24"/>
          <w:lang w:val="en-ID"/>
        </w:rPr>
        <w:t xml:space="preserve"> dari point p mengandung lebih dari </w:t>
      </w:r>
      <w:proofErr w:type="spellStart"/>
      <w:r>
        <w:rPr>
          <w:rFonts w:eastAsia="Times New Roman" w:cs="Times New Roman"/>
          <w:szCs w:val="24"/>
          <w:lang w:val="en-ID"/>
        </w:rPr>
        <w:t>MinPts</w:t>
      </w:r>
      <w:proofErr w:type="spellEnd"/>
      <w:r>
        <w:rPr>
          <w:rFonts w:eastAsia="Times New Roman" w:cs="Times New Roman"/>
          <w:szCs w:val="24"/>
          <w:lang w:val="en-ID"/>
        </w:rPr>
        <w:t xml:space="preserve">, </w:t>
      </w:r>
      <w:proofErr w:type="spellStart"/>
      <w:r>
        <w:rPr>
          <w:rFonts w:eastAsia="Times New Roman" w:cs="Times New Roman"/>
          <w:szCs w:val="24"/>
          <w:lang w:val="en-ID"/>
        </w:rPr>
        <w:t>klaster</w:t>
      </w:r>
      <w:proofErr w:type="spellEnd"/>
      <w:r>
        <w:rPr>
          <w:rFonts w:eastAsia="Times New Roman" w:cs="Times New Roman"/>
          <w:szCs w:val="24"/>
          <w:lang w:val="en-ID"/>
        </w:rPr>
        <w:t xml:space="preserve"> baru dengan p sebagai </w:t>
      </w:r>
      <w:r>
        <w:rPr>
          <w:rFonts w:eastAsia="Times New Roman" w:cs="Times New Roman"/>
          <w:i/>
          <w:iCs/>
          <w:szCs w:val="24"/>
          <w:lang w:val="en-ID"/>
        </w:rPr>
        <w:t xml:space="preserve">core object </w:t>
      </w:r>
      <w:r>
        <w:rPr>
          <w:rFonts w:eastAsia="Times New Roman" w:cs="Times New Roman"/>
          <w:szCs w:val="24"/>
          <w:lang w:val="en-ID"/>
        </w:rPr>
        <w:t>diciptakan.</w:t>
      </w:r>
    </w:p>
    <w:p w14:paraId="55E99AA8" w14:textId="076E461D" w:rsidR="00480F44" w:rsidRDefault="00480F44" w:rsidP="007B7D89">
      <w:pPr>
        <w:pStyle w:val="ListParagraph"/>
        <w:numPr>
          <w:ilvl w:val="0"/>
          <w:numId w:val="20"/>
        </w:numPr>
        <w:spacing w:before="240" w:after="240" w:line="360" w:lineRule="auto"/>
        <w:ind w:firstLine="426"/>
        <w:jc w:val="both"/>
        <w:rPr>
          <w:rFonts w:eastAsia="Times New Roman" w:cs="Times New Roman"/>
          <w:szCs w:val="24"/>
          <w:lang w:val="en-ID"/>
        </w:rPr>
      </w:pPr>
      <w:r>
        <w:rPr>
          <w:rFonts w:eastAsia="Times New Roman" w:cs="Times New Roman"/>
          <w:szCs w:val="24"/>
          <w:lang w:val="en-ID"/>
        </w:rPr>
        <w:t xml:space="preserve">Kemudian DBSCAN secara iteratif mengumpulkan secara langsung objek-objek </w:t>
      </w:r>
      <w:r>
        <w:rPr>
          <w:rFonts w:eastAsia="Times New Roman" w:cs="Times New Roman"/>
          <w:i/>
          <w:iCs/>
          <w:szCs w:val="24"/>
          <w:lang w:val="en-ID"/>
        </w:rPr>
        <w:t xml:space="preserve">density reachable </w:t>
      </w:r>
      <w:r>
        <w:rPr>
          <w:rFonts w:eastAsia="Times New Roman" w:cs="Times New Roman"/>
          <w:szCs w:val="24"/>
          <w:lang w:val="en-ID"/>
        </w:rPr>
        <w:t xml:space="preserve">dari </w:t>
      </w:r>
      <w:r>
        <w:rPr>
          <w:rFonts w:eastAsia="Times New Roman" w:cs="Times New Roman"/>
          <w:i/>
          <w:iCs/>
          <w:szCs w:val="24"/>
          <w:lang w:val="en-ID"/>
        </w:rPr>
        <w:t xml:space="preserve">core object </w:t>
      </w:r>
      <w:r>
        <w:rPr>
          <w:rFonts w:eastAsia="Times New Roman" w:cs="Times New Roman"/>
          <w:szCs w:val="24"/>
          <w:lang w:val="en-ID"/>
        </w:rPr>
        <w:t xml:space="preserve">tersebut, dimana mungkin melibatkan penggabungan dari beberapa </w:t>
      </w:r>
      <w:r>
        <w:rPr>
          <w:rFonts w:eastAsia="Times New Roman" w:cs="Times New Roman"/>
          <w:i/>
          <w:iCs/>
          <w:szCs w:val="24"/>
          <w:lang w:val="en-ID"/>
        </w:rPr>
        <w:t>cluster-cluster</w:t>
      </w:r>
      <w:r>
        <w:rPr>
          <w:rFonts w:eastAsia="Times New Roman" w:cs="Times New Roman"/>
          <w:szCs w:val="24"/>
          <w:lang w:val="en-ID"/>
        </w:rPr>
        <w:t xml:space="preserve"> </w:t>
      </w:r>
      <w:r>
        <w:rPr>
          <w:rFonts w:eastAsia="Times New Roman" w:cs="Times New Roman"/>
          <w:i/>
          <w:iCs/>
          <w:szCs w:val="24"/>
          <w:lang w:val="en-ID"/>
        </w:rPr>
        <w:t>density reachable</w:t>
      </w:r>
      <w:r>
        <w:rPr>
          <w:rFonts w:eastAsia="Times New Roman" w:cs="Times New Roman"/>
          <w:szCs w:val="24"/>
          <w:lang w:val="en-ID"/>
        </w:rPr>
        <w:t>.</w:t>
      </w:r>
    </w:p>
    <w:p w14:paraId="0E52CC6C" w14:textId="167DFE62" w:rsidR="00480F44" w:rsidRDefault="00875EA9" w:rsidP="00A421C8">
      <w:pPr>
        <w:spacing w:before="240" w:after="240" w:line="360" w:lineRule="auto"/>
        <w:ind w:firstLine="426"/>
        <w:jc w:val="both"/>
        <w:rPr>
          <w:rFonts w:eastAsia="Times New Roman" w:cs="Times New Roman"/>
          <w:szCs w:val="24"/>
          <w:lang w:val="en-ID"/>
        </w:rPr>
      </w:pPr>
      <w:r>
        <w:rPr>
          <w:rFonts w:eastAsia="Times New Roman" w:cs="Times New Roman"/>
          <w:szCs w:val="24"/>
          <w:lang w:val="en-ID"/>
        </w:rPr>
        <w:t xml:space="preserve">Secara umum komputasi dari </w:t>
      </w:r>
      <w:proofErr w:type="spellStart"/>
      <w:r>
        <w:rPr>
          <w:rFonts w:eastAsia="Times New Roman" w:cs="Times New Roman"/>
          <w:szCs w:val="24"/>
          <w:lang w:val="en-ID"/>
        </w:rPr>
        <w:t>algoritm</w:t>
      </w:r>
      <w:r w:rsidR="00B129D5">
        <w:rPr>
          <w:rFonts w:eastAsia="Times New Roman" w:cs="Times New Roman"/>
          <w:szCs w:val="24"/>
          <w:lang w:val="en-ID"/>
        </w:rPr>
        <w:t>a</w:t>
      </w:r>
      <w:proofErr w:type="spellEnd"/>
      <w:r>
        <w:rPr>
          <w:rFonts w:eastAsia="Times New Roman" w:cs="Times New Roman"/>
          <w:szCs w:val="24"/>
          <w:lang w:val="en-ID"/>
        </w:rPr>
        <w:t xml:space="preserve"> DBSCAN adalah sebagai berikut </w:t>
      </w:r>
      <w:r>
        <w:rPr>
          <w:rFonts w:eastAsia="Times New Roman" w:cs="Times New Roman"/>
          <w:szCs w:val="24"/>
          <w:lang w:val="en-ID"/>
        </w:rPr>
        <w:fldChar w:fldCharType="begin" w:fldLock="1"/>
      </w:r>
      <w:r w:rsidR="0018072F">
        <w:rPr>
          <w:rFonts w:eastAsia="Times New Roman" w:cs="Times New Roman"/>
          <w:szCs w:val="24"/>
          <w:lang w:val="en-ID"/>
        </w:rPr>
        <w:instrText>ADDIN CSL_CITATION {"citationItems":[{"id":"ITEM-1","itemData":{"DOI":"10.24843/lkjiti.2015.v06.i03.p05","ISSN":"2088-1541","abstract":"Spatial Data Clustering is one of the significant techniques in data mining which used to obtain information or knowledge in a large number of spatial data from various applications. One technique that being a pioneer in the development of spatial data clustering algorithm is DBSCAN. This study is focused on implementation of DBSCAN method in decision making process in order to help a company to decide its potential customer. The trial results in this study show that DBSCAN method has been successfully conduct clustering process to support decision making process in determination of potential customer by forming several number of clusters.","author":[{"dropping-particle":"","family":"Devi","given":"Anindya Santika","non-dropping-particle":"","parse-names":false,"suffix":""},{"dropping-particle":"","family":"Putra","given":"I Ketut Gede Darma","non-dropping-particle":"","parse-names":false,"suffix":""},{"dropping-particle":"","family":"Sukarsa","given":"I Made","non-dropping-particle":"","parse-names":false,"suffix":""}],"container-title":"Lontar Komputer : Jurnal Ilmiah Teknologi Informasi","id":"ITEM-1","issue":"3","issued":{"date-parts":[["2015"]]},"page":"185","title":"Implementasi Metode Clustering DBSCAN pada Proses Pengambilan Keputusan","type":"article-journal","volume":"6"},"uris":["http://www.mendeley.com/documents/?uuid=11e187b4-912b-4102-b202-5403a7c43a77"]}],"mendeley":{"formattedCitation":"(Devi et al., 2015)","plainTextFormattedCitation":"(Devi et al., 2015)","previouslyFormattedCitation":"(Devi et al., 2015)"},"properties":{"noteIndex":0},"schema":"https://github.com/citation-style-language/schema/raw/master/csl-citation.json"}</w:instrText>
      </w:r>
      <w:r>
        <w:rPr>
          <w:rFonts w:eastAsia="Times New Roman" w:cs="Times New Roman"/>
          <w:szCs w:val="24"/>
          <w:lang w:val="en-ID"/>
        </w:rPr>
        <w:fldChar w:fldCharType="separate"/>
      </w:r>
      <w:r w:rsidRPr="00875EA9">
        <w:rPr>
          <w:rFonts w:eastAsia="Times New Roman" w:cs="Times New Roman"/>
          <w:noProof/>
          <w:szCs w:val="24"/>
          <w:lang w:val="en-ID"/>
        </w:rPr>
        <w:t>(Devi et al., 2015)</w:t>
      </w:r>
      <w:r>
        <w:rPr>
          <w:rFonts w:eastAsia="Times New Roman" w:cs="Times New Roman"/>
          <w:szCs w:val="24"/>
          <w:lang w:val="en-ID"/>
        </w:rPr>
        <w:fldChar w:fldCharType="end"/>
      </w:r>
      <w:r>
        <w:rPr>
          <w:rFonts w:eastAsia="Times New Roman" w:cs="Times New Roman"/>
          <w:szCs w:val="24"/>
          <w:lang w:val="en-ID"/>
        </w:rPr>
        <w:t>:</w:t>
      </w:r>
    </w:p>
    <w:p w14:paraId="6A6E6629" w14:textId="77777777" w:rsidR="00C96F91" w:rsidRDefault="00C96F91" w:rsidP="00C96F91">
      <w:pPr>
        <w:pStyle w:val="ListParagraph"/>
        <w:numPr>
          <w:ilvl w:val="0"/>
          <w:numId w:val="22"/>
        </w:numPr>
        <w:spacing w:before="240" w:after="240" w:line="360" w:lineRule="auto"/>
        <w:jc w:val="both"/>
        <w:rPr>
          <w:rFonts w:eastAsia="Times New Roman" w:cs="Times New Roman"/>
          <w:szCs w:val="24"/>
          <w:lang w:val="en-ID"/>
        </w:rPr>
      </w:pPr>
      <w:proofErr w:type="spellStart"/>
      <w:r>
        <w:rPr>
          <w:rFonts w:eastAsia="Times New Roman" w:cs="Times New Roman"/>
          <w:szCs w:val="24"/>
          <w:lang w:val="en-ID"/>
        </w:rPr>
        <w:t>Inisialisasi</w:t>
      </w:r>
      <w:proofErr w:type="spellEnd"/>
      <w:r>
        <w:rPr>
          <w:rFonts w:eastAsia="Times New Roman" w:cs="Times New Roman"/>
          <w:szCs w:val="24"/>
          <w:lang w:val="en-ID"/>
        </w:rPr>
        <w:t xml:space="preserve"> parameter </w:t>
      </w:r>
      <w:proofErr w:type="spellStart"/>
      <w:r>
        <w:rPr>
          <w:rFonts w:eastAsia="Times New Roman" w:cs="Times New Roman"/>
          <w:i/>
          <w:iCs/>
          <w:szCs w:val="24"/>
          <w:lang w:val="en-ID"/>
        </w:rPr>
        <w:t>m</w:t>
      </w:r>
      <w:r w:rsidRPr="004A43CB">
        <w:rPr>
          <w:rFonts w:eastAsia="Times New Roman" w:cs="Times New Roman"/>
          <w:i/>
          <w:iCs/>
          <w:szCs w:val="24"/>
          <w:lang w:val="en-ID"/>
        </w:rPr>
        <w:t>inPts</w:t>
      </w:r>
      <w:proofErr w:type="spellEnd"/>
      <w:r>
        <w:rPr>
          <w:rFonts w:eastAsia="Times New Roman" w:cs="Times New Roman"/>
          <w:szCs w:val="24"/>
          <w:lang w:val="en-ID"/>
        </w:rPr>
        <w:t xml:space="preserve"> dan </w:t>
      </w:r>
      <w:r w:rsidRPr="004A43CB">
        <w:rPr>
          <w:rFonts w:eastAsia="Times New Roman" w:cs="Times New Roman"/>
          <w:i/>
          <w:iCs/>
          <w:szCs w:val="24"/>
          <w:lang w:val="en-ID"/>
        </w:rPr>
        <w:t>ε</w:t>
      </w:r>
      <w:r>
        <w:rPr>
          <w:rFonts w:eastAsia="Times New Roman" w:cs="Times New Roman"/>
          <w:i/>
          <w:iCs/>
          <w:szCs w:val="24"/>
          <w:lang w:val="en-ID"/>
        </w:rPr>
        <w:t>.</w:t>
      </w:r>
    </w:p>
    <w:p w14:paraId="285220F7" w14:textId="77777777" w:rsidR="00C96F91" w:rsidRDefault="00C96F91" w:rsidP="00C96F91">
      <w:pPr>
        <w:pStyle w:val="ListParagraph"/>
        <w:numPr>
          <w:ilvl w:val="0"/>
          <w:numId w:val="22"/>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Tentukan titik awal atau </w:t>
      </w:r>
      <w:r>
        <w:rPr>
          <w:rFonts w:eastAsia="Times New Roman" w:cs="Times New Roman"/>
          <w:i/>
          <w:iCs/>
          <w:szCs w:val="24"/>
          <w:lang w:val="en-ID"/>
        </w:rPr>
        <w:t xml:space="preserve">p </w:t>
      </w:r>
      <w:r>
        <w:rPr>
          <w:rFonts w:eastAsia="Times New Roman" w:cs="Times New Roman"/>
          <w:szCs w:val="24"/>
          <w:lang w:val="en-ID"/>
        </w:rPr>
        <w:t>secara acak.</w:t>
      </w:r>
    </w:p>
    <w:p w14:paraId="71C7770C" w14:textId="4619FE05" w:rsidR="00C96F91" w:rsidRDefault="00C96F91" w:rsidP="00C96F91">
      <w:pPr>
        <w:pStyle w:val="ListParagraph"/>
        <w:numPr>
          <w:ilvl w:val="0"/>
          <w:numId w:val="22"/>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Hitung ε atau semua jarak titik pada </w:t>
      </w:r>
      <w:r>
        <w:rPr>
          <w:rFonts w:eastAsia="Times New Roman" w:cs="Times New Roman"/>
          <w:i/>
          <w:iCs/>
          <w:szCs w:val="24"/>
          <w:lang w:val="en-ID"/>
        </w:rPr>
        <w:t>density reachable</w:t>
      </w:r>
      <w:r>
        <w:rPr>
          <w:rFonts w:eastAsia="Times New Roman" w:cs="Times New Roman"/>
          <w:szCs w:val="24"/>
          <w:lang w:val="en-ID"/>
        </w:rPr>
        <w:t xml:space="preserve"> terhadap p</w:t>
      </w:r>
      <w:r w:rsidR="00904781">
        <w:rPr>
          <w:rFonts w:eastAsia="Times New Roman" w:cs="Times New Roman"/>
          <w:szCs w:val="24"/>
          <w:lang w:val="en-ID"/>
        </w:rPr>
        <w:t xml:space="preserve"> dengan menggunakan </w:t>
      </w:r>
      <w:r w:rsidR="00904781">
        <w:rPr>
          <w:rFonts w:eastAsia="Times New Roman" w:cs="Times New Roman"/>
          <w:i/>
          <w:iCs/>
          <w:szCs w:val="24"/>
          <w:lang w:val="en-ID"/>
        </w:rPr>
        <w:t>cosine similarity</w:t>
      </w:r>
      <w:r>
        <w:rPr>
          <w:rFonts w:eastAsia="Times New Roman" w:cs="Times New Roman"/>
          <w:szCs w:val="24"/>
          <w:lang w:val="en-ID"/>
        </w:rPr>
        <w:t>.</w:t>
      </w:r>
      <w:r w:rsidR="00E95D52">
        <w:rPr>
          <w:rFonts w:eastAsia="Times New Roman" w:cs="Times New Roman"/>
          <w:szCs w:val="24"/>
          <w:lang w:val="en-ID"/>
        </w:rPr>
        <w:t xml:space="preserve"> </w:t>
      </w:r>
    </w:p>
    <w:p w14:paraId="34514A89" w14:textId="2EEDF387" w:rsidR="00C96F91" w:rsidRDefault="00E95D52" w:rsidP="00C96F91">
      <w:pPr>
        <w:pStyle w:val="ListParagraph"/>
        <w:numPr>
          <w:ilvl w:val="0"/>
          <w:numId w:val="22"/>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Jika titik yang memenuhi ε lebih dari </w:t>
      </w:r>
      <w:proofErr w:type="spellStart"/>
      <w:r w:rsidRPr="009F6335">
        <w:rPr>
          <w:rFonts w:eastAsia="Times New Roman" w:cs="Times New Roman"/>
          <w:i/>
          <w:iCs/>
          <w:szCs w:val="24"/>
          <w:lang w:val="en-ID"/>
        </w:rPr>
        <w:t>minPts</w:t>
      </w:r>
      <w:proofErr w:type="spellEnd"/>
      <w:r>
        <w:rPr>
          <w:rFonts w:eastAsia="Times New Roman" w:cs="Times New Roman"/>
          <w:i/>
          <w:iCs/>
          <w:szCs w:val="24"/>
          <w:lang w:val="en-ID"/>
        </w:rPr>
        <w:t xml:space="preserve"> </w:t>
      </w:r>
      <w:r>
        <w:rPr>
          <w:rFonts w:eastAsia="Times New Roman" w:cs="Times New Roman"/>
          <w:szCs w:val="24"/>
          <w:lang w:val="en-ID"/>
        </w:rPr>
        <w:t xml:space="preserve">maka titik p adalah </w:t>
      </w:r>
      <w:r>
        <w:rPr>
          <w:rFonts w:eastAsia="Times New Roman" w:cs="Times New Roman"/>
          <w:i/>
          <w:iCs/>
          <w:szCs w:val="24"/>
          <w:lang w:val="en-ID"/>
        </w:rPr>
        <w:t>core</w:t>
      </w:r>
      <w:r w:rsidR="00BC7BD7">
        <w:rPr>
          <w:rFonts w:eastAsia="Times New Roman" w:cs="Times New Roman"/>
          <w:i/>
          <w:iCs/>
          <w:szCs w:val="24"/>
          <w:lang w:val="en-ID"/>
        </w:rPr>
        <w:t xml:space="preserve"> object </w:t>
      </w:r>
      <w:r>
        <w:rPr>
          <w:rFonts w:eastAsia="Times New Roman" w:cs="Times New Roman"/>
          <w:szCs w:val="24"/>
          <w:lang w:val="en-ID"/>
        </w:rPr>
        <w:t xml:space="preserve">dan </w:t>
      </w:r>
      <w:proofErr w:type="spellStart"/>
      <w:r>
        <w:rPr>
          <w:rFonts w:eastAsia="Times New Roman" w:cs="Times New Roman"/>
          <w:szCs w:val="24"/>
          <w:lang w:val="en-ID"/>
        </w:rPr>
        <w:t>klaster</w:t>
      </w:r>
      <w:proofErr w:type="spellEnd"/>
      <w:r>
        <w:rPr>
          <w:rFonts w:eastAsia="Times New Roman" w:cs="Times New Roman"/>
          <w:szCs w:val="24"/>
          <w:lang w:val="en-ID"/>
        </w:rPr>
        <w:t xml:space="preserve"> terbentuk.</w:t>
      </w:r>
    </w:p>
    <w:p w14:paraId="5F8B4400" w14:textId="54076EDA" w:rsidR="00E95D52" w:rsidRPr="00E625DE" w:rsidRDefault="00E95D52" w:rsidP="00E625DE">
      <w:pPr>
        <w:pStyle w:val="ListParagraph"/>
        <w:numPr>
          <w:ilvl w:val="0"/>
          <w:numId w:val="22"/>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Ulangi langkah secara iteratif hingga dilakukan proses pada semua titik. </w:t>
      </w:r>
    </w:p>
    <w:bookmarkEnd w:id="199"/>
    <w:p w14:paraId="2B11706B" w14:textId="571291CF" w:rsidR="00EA5548" w:rsidRDefault="00EA5548" w:rsidP="00EA5548">
      <w:pPr>
        <w:spacing w:before="240" w:after="240" w:line="240" w:lineRule="auto"/>
        <w:rPr>
          <w:rFonts w:eastAsia="Times New Roman" w:cs="Times New Roman"/>
          <w:b/>
          <w:bCs/>
          <w:color w:val="000000"/>
          <w:szCs w:val="24"/>
          <w:lang w:val="en-ID"/>
        </w:rPr>
      </w:pPr>
    </w:p>
    <w:p w14:paraId="2A46EFEF" w14:textId="3F54C1FA" w:rsidR="00F352A0" w:rsidRPr="0018072F" w:rsidRDefault="00EA5548" w:rsidP="0018072F">
      <w:pPr>
        <w:pStyle w:val="Heading3"/>
        <w:rPr>
          <w:lang w:val="en-ID"/>
        </w:rPr>
      </w:pPr>
      <w:bookmarkStart w:id="201" w:name="_Toc139379654"/>
      <w:proofErr w:type="spellStart"/>
      <w:r>
        <w:rPr>
          <w:lang w:val="en-ID"/>
        </w:rPr>
        <w:t>Algoritma</w:t>
      </w:r>
      <w:proofErr w:type="spellEnd"/>
      <w:r>
        <w:rPr>
          <w:lang w:val="en-ID"/>
        </w:rPr>
        <w:t xml:space="preserve"> OPTICS</w:t>
      </w:r>
      <w:bookmarkEnd w:id="201"/>
    </w:p>
    <w:p w14:paraId="01583BB8" w14:textId="08FB3C9A" w:rsidR="00E554ED" w:rsidRDefault="00EA5548" w:rsidP="006F3A86">
      <w:pPr>
        <w:spacing w:before="240" w:after="240" w:line="360" w:lineRule="auto"/>
        <w:ind w:firstLine="360"/>
        <w:jc w:val="both"/>
        <w:rPr>
          <w:rFonts w:eastAsia="Times New Roman" w:cs="Times New Roman"/>
          <w:szCs w:val="24"/>
          <w:lang w:val="en-ID"/>
        </w:rPr>
      </w:pPr>
      <w:bookmarkStart w:id="202" w:name="_Hlk148655047"/>
      <w:r w:rsidRPr="00EA5548">
        <w:rPr>
          <w:rFonts w:eastAsia="Times New Roman" w:cs="Times New Roman"/>
          <w:color w:val="000000"/>
          <w:szCs w:val="24"/>
          <w:lang w:val="en-ID"/>
        </w:rPr>
        <w:t>OPTICS</w:t>
      </w:r>
      <w:r w:rsidR="009233BD">
        <w:rPr>
          <w:rFonts w:eastAsia="Times New Roman" w:cs="Times New Roman"/>
          <w:color w:val="000000"/>
          <w:szCs w:val="24"/>
          <w:lang w:val="en-ID"/>
        </w:rPr>
        <w:t xml:space="preserve"> (</w:t>
      </w:r>
      <w:r w:rsidR="009233BD">
        <w:rPr>
          <w:rFonts w:eastAsia="Times New Roman" w:cs="Times New Roman"/>
          <w:i/>
          <w:iCs/>
          <w:szCs w:val="24"/>
          <w:lang w:val="en-ID"/>
        </w:rPr>
        <w:t>Ordering Points to Identify the Clustering Structure</w:t>
      </w:r>
      <w:r w:rsidR="009233BD">
        <w:rPr>
          <w:rFonts w:eastAsia="Times New Roman" w:cs="Times New Roman"/>
          <w:szCs w:val="24"/>
          <w:lang w:val="en-ID"/>
        </w:rPr>
        <w:t xml:space="preserve">) adalah </w:t>
      </w:r>
      <w:proofErr w:type="spellStart"/>
      <w:r w:rsidR="009233BD">
        <w:rPr>
          <w:rFonts w:eastAsia="Times New Roman" w:cs="Times New Roman"/>
          <w:szCs w:val="24"/>
          <w:lang w:val="en-ID"/>
        </w:rPr>
        <w:t>algoritma</w:t>
      </w:r>
      <w:proofErr w:type="spellEnd"/>
      <w:r w:rsidR="009233BD">
        <w:rPr>
          <w:rFonts w:eastAsia="Times New Roman" w:cs="Times New Roman"/>
          <w:szCs w:val="24"/>
          <w:lang w:val="en-ID"/>
        </w:rPr>
        <w:t xml:space="preserve"> </w:t>
      </w:r>
      <w:proofErr w:type="spellStart"/>
      <w:r w:rsidR="009233BD">
        <w:rPr>
          <w:rFonts w:eastAsia="Times New Roman" w:cs="Times New Roman"/>
          <w:szCs w:val="24"/>
          <w:lang w:val="en-ID"/>
        </w:rPr>
        <w:t>klastering</w:t>
      </w:r>
      <w:proofErr w:type="spellEnd"/>
      <w:r w:rsidR="009233BD">
        <w:rPr>
          <w:rFonts w:eastAsia="Times New Roman" w:cs="Times New Roman"/>
          <w:szCs w:val="24"/>
          <w:lang w:val="en-ID"/>
        </w:rPr>
        <w:t xml:space="preserve"> hierarkis yang bergantung pada kepadatan data. OPTICS mampu mendeteksi </w:t>
      </w:r>
      <w:proofErr w:type="spellStart"/>
      <w:r w:rsidR="009233BD">
        <w:rPr>
          <w:rFonts w:eastAsia="Times New Roman" w:cs="Times New Roman"/>
          <w:szCs w:val="24"/>
          <w:lang w:val="en-ID"/>
        </w:rPr>
        <w:t>klaster</w:t>
      </w:r>
      <w:proofErr w:type="spellEnd"/>
      <w:r w:rsidR="009233BD">
        <w:rPr>
          <w:rFonts w:eastAsia="Times New Roman" w:cs="Times New Roman"/>
          <w:szCs w:val="24"/>
          <w:lang w:val="en-ID"/>
        </w:rPr>
        <w:t xml:space="preserve"> yang bermakna dalam data dengan kepadatan yang bervariasi </w:t>
      </w:r>
      <w:r w:rsidR="009233BD">
        <w:rPr>
          <w:rFonts w:eastAsia="Times New Roman" w:cs="Times New Roman"/>
          <w:szCs w:val="24"/>
          <w:lang w:val="en-ID"/>
        </w:rPr>
        <w:lastRenderedPageBreak/>
        <w:t>dengan menghasilkan urutan titik-titik yang linier, sehingga titik-titik yang terdekat secara spasial menjadi tetangga dalam urutan tersebut (</w:t>
      </w:r>
      <w:proofErr w:type="spellStart"/>
      <w:r w:rsidR="009233BD">
        <w:rPr>
          <w:rFonts w:eastAsia="Times New Roman" w:cs="Times New Roman"/>
          <w:szCs w:val="24"/>
          <w:lang w:val="en-ID"/>
        </w:rPr>
        <w:t>Patwary</w:t>
      </w:r>
      <w:proofErr w:type="spellEnd"/>
      <w:r w:rsidR="009233BD">
        <w:rPr>
          <w:rFonts w:eastAsia="Times New Roman" w:cs="Times New Roman"/>
          <w:szCs w:val="24"/>
          <w:lang w:val="en-ID"/>
        </w:rPr>
        <w:t xml:space="preserve">, 2013). </w:t>
      </w:r>
      <w:r w:rsidR="00E554ED">
        <w:rPr>
          <w:rFonts w:eastAsia="Times New Roman" w:cs="Times New Roman"/>
          <w:szCs w:val="24"/>
          <w:lang w:val="en-ID"/>
        </w:rPr>
        <w:t xml:space="preserve">Berikut langkah-langkah penggunaan </w:t>
      </w:r>
      <w:proofErr w:type="spellStart"/>
      <w:r w:rsidR="00E554ED">
        <w:rPr>
          <w:rFonts w:eastAsia="Times New Roman" w:cs="Times New Roman"/>
          <w:szCs w:val="24"/>
          <w:lang w:val="en-ID"/>
        </w:rPr>
        <w:t>algoritma</w:t>
      </w:r>
      <w:proofErr w:type="spellEnd"/>
      <w:r w:rsidR="00E554ED">
        <w:rPr>
          <w:rFonts w:eastAsia="Times New Roman" w:cs="Times New Roman"/>
          <w:szCs w:val="24"/>
          <w:lang w:val="en-ID"/>
        </w:rPr>
        <w:t xml:space="preserve"> OPTICS</w:t>
      </w:r>
      <w:r w:rsidR="00A2606A">
        <w:rPr>
          <w:rFonts w:eastAsia="Times New Roman" w:cs="Times New Roman"/>
          <w:szCs w:val="24"/>
          <w:lang w:val="en-ID"/>
        </w:rPr>
        <w:t xml:space="preserve"> </w:t>
      </w:r>
      <w:r w:rsidR="00A2606A">
        <w:rPr>
          <w:rFonts w:eastAsia="Times New Roman" w:cs="Times New Roman"/>
          <w:szCs w:val="24"/>
          <w:lang w:val="en-ID"/>
        </w:rPr>
        <w:fldChar w:fldCharType="begin" w:fldLock="1"/>
      </w:r>
      <w:r w:rsidR="00790C43">
        <w:rPr>
          <w:rFonts w:eastAsia="Times New Roman" w:cs="Times New Roman"/>
          <w:szCs w:val="24"/>
          <w:lang w:val="en-ID"/>
        </w:rPr>
        <w:instrText>ADDIN CSL_CITATION {"citationItems":[{"id":"ITEM-1","itemData":{"author":[{"dropping-particle":"","family":"Prabahari","given":"R.; Thiagarasu","non-dropping-particle":"","parse-names":false,"suffix":""}],"id":"ITEM-1","issue":"11","issued":{"date-parts":[["2014"]]},"page":"132-136","title":"A Comparative Analysis of Density Based Clustering Techniques for Outlier Mining","type":"article-journal","volume":"3"},"uris":["http://www.mendeley.com/documents/?uuid=14b450ae-555c-49e6-a223-9e12158f33a6"]}],"mendeley":{"formattedCitation":"(Prabahari, 2014)","plainTextFormattedCitation":"(Prabahari, 2014)","previouslyFormattedCitation":"(Prabahari, 2014)"},"properties":{"noteIndex":0},"schema":"https://github.com/citation-style-language/schema/raw/master/csl-citation.json"}</w:instrText>
      </w:r>
      <w:r w:rsidR="00A2606A">
        <w:rPr>
          <w:rFonts w:eastAsia="Times New Roman" w:cs="Times New Roman"/>
          <w:szCs w:val="24"/>
          <w:lang w:val="en-ID"/>
        </w:rPr>
        <w:fldChar w:fldCharType="separate"/>
      </w:r>
      <w:r w:rsidR="00A2606A" w:rsidRPr="00A2606A">
        <w:rPr>
          <w:rFonts w:eastAsia="Times New Roman" w:cs="Times New Roman"/>
          <w:noProof/>
          <w:szCs w:val="24"/>
          <w:lang w:val="en-ID"/>
        </w:rPr>
        <w:t>(Prabahari, 2014)</w:t>
      </w:r>
      <w:r w:rsidR="00A2606A">
        <w:rPr>
          <w:rFonts w:eastAsia="Times New Roman" w:cs="Times New Roman"/>
          <w:szCs w:val="24"/>
          <w:lang w:val="en-ID"/>
        </w:rPr>
        <w:fldChar w:fldCharType="end"/>
      </w:r>
      <w:r w:rsidR="00E554ED">
        <w:rPr>
          <w:rFonts w:eastAsia="Times New Roman" w:cs="Times New Roman"/>
          <w:szCs w:val="24"/>
          <w:lang w:val="en-ID"/>
        </w:rPr>
        <w:t>:</w:t>
      </w:r>
    </w:p>
    <w:p w14:paraId="1DC22185" w14:textId="3F3BF035" w:rsidR="00EA5548" w:rsidRDefault="00E554ED" w:rsidP="00E554ED">
      <w:pPr>
        <w:pStyle w:val="ListParagraph"/>
        <w:numPr>
          <w:ilvl w:val="0"/>
          <w:numId w:val="24"/>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Temukan jarak inti dari suatu objek. </w:t>
      </w:r>
      <w:r>
        <w:rPr>
          <w:rFonts w:eastAsia="Times New Roman" w:cs="Times New Roman"/>
          <w:i/>
          <w:iCs/>
          <w:szCs w:val="24"/>
          <w:lang w:val="en-ID"/>
        </w:rPr>
        <w:t>p</w:t>
      </w:r>
      <w:r>
        <w:rPr>
          <w:rFonts w:eastAsia="Times New Roman" w:cs="Times New Roman"/>
          <w:szCs w:val="24"/>
          <w:lang w:val="en-ID"/>
        </w:rPr>
        <w:t xml:space="preserve"> adalah nilai eps/ε terkecil sehingga menjadikannya sebagai </w:t>
      </w:r>
      <w:r>
        <w:rPr>
          <w:rFonts w:eastAsia="Times New Roman" w:cs="Times New Roman"/>
          <w:i/>
          <w:iCs/>
          <w:szCs w:val="24"/>
          <w:lang w:val="en-ID"/>
        </w:rPr>
        <w:t>core object</w:t>
      </w:r>
      <w:r>
        <w:rPr>
          <w:rFonts w:eastAsia="Times New Roman" w:cs="Times New Roman"/>
          <w:szCs w:val="24"/>
          <w:lang w:val="en-ID"/>
        </w:rPr>
        <w:t xml:space="preserve">. Jika </w:t>
      </w:r>
      <w:r>
        <w:rPr>
          <w:rFonts w:eastAsia="Times New Roman" w:cs="Times New Roman"/>
          <w:i/>
          <w:iCs/>
          <w:szCs w:val="24"/>
          <w:lang w:val="en-ID"/>
        </w:rPr>
        <w:t xml:space="preserve">p </w:t>
      </w:r>
      <w:r>
        <w:rPr>
          <w:rFonts w:eastAsia="Times New Roman" w:cs="Times New Roman"/>
          <w:szCs w:val="24"/>
          <w:lang w:val="en-ID"/>
        </w:rPr>
        <w:t xml:space="preserve">bukan </w:t>
      </w:r>
      <w:r>
        <w:rPr>
          <w:rFonts w:eastAsia="Times New Roman" w:cs="Times New Roman"/>
          <w:i/>
          <w:iCs/>
          <w:szCs w:val="24"/>
          <w:lang w:val="en-ID"/>
        </w:rPr>
        <w:t>core object</w:t>
      </w:r>
      <w:r>
        <w:rPr>
          <w:rFonts w:eastAsia="Times New Roman" w:cs="Times New Roman"/>
          <w:szCs w:val="24"/>
          <w:lang w:val="en-ID"/>
        </w:rPr>
        <w:t xml:space="preserve">, jarak inti </w:t>
      </w:r>
      <w:r>
        <w:rPr>
          <w:rFonts w:eastAsia="Times New Roman" w:cs="Times New Roman"/>
          <w:i/>
          <w:iCs/>
          <w:szCs w:val="24"/>
          <w:lang w:val="en-ID"/>
        </w:rPr>
        <w:t xml:space="preserve">p </w:t>
      </w:r>
      <w:r>
        <w:rPr>
          <w:rFonts w:eastAsia="Times New Roman" w:cs="Times New Roman"/>
          <w:szCs w:val="24"/>
          <w:lang w:val="en-ID"/>
        </w:rPr>
        <w:t>tidak terdefinisi.</w:t>
      </w:r>
    </w:p>
    <w:p w14:paraId="0CA27AB9" w14:textId="13205A1F" w:rsidR="00E554ED" w:rsidRPr="00A2606A" w:rsidRDefault="00E554ED" w:rsidP="00A2606A">
      <w:pPr>
        <w:pStyle w:val="ListParagraph"/>
        <w:numPr>
          <w:ilvl w:val="0"/>
          <w:numId w:val="24"/>
        </w:numPr>
        <w:spacing w:before="240" w:after="240" w:line="360" w:lineRule="auto"/>
        <w:jc w:val="both"/>
        <w:rPr>
          <w:rFonts w:eastAsia="Times New Roman" w:cs="Times New Roman"/>
          <w:szCs w:val="24"/>
          <w:lang w:val="en-ID"/>
        </w:rPr>
      </w:pPr>
      <w:r>
        <w:rPr>
          <w:rFonts w:eastAsia="Times New Roman" w:cs="Times New Roman"/>
          <w:szCs w:val="24"/>
          <w:lang w:val="en-ID"/>
        </w:rPr>
        <w:t xml:space="preserve">Jarak jangkauan objek </w:t>
      </w:r>
      <w:r>
        <w:rPr>
          <w:rFonts w:eastAsia="Times New Roman" w:cs="Times New Roman"/>
          <w:i/>
          <w:iCs/>
          <w:szCs w:val="24"/>
          <w:lang w:val="en-ID"/>
        </w:rPr>
        <w:t xml:space="preserve">q </w:t>
      </w:r>
      <w:r>
        <w:rPr>
          <w:rFonts w:eastAsia="Times New Roman" w:cs="Times New Roman"/>
          <w:szCs w:val="24"/>
          <w:lang w:val="en-ID"/>
        </w:rPr>
        <w:t>dengan objek lain</w:t>
      </w:r>
      <w:r>
        <w:rPr>
          <w:i/>
          <w:iCs/>
          <w:lang w:val="en-US"/>
        </w:rPr>
        <w:t xml:space="preserve"> p </w:t>
      </w:r>
      <w:r>
        <w:rPr>
          <w:lang w:val="en-US"/>
        </w:rPr>
        <w:t xml:space="preserve">adalah nilai yang lebih besar dari </w:t>
      </w:r>
      <w:r>
        <w:rPr>
          <w:i/>
          <w:iCs/>
          <w:lang w:val="en-US"/>
        </w:rPr>
        <w:t>core object</w:t>
      </w:r>
      <w:r>
        <w:rPr>
          <w:lang w:val="en-US"/>
        </w:rPr>
        <w:t xml:space="preserve"> </w:t>
      </w:r>
      <w:r>
        <w:rPr>
          <w:i/>
          <w:iCs/>
          <w:lang w:val="en-US"/>
        </w:rPr>
        <w:t>p</w:t>
      </w:r>
      <w:r>
        <w:rPr>
          <w:lang w:val="en-US"/>
        </w:rPr>
        <w:t xml:space="preserve"> dan jarak Euclidean antara </w:t>
      </w:r>
      <w:r>
        <w:rPr>
          <w:i/>
          <w:iCs/>
          <w:lang w:val="en-US"/>
        </w:rPr>
        <w:t xml:space="preserve">p </w:t>
      </w:r>
      <w:r>
        <w:rPr>
          <w:lang w:val="en-US"/>
        </w:rPr>
        <w:t xml:space="preserve">dan </w:t>
      </w:r>
      <w:r>
        <w:rPr>
          <w:i/>
          <w:iCs/>
          <w:lang w:val="en-US"/>
        </w:rPr>
        <w:t>q</w:t>
      </w:r>
      <w:r>
        <w:rPr>
          <w:lang w:val="en-US"/>
        </w:rPr>
        <w:t xml:space="preserve">. Jika </w:t>
      </w:r>
      <w:r>
        <w:rPr>
          <w:i/>
          <w:iCs/>
          <w:lang w:val="en-US"/>
        </w:rPr>
        <w:t>p</w:t>
      </w:r>
      <w:r>
        <w:rPr>
          <w:lang w:val="en-US"/>
        </w:rPr>
        <w:t xml:space="preserve"> bukan </w:t>
      </w:r>
      <w:r>
        <w:rPr>
          <w:i/>
          <w:iCs/>
          <w:lang w:val="en-US"/>
        </w:rPr>
        <w:t>core object</w:t>
      </w:r>
      <w:r>
        <w:rPr>
          <w:lang w:val="en-US"/>
        </w:rPr>
        <w:t xml:space="preserve">, maka jarak jangkauan antara </w:t>
      </w:r>
      <w:r>
        <w:rPr>
          <w:i/>
          <w:iCs/>
          <w:lang w:val="en-US"/>
        </w:rPr>
        <w:t xml:space="preserve">p </w:t>
      </w:r>
      <w:r>
        <w:rPr>
          <w:lang w:val="en-US"/>
        </w:rPr>
        <w:t xml:space="preserve">dan </w:t>
      </w:r>
      <w:r>
        <w:rPr>
          <w:i/>
          <w:iCs/>
          <w:lang w:val="en-US"/>
        </w:rPr>
        <w:t>q</w:t>
      </w:r>
      <w:r>
        <w:rPr>
          <w:lang w:val="en-US"/>
        </w:rPr>
        <w:t xml:space="preserve"> tidak terdefinisi.</w:t>
      </w:r>
    </w:p>
    <w:p w14:paraId="3CE03A64" w14:textId="366A961B" w:rsidR="00F352A0" w:rsidRDefault="00753672" w:rsidP="00753672">
      <w:pPr>
        <w:pStyle w:val="Heading3"/>
        <w:rPr>
          <w:lang w:val="en-ID"/>
        </w:rPr>
      </w:pPr>
      <w:bookmarkStart w:id="203" w:name="_Toc139379655"/>
      <w:bookmarkEnd w:id="202"/>
      <w:r>
        <w:rPr>
          <w:lang w:val="en-ID"/>
        </w:rPr>
        <w:t>Uji Validasi</w:t>
      </w:r>
      <w:bookmarkEnd w:id="203"/>
    </w:p>
    <w:p w14:paraId="320D5244" w14:textId="01BC6B19" w:rsidR="00753672" w:rsidRDefault="0018072F" w:rsidP="0018072F">
      <w:pPr>
        <w:spacing w:before="240" w:after="240" w:line="360" w:lineRule="auto"/>
        <w:ind w:firstLine="426"/>
        <w:jc w:val="both"/>
        <w:rPr>
          <w:rFonts w:eastAsia="Times New Roman" w:cs="Times New Roman"/>
          <w:szCs w:val="24"/>
          <w:lang w:val="en-ID"/>
        </w:rPr>
      </w:pPr>
      <w:bookmarkStart w:id="204" w:name="_Hlk148655095"/>
      <w:r>
        <w:rPr>
          <w:rFonts w:eastAsia="Times New Roman" w:cs="Times New Roman"/>
          <w:szCs w:val="24"/>
          <w:lang w:val="en-ID"/>
        </w:rPr>
        <w:t xml:space="preserve">Kualitas </w:t>
      </w:r>
      <w:proofErr w:type="spellStart"/>
      <w:r>
        <w:rPr>
          <w:rFonts w:eastAsia="Times New Roman" w:cs="Times New Roman"/>
          <w:szCs w:val="24"/>
          <w:lang w:val="en-ID"/>
        </w:rPr>
        <w:t>klaster</w:t>
      </w:r>
      <w:proofErr w:type="spellEnd"/>
      <w:r>
        <w:rPr>
          <w:rFonts w:eastAsia="Times New Roman" w:cs="Times New Roman"/>
          <w:szCs w:val="24"/>
          <w:lang w:val="en-ID"/>
        </w:rPr>
        <w:t xml:space="preserve"> </w:t>
      </w:r>
      <w:r>
        <w:rPr>
          <w:rFonts w:eastAsia="Times New Roman" w:cs="Times New Roman"/>
          <w:i/>
          <w:iCs/>
          <w:szCs w:val="24"/>
          <w:lang w:val="en-ID"/>
        </w:rPr>
        <w:t>C</w:t>
      </w:r>
      <w:r>
        <w:rPr>
          <w:rFonts w:eastAsia="Times New Roman" w:cs="Times New Roman"/>
          <w:i/>
          <w:iCs/>
          <w:szCs w:val="24"/>
          <w:vertAlign w:val="subscript"/>
          <w:lang w:val="en-ID"/>
        </w:rPr>
        <w:t>i</w:t>
      </w:r>
      <w:r>
        <w:rPr>
          <w:rFonts w:eastAsia="Times New Roman" w:cs="Times New Roman"/>
          <w:i/>
          <w:iCs/>
          <w:szCs w:val="24"/>
          <w:lang w:val="en-ID"/>
        </w:rPr>
        <w:t xml:space="preserve"> </w:t>
      </w:r>
      <w:r>
        <w:rPr>
          <w:rFonts w:eastAsia="Times New Roman" w:cs="Times New Roman"/>
          <w:szCs w:val="24"/>
          <w:lang w:val="en-ID"/>
        </w:rPr>
        <w:t xml:space="preserve">dapat diukur dengan menggunakan </w:t>
      </w:r>
      <w:r w:rsidRPr="004A43CB">
        <w:rPr>
          <w:rFonts w:eastAsia="Times New Roman" w:cs="Times New Roman"/>
          <w:i/>
          <w:iCs/>
          <w:szCs w:val="24"/>
          <w:lang w:val="en-ID"/>
        </w:rPr>
        <w:t>silhouette coefficient</w:t>
      </w:r>
      <w:r>
        <w:rPr>
          <w:rFonts w:eastAsia="Times New Roman" w:cs="Times New Roman"/>
          <w:i/>
          <w:iCs/>
          <w:szCs w:val="24"/>
          <w:lang w:val="en-ID"/>
        </w:rPr>
        <w:t>.</w:t>
      </w:r>
      <w:r>
        <w:rPr>
          <w:rFonts w:eastAsia="Times New Roman" w:cs="Times New Roman"/>
          <w:szCs w:val="24"/>
          <w:lang w:val="en-ID"/>
        </w:rPr>
        <w:t xml:space="preserve"> Teknik ini memberikan representasi grafis singkat dari seberapa baik setiap objek terletak pada kelompok. Analisa metode validitas ini dilakukan dengan melihat besar nilai s. Hasil perhitungan nilai indeks validitas silhouette dapat bervariasi antara -1 hingga 1 </w:t>
      </w:r>
      <w:r>
        <w:rPr>
          <w:rFonts w:eastAsia="Times New Roman" w:cs="Times New Roman"/>
          <w:szCs w:val="24"/>
          <w:lang w:val="en-ID"/>
        </w:rPr>
        <w:fldChar w:fldCharType="begin" w:fldLock="1"/>
      </w:r>
      <w:r w:rsidR="00267AA0">
        <w:rPr>
          <w:rFonts w:eastAsia="Times New Roman" w:cs="Times New Roman"/>
          <w:szCs w:val="24"/>
          <w:lang w:val="en-ID"/>
        </w:rPr>
        <w:instrText>ADDIN CSL_CITATION {"citationItems":[{"id":"ITEM-1","itemData":{"ISBN":"2401021213","ISSN":"2339-2541","abstract":"Students as well as community or household, as well as economic activities daily, including consumption. The student needs to choose a place to stay is also one form of consumption activities. There are many factors that affect student preferences in the selection of boarding houses, including price, amenities, location, income, lifestyle, and others. The rental price boarding and facilities offered significant positive effect on student preferences in choosing a boarding house. Based on rental rates and facilities it offered to do the grouping in order to know the condition of the student boarding house in the Village Tembalang. Grouping is one of the main tasks in data mining and have been widely applied in various fields. The method used to classify is K-Means and DBSCAN with a number of groups of three. Furthermore, the results of both methods were compared using the Silhouette index values to determine which method is better to classify the student boarding house. Based on the research that has been conducted found that the K-Means method works better than DBSCAN to classify the student boarding house as evidenced by the value of the Silhouette index on K-Means of 0.463 is higher than the value at DBSCAN Silhouette index is equal to 0.281. Keywords: student boarding houses, data mining, clustering, K-Means, DBSCAN","author":[{"dropping-particle":"","family":"Budiman","given":"Sisca","non-dropping-particle":"","parse-names":false,"suffix":""},{"dropping-particle":"","family":"Safitri","given":"Diah","non-dropping-particle":"","parse-names":false,"suffix":""},{"dropping-particle":"","family":"Ispriyanti","given":"Dwi","non-dropping-particle":"","parse-names":false,"suffix":""}],"container-title":"Jurnal Gaussian","id":"ITEM-1","issue":"4","issued":{"date-parts":[["2016"]]},"page":"757-762","title":"Perbandingan Metode K-Means Dan Metode Dbscan Pada Pengelompokan Rumah Kost Mahasiswa Di Kelurahan Tembalang Semarang","type":"article-journal","volume":"5"},"uris":["http://www.mendeley.com/documents/?uuid=f664d234-a94e-48a2-a4e9-fd8e2368b1ad"]}],"mendeley":{"formattedCitation":"(Budiman et al., 2016)","plainTextFormattedCitation":"(Budiman et al., 2016)","previouslyFormattedCitation":"(Budiman et al., 2016)"},"properties":{"noteIndex":0},"schema":"https://github.com/citation-style-language/schema/raw/master/csl-citation.json"}</w:instrText>
      </w:r>
      <w:r>
        <w:rPr>
          <w:rFonts w:eastAsia="Times New Roman" w:cs="Times New Roman"/>
          <w:szCs w:val="24"/>
          <w:lang w:val="en-ID"/>
        </w:rPr>
        <w:fldChar w:fldCharType="separate"/>
      </w:r>
      <w:r w:rsidRPr="0018072F">
        <w:rPr>
          <w:rFonts w:eastAsia="Times New Roman" w:cs="Times New Roman"/>
          <w:noProof/>
          <w:szCs w:val="24"/>
          <w:lang w:val="en-ID"/>
        </w:rPr>
        <w:t>(Budiman et al., 2016)</w:t>
      </w:r>
      <w:r>
        <w:rPr>
          <w:rFonts w:eastAsia="Times New Roman" w:cs="Times New Roman"/>
          <w:szCs w:val="24"/>
          <w:lang w:val="en-ID"/>
        </w:rPr>
        <w:fldChar w:fldCharType="end"/>
      </w:r>
      <w:r>
        <w:rPr>
          <w:rFonts w:eastAsia="Times New Roman" w:cs="Times New Roman"/>
          <w:szCs w:val="24"/>
          <w:lang w:val="en-ID"/>
        </w:rPr>
        <w:t xml:space="preserve">. </w:t>
      </w:r>
      <w:r>
        <w:rPr>
          <w:rFonts w:eastAsia="Times New Roman" w:cs="Times New Roman"/>
          <w:i/>
          <w:iCs/>
          <w:szCs w:val="24"/>
          <w:lang w:val="en-ID"/>
        </w:rPr>
        <w:t>Silhouette coefficient</w:t>
      </w:r>
      <w:r>
        <w:rPr>
          <w:rFonts w:eastAsia="Times New Roman" w:cs="Times New Roman"/>
          <w:szCs w:val="24"/>
          <w:lang w:val="en-ID"/>
        </w:rPr>
        <w:t xml:space="preserve"> ini dirumuskan pada </w:t>
      </w:r>
      <w:r w:rsidR="00281ED8">
        <w:rPr>
          <w:rFonts w:eastAsia="Times New Roman" w:cs="Times New Roman"/>
          <w:szCs w:val="24"/>
          <w:lang w:val="en-ID"/>
        </w:rPr>
        <w:t>p</w:t>
      </w:r>
      <w:r>
        <w:rPr>
          <w:rFonts w:eastAsia="Times New Roman" w:cs="Times New Roman"/>
          <w:szCs w:val="24"/>
          <w:lang w:val="en-ID"/>
        </w:rPr>
        <w:t>ersamaan 2.</w:t>
      </w:r>
      <w:r w:rsidR="005F7D9F">
        <w:rPr>
          <w:rFonts w:eastAsia="Times New Roman" w:cs="Times New Roman"/>
          <w:szCs w:val="24"/>
          <w:lang w:val="en-ID"/>
        </w:rPr>
        <w:t>5</w:t>
      </w:r>
      <w:r>
        <w:rPr>
          <w:rFonts w:eastAsia="Times New Roman" w:cs="Times New Roman"/>
          <w:szCs w:val="24"/>
          <w:lang w:val="en-ID"/>
        </w:rPr>
        <w:t>, Persamaan 2.</w:t>
      </w:r>
      <w:r w:rsidR="005F7D9F">
        <w:rPr>
          <w:rFonts w:eastAsia="Times New Roman" w:cs="Times New Roman"/>
          <w:szCs w:val="24"/>
          <w:lang w:val="en-ID"/>
        </w:rPr>
        <w:t>6</w:t>
      </w:r>
      <w:r>
        <w:rPr>
          <w:rFonts w:eastAsia="Times New Roman" w:cs="Times New Roman"/>
          <w:szCs w:val="24"/>
          <w:lang w:val="en-ID"/>
        </w:rPr>
        <w:t>, dan Persamaan 2.</w:t>
      </w:r>
      <w:r w:rsidR="005F7D9F">
        <w:rPr>
          <w:rFonts w:eastAsia="Times New Roman" w:cs="Times New Roman"/>
          <w:szCs w:val="24"/>
          <w:lang w:val="en-ID"/>
        </w:rPr>
        <w:t>7</w:t>
      </w:r>
      <w:r>
        <w:rPr>
          <w:rFonts w:eastAsia="Times New Roman" w:cs="Times New Roman"/>
          <w:szCs w:val="24"/>
          <w:lang w:val="en-ID"/>
        </w:rPr>
        <w:t>.</w:t>
      </w:r>
      <w:bookmarkStart w:id="205" w:name="_Hlk148655136"/>
    </w:p>
    <w:p w14:paraId="34654FB0" w14:textId="75681644" w:rsidR="00DA4148" w:rsidRPr="00B42DC4" w:rsidRDefault="00DA4148" w:rsidP="0018072F">
      <w:pPr>
        <w:spacing w:before="240" w:after="240" w:line="360" w:lineRule="auto"/>
        <w:ind w:firstLine="426"/>
        <w:jc w:val="both"/>
        <w:rPr>
          <w:rFonts w:eastAsia="Times New Roman" w:cs="Times New Roman"/>
          <w:i/>
          <w:iCs/>
          <w:szCs w:val="24"/>
          <w:lang w:val="en-ID"/>
        </w:rPr>
      </w:pPr>
      <w:r>
        <w:rPr>
          <w:rFonts w:eastAsia="Times New Roman" w:cs="Times New Roman"/>
          <w:i/>
          <w:iCs/>
          <w:szCs w:val="24"/>
          <w:lang w:val="en-ID"/>
        </w:rPr>
        <w:t>a(</w:t>
      </w:r>
      <w:r>
        <w:rPr>
          <w:rFonts w:eastAsia="Times New Roman" w:cs="Times New Roman"/>
          <w:b/>
          <w:bCs/>
          <w:i/>
          <w:iCs/>
          <w:szCs w:val="24"/>
          <w:lang w:val="en-ID"/>
        </w:rPr>
        <w:t>o</w:t>
      </w:r>
      <w:r>
        <w:rPr>
          <w:rFonts w:eastAsia="Times New Roman" w:cs="Times New Roman"/>
          <w:i/>
          <w:iCs/>
          <w:szCs w:val="24"/>
          <w:lang w:val="en-ID"/>
        </w:rPr>
        <w:t xml:space="preserve">) </w:t>
      </w:r>
      <m:oMath>
        <m:f>
          <m:fPr>
            <m:ctrlPr>
              <w:rPr>
                <w:rFonts w:ascii="Cambria Math" w:eastAsia="Times New Roman" w:hAnsi="Cambria Math" w:cs="Times New Roman"/>
                <w:i/>
                <w:iCs/>
                <w:szCs w:val="24"/>
                <w:lang w:val="en-ID"/>
              </w:rPr>
            </m:ctrlPr>
          </m:fPr>
          <m:num>
            <m:nary>
              <m:naryPr>
                <m:chr m:val="∑"/>
                <m:limLoc m:val="subSup"/>
                <m:supHide m:val="1"/>
                <m:ctrlPr>
                  <w:rPr>
                    <w:rFonts w:ascii="Cambria Math" w:eastAsia="Times New Roman" w:hAnsi="Cambria Math" w:cs="Times New Roman"/>
                    <w:i/>
                    <w:iCs/>
                    <w:szCs w:val="24"/>
                    <w:lang w:val="en-ID"/>
                  </w:rPr>
                </m:ctrlPr>
              </m:naryPr>
              <m:sub>
                <m:sSup>
                  <m:sSupPr>
                    <m:ctrlPr>
                      <w:rPr>
                        <w:rFonts w:ascii="Cambria Math" w:eastAsia="Times New Roman" w:hAnsi="Cambria Math" w:cs="Times New Roman"/>
                        <w:b/>
                        <w:bCs/>
                        <w:i/>
                        <w:iCs/>
                        <w:szCs w:val="24"/>
                        <w:lang w:val="en-ID"/>
                      </w:rPr>
                    </m:ctrlPr>
                  </m:sSupPr>
                  <m:e>
                    <m:r>
                      <m:rPr>
                        <m:sty m:val="bi"/>
                      </m:rPr>
                      <w:rPr>
                        <w:rFonts w:ascii="Cambria Math" w:eastAsia="Times New Roman" w:hAnsi="Cambria Math" w:cs="Times New Roman"/>
                        <w:szCs w:val="24"/>
                        <w:lang w:val="en-ID"/>
                      </w:rPr>
                      <m:t>o</m:t>
                    </m:r>
                  </m:e>
                  <m:sup>
                    <m:r>
                      <m:rPr>
                        <m:sty m:val="bi"/>
                      </m:rPr>
                      <w:rPr>
                        <w:rFonts w:ascii="Cambria Math" w:eastAsia="Times New Roman" w:hAnsi="Cambria Math" w:cs="Times New Roman"/>
                        <w:szCs w:val="24"/>
                        <w:lang w:val="en-ID"/>
                      </w:rPr>
                      <m:t>'</m:t>
                    </m:r>
                  </m:sup>
                </m:sSup>
                <m:r>
                  <m:rPr>
                    <m:sty m:val="b"/>
                  </m:rPr>
                  <w:rPr>
                    <w:rFonts w:ascii="Cambria Math" w:eastAsia="Times New Roman" w:hAnsi="Cambria Math" w:cs="Times New Roman"/>
                    <w:b/>
                    <w:bCs/>
                    <w:szCs w:val="24"/>
                    <w:lang w:val="en-ID"/>
                  </w:rPr>
                  <w:sym w:font="Symbol" w:char="F0CE"/>
                </m:r>
                <m:r>
                  <m:rPr>
                    <m:sty m:val="bi"/>
                  </m:rPr>
                  <w:rPr>
                    <w:rFonts w:ascii="Cambria Math" w:eastAsia="Times New Roman" w:hAnsi="Cambria Math" w:cs="Times New Roman"/>
                    <w:szCs w:val="24"/>
                    <w:lang w:val="en-ID"/>
                  </w:rPr>
                  <m:t xml:space="preserve"> </m:t>
                </m:r>
                <m:sSub>
                  <m:sSubPr>
                    <m:ctrlPr>
                      <w:rPr>
                        <w:rFonts w:ascii="Cambria Math" w:eastAsia="Times New Roman" w:hAnsi="Cambria Math" w:cs="Times New Roman"/>
                        <w:b/>
                        <w:bCs/>
                        <w:i/>
                        <w:iCs/>
                        <w:szCs w:val="24"/>
                        <w:lang w:val="en-ID"/>
                      </w:rPr>
                    </m:ctrlPr>
                  </m:sSubPr>
                  <m:e>
                    <m:r>
                      <m:rPr>
                        <m:sty m:val="bi"/>
                      </m:rPr>
                      <w:rPr>
                        <w:rFonts w:ascii="Cambria Math" w:eastAsia="Times New Roman" w:hAnsi="Cambria Math" w:cs="Times New Roman"/>
                        <w:szCs w:val="24"/>
                        <w:lang w:val="en-ID"/>
                      </w:rPr>
                      <m:t>C</m:t>
                    </m:r>
                  </m:e>
                  <m:sub>
                    <m:r>
                      <m:rPr>
                        <m:sty m:val="bi"/>
                      </m:rPr>
                      <w:rPr>
                        <w:rFonts w:ascii="Cambria Math" w:eastAsia="Times New Roman" w:hAnsi="Cambria Math" w:cs="Times New Roman"/>
                        <w:szCs w:val="24"/>
                        <w:lang w:val="en-ID"/>
                      </w:rPr>
                      <m:t>i</m:t>
                    </m:r>
                  </m:sub>
                </m:sSub>
                <m:r>
                  <m:rPr>
                    <m:sty m:val="bi"/>
                  </m:rPr>
                  <w:rPr>
                    <w:rFonts w:ascii="Cambria Math" w:eastAsia="Times New Roman" w:hAnsi="Cambria Math" w:cs="Times New Roman"/>
                    <w:szCs w:val="24"/>
                    <w:lang w:val="en-ID"/>
                  </w:rPr>
                  <m:t>,o≠o'</m:t>
                </m:r>
              </m:sub>
              <m:sup/>
              <m:e>
                <m:r>
                  <w:rPr>
                    <w:rFonts w:ascii="Cambria Math" w:eastAsia="Times New Roman" w:hAnsi="Cambria Math" w:cs="Times New Roman"/>
                    <w:szCs w:val="24"/>
                    <w:lang w:val="en-ID"/>
                  </w:rPr>
                  <m:t>dist</m:t>
                </m:r>
                <m:d>
                  <m:dPr>
                    <m:ctrlPr>
                      <w:rPr>
                        <w:rFonts w:ascii="Cambria Math" w:eastAsia="Times New Roman" w:hAnsi="Cambria Math" w:cs="Times New Roman"/>
                        <w:i/>
                        <w:iCs/>
                        <w:szCs w:val="24"/>
                        <w:lang w:val="en-ID"/>
                      </w:rPr>
                    </m:ctrlPr>
                  </m:dPr>
                  <m:e>
                    <m:r>
                      <m:rPr>
                        <m:sty m:val="bi"/>
                      </m:rPr>
                      <w:rPr>
                        <w:rFonts w:ascii="Cambria Math" w:eastAsia="Times New Roman" w:hAnsi="Cambria Math" w:cs="Times New Roman"/>
                        <w:szCs w:val="24"/>
                        <w:lang w:val="en-ID"/>
                      </w:rPr>
                      <m:t>o,</m:t>
                    </m:r>
                    <m:sSup>
                      <m:sSupPr>
                        <m:ctrlPr>
                          <w:rPr>
                            <w:rFonts w:ascii="Cambria Math" w:eastAsia="Times New Roman" w:hAnsi="Cambria Math" w:cs="Times New Roman"/>
                            <w:b/>
                            <w:bCs/>
                            <w:i/>
                            <w:iCs/>
                            <w:szCs w:val="24"/>
                            <w:lang w:val="en-ID"/>
                          </w:rPr>
                        </m:ctrlPr>
                      </m:sSupPr>
                      <m:e>
                        <m:r>
                          <m:rPr>
                            <m:sty m:val="bi"/>
                          </m:rPr>
                          <w:rPr>
                            <w:rFonts w:ascii="Cambria Math" w:eastAsia="Times New Roman" w:hAnsi="Cambria Math" w:cs="Times New Roman"/>
                            <w:szCs w:val="24"/>
                            <w:lang w:val="en-ID"/>
                          </w:rPr>
                          <m:t>o</m:t>
                        </m:r>
                      </m:e>
                      <m:sup>
                        <m:r>
                          <m:rPr>
                            <m:sty m:val="bi"/>
                          </m:rPr>
                          <w:rPr>
                            <w:rFonts w:ascii="Cambria Math" w:eastAsia="Times New Roman" w:hAnsi="Cambria Math" w:cs="Times New Roman"/>
                            <w:szCs w:val="24"/>
                            <w:lang w:val="en-ID"/>
                          </w:rPr>
                          <m:t>'</m:t>
                        </m:r>
                      </m:sup>
                    </m:sSup>
                  </m:e>
                </m:d>
              </m:e>
            </m:nary>
          </m:num>
          <m:den>
            <m:d>
              <m:dPr>
                <m:begChr m:val="|"/>
                <m:endChr m:val="|"/>
                <m:ctrlPr>
                  <w:rPr>
                    <w:rFonts w:ascii="Cambria Math" w:eastAsia="Times New Roman" w:hAnsi="Cambria Math" w:cs="Times New Roman"/>
                    <w:i/>
                    <w:iCs/>
                    <w:szCs w:val="24"/>
                    <w:lang w:val="en-ID"/>
                  </w:rPr>
                </m:ctrlPr>
              </m:dPr>
              <m:e>
                <m:sSub>
                  <m:sSubPr>
                    <m:ctrlPr>
                      <w:rPr>
                        <w:rFonts w:ascii="Cambria Math" w:eastAsia="Times New Roman" w:hAnsi="Cambria Math" w:cs="Times New Roman"/>
                        <w:i/>
                        <w:iCs/>
                        <w:szCs w:val="24"/>
                        <w:lang w:val="en-ID"/>
                      </w:rPr>
                    </m:ctrlPr>
                  </m:sSubPr>
                  <m:e>
                    <m:r>
                      <w:rPr>
                        <w:rFonts w:ascii="Cambria Math" w:eastAsia="Times New Roman" w:hAnsi="Cambria Math" w:cs="Times New Roman"/>
                        <w:szCs w:val="24"/>
                        <w:lang w:val="en-ID"/>
                      </w:rPr>
                      <m:t>C</m:t>
                    </m:r>
                  </m:e>
                  <m:sub>
                    <m:r>
                      <w:rPr>
                        <w:rFonts w:ascii="Cambria Math" w:eastAsia="Times New Roman" w:hAnsi="Cambria Math" w:cs="Times New Roman"/>
                        <w:szCs w:val="24"/>
                        <w:lang w:val="en-ID"/>
                      </w:rPr>
                      <m:t>i</m:t>
                    </m:r>
                  </m:sub>
                </m:sSub>
              </m:e>
            </m:d>
            <m:r>
              <w:rPr>
                <w:rFonts w:ascii="Cambria Math" w:eastAsia="Times New Roman" w:hAnsi="Cambria Math" w:cs="Times New Roman"/>
                <w:szCs w:val="24"/>
                <w:lang w:val="en-ID"/>
              </w:rPr>
              <m:t>-1</m:t>
            </m:r>
          </m:den>
        </m:f>
      </m:oMath>
      <w:r>
        <w:rPr>
          <w:rFonts w:eastAsia="Times New Roman" w:cs="Times New Roman"/>
          <w:i/>
          <w:iCs/>
          <w:szCs w:val="24"/>
          <w:lang w:val="en-ID"/>
        </w:rPr>
        <w:t>=</w:t>
      </w:r>
      <w:r w:rsidR="00095EA0">
        <w:rPr>
          <w:rFonts w:eastAsia="Times New Roman" w:cs="Times New Roman"/>
          <w:i/>
          <w:iCs/>
          <w:szCs w:val="24"/>
          <w:lang w:val="en-ID"/>
        </w:rPr>
        <w:t xml:space="preserve">, </w:t>
      </w:r>
      <w:r w:rsidR="00095EA0">
        <w:rPr>
          <w:rFonts w:eastAsia="Times New Roman" w:cs="Times New Roman"/>
          <w:b/>
          <w:bCs/>
          <w:i/>
          <w:iCs/>
          <w:szCs w:val="24"/>
          <w:lang w:val="en-ID"/>
        </w:rPr>
        <w:t>o</w:t>
      </w:r>
      <w:r w:rsidR="00B42DC4">
        <w:rPr>
          <w:rFonts w:eastAsia="Times New Roman" w:cs="Times New Roman"/>
          <w:b/>
          <w:bCs/>
          <w:i/>
          <w:iCs/>
          <w:szCs w:val="24"/>
          <w:lang w:val="en-ID"/>
        </w:rPr>
        <w:t xml:space="preserve"> </w:t>
      </w:r>
      <w:r w:rsidR="006A5317" w:rsidRPr="006A5317">
        <w:rPr>
          <w:rFonts w:eastAsia="Times New Roman" w:cs="Times New Roman"/>
          <w:b/>
          <w:bCs/>
          <w:szCs w:val="24"/>
          <w:lang w:val="en-ID"/>
        </w:rPr>
        <w:sym w:font="Symbol" w:char="F0CE"/>
      </w:r>
      <w:r w:rsidR="00B42DC4">
        <w:rPr>
          <w:rFonts w:eastAsia="Times New Roman" w:cs="Times New Roman"/>
          <w:b/>
          <w:bCs/>
          <w:i/>
          <w:iCs/>
          <w:szCs w:val="24"/>
          <w:lang w:val="en-ID"/>
        </w:rPr>
        <w:t xml:space="preserve"> </w:t>
      </w:r>
      <w:r w:rsidR="00B42DC4">
        <w:rPr>
          <w:rFonts w:eastAsia="Times New Roman" w:cs="Times New Roman"/>
          <w:i/>
          <w:iCs/>
          <w:szCs w:val="24"/>
          <w:lang w:val="en-ID"/>
        </w:rPr>
        <w:t xml:space="preserve"> C</w:t>
      </w:r>
      <w:r w:rsidR="00B42DC4">
        <w:rPr>
          <w:rFonts w:eastAsia="Times New Roman" w:cs="Times New Roman"/>
          <w:i/>
          <w:iCs/>
          <w:szCs w:val="24"/>
          <w:vertAlign w:val="subscript"/>
          <w:lang w:val="en-ID"/>
        </w:rPr>
        <w:t xml:space="preserve">i  </w:t>
      </w:r>
      <w:r w:rsidR="00B42DC4">
        <w:rPr>
          <w:rFonts w:eastAsia="Times New Roman" w:cs="Times New Roman"/>
          <w:szCs w:val="24"/>
          <w:lang w:val="en-ID"/>
        </w:rPr>
        <w:t xml:space="preserve">(1 ≤ </w:t>
      </w:r>
      <w:proofErr w:type="spellStart"/>
      <w:r w:rsidR="00B42DC4">
        <w:rPr>
          <w:rFonts w:eastAsia="Times New Roman" w:cs="Times New Roman"/>
          <w:i/>
          <w:iCs/>
          <w:szCs w:val="24"/>
          <w:lang w:val="en-ID"/>
        </w:rPr>
        <w:t>i</w:t>
      </w:r>
      <w:proofErr w:type="spellEnd"/>
      <w:r w:rsidR="00B42DC4">
        <w:rPr>
          <w:rFonts w:eastAsia="Times New Roman" w:cs="Times New Roman"/>
          <w:i/>
          <w:iCs/>
          <w:szCs w:val="24"/>
          <w:lang w:val="en-ID"/>
        </w:rPr>
        <w:t xml:space="preserve"> </w:t>
      </w:r>
      <w:r w:rsidR="00B42DC4">
        <w:rPr>
          <w:rFonts w:eastAsia="Times New Roman" w:cs="Times New Roman"/>
          <w:szCs w:val="24"/>
          <w:lang w:val="en-ID"/>
        </w:rPr>
        <w:t xml:space="preserve">≤ </w:t>
      </w:r>
      <w:r w:rsidR="00B42DC4">
        <w:rPr>
          <w:rFonts w:eastAsia="Times New Roman" w:cs="Times New Roman"/>
          <w:i/>
          <w:iCs/>
          <w:szCs w:val="24"/>
          <w:lang w:val="en-ID"/>
        </w:rPr>
        <w:t>k</w:t>
      </w:r>
      <w:r w:rsidR="00B42DC4">
        <w:rPr>
          <w:rFonts w:eastAsia="Times New Roman" w:cs="Times New Roman"/>
          <w:szCs w:val="24"/>
          <w:lang w:val="en-ID"/>
        </w:rPr>
        <w:t>)</w:t>
      </w:r>
      <w:r w:rsidR="00B42DC4">
        <w:rPr>
          <w:rFonts w:eastAsia="Times New Roman" w:cs="Times New Roman"/>
          <w:szCs w:val="24"/>
          <w:lang w:val="en-ID"/>
        </w:rPr>
        <w:tab/>
      </w:r>
      <w:r w:rsidR="00B42DC4">
        <w:rPr>
          <w:rFonts w:eastAsia="Times New Roman" w:cs="Times New Roman"/>
          <w:szCs w:val="24"/>
          <w:lang w:val="en-ID"/>
        </w:rPr>
        <w:tab/>
      </w:r>
      <w:r w:rsidR="00B42DC4">
        <w:rPr>
          <w:rFonts w:eastAsia="Times New Roman" w:cs="Times New Roman"/>
          <w:szCs w:val="24"/>
          <w:lang w:val="en-ID"/>
        </w:rPr>
        <w:tab/>
      </w:r>
      <w:r w:rsidR="00B42DC4">
        <w:rPr>
          <w:rFonts w:eastAsia="Times New Roman" w:cs="Times New Roman"/>
          <w:szCs w:val="24"/>
          <w:lang w:val="en-ID"/>
        </w:rPr>
        <w:tab/>
        <w:t>(2.5)</w:t>
      </w:r>
      <w:r w:rsidR="00B42DC4">
        <w:rPr>
          <w:rFonts w:eastAsia="Times New Roman" w:cs="Times New Roman"/>
          <w:i/>
          <w:iCs/>
          <w:szCs w:val="24"/>
          <w:lang w:val="en-ID"/>
        </w:rPr>
        <w:t xml:space="preserve"> </w:t>
      </w:r>
    </w:p>
    <w:bookmarkEnd w:id="205"/>
    <w:p w14:paraId="0FD2DF71" w14:textId="25DB887E" w:rsidR="00095EA0" w:rsidRPr="006A5317" w:rsidRDefault="00B42DC4" w:rsidP="0018072F">
      <w:pPr>
        <w:spacing w:before="240" w:after="240" w:line="360" w:lineRule="auto"/>
        <w:ind w:firstLine="426"/>
        <w:jc w:val="both"/>
        <w:rPr>
          <w:rFonts w:eastAsia="Times New Roman" w:cs="Times New Roman"/>
          <w:szCs w:val="24"/>
          <w:lang w:val="en-ID"/>
        </w:rPr>
      </w:pPr>
      <w:r>
        <w:rPr>
          <w:rFonts w:eastAsia="Times New Roman" w:cs="Times New Roman"/>
          <w:szCs w:val="24"/>
          <w:lang w:val="en-ID"/>
        </w:rPr>
        <w:t xml:space="preserve">Setiap objek </w:t>
      </w:r>
      <w:r>
        <w:rPr>
          <w:rFonts w:eastAsia="Times New Roman" w:cs="Times New Roman"/>
          <w:b/>
          <w:bCs/>
          <w:i/>
          <w:iCs/>
          <w:szCs w:val="24"/>
          <w:lang w:val="en-ID"/>
        </w:rPr>
        <w:t xml:space="preserve">o </w:t>
      </w:r>
      <w:r w:rsidR="006A5317" w:rsidRPr="006A5317">
        <w:rPr>
          <w:rFonts w:eastAsia="Times New Roman" w:cs="Times New Roman"/>
          <w:b/>
          <w:bCs/>
          <w:szCs w:val="24"/>
          <w:lang w:val="en-ID"/>
        </w:rPr>
        <w:sym w:font="Symbol" w:char="F0CE"/>
      </w:r>
      <w:r w:rsidR="006A5317">
        <w:rPr>
          <w:rFonts w:eastAsia="Times New Roman" w:cs="Times New Roman"/>
          <w:b/>
          <w:bCs/>
          <w:szCs w:val="24"/>
          <w:lang w:val="en-ID"/>
        </w:rPr>
        <w:t xml:space="preserve"> </w:t>
      </w:r>
      <w:r w:rsidR="006A5317">
        <w:rPr>
          <w:rFonts w:eastAsia="Times New Roman" w:cs="Times New Roman"/>
          <w:szCs w:val="24"/>
          <w:lang w:val="en-ID"/>
        </w:rPr>
        <w:t xml:space="preserve">dataset, perhitungan dilakukan </w:t>
      </w:r>
      <w:r w:rsidR="006A5317">
        <w:rPr>
          <w:rFonts w:eastAsia="Times New Roman" w:cs="Times New Roman"/>
          <w:i/>
          <w:iCs/>
          <w:szCs w:val="24"/>
          <w:lang w:val="en-ID"/>
        </w:rPr>
        <w:t>a</w:t>
      </w:r>
      <w:r w:rsidR="006A5317" w:rsidRPr="006A5317">
        <w:rPr>
          <w:rFonts w:eastAsia="Times New Roman" w:cs="Times New Roman"/>
          <w:szCs w:val="24"/>
          <w:lang w:val="en-ID"/>
        </w:rPr>
        <w:t>(</w:t>
      </w:r>
      <w:r w:rsidR="006A5317">
        <w:rPr>
          <w:rFonts w:eastAsia="Times New Roman" w:cs="Times New Roman"/>
          <w:b/>
          <w:bCs/>
          <w:i/>
          <w:iCs/>
          <w:szCs w:val="24"/>
          <w:lang w:val="en-ID"/>
        </w:rPr>
        <w:t>o</w:t>
      </w:r>
      <w:r w:rsidR="006A5317" w:rsidRPr="006A5317">
        <w:rPr>
          <w:rFonts w:eastAsia="Times New Roman" w:cs="Times New Roman"/>
          <w:szCs w:val="24"/>
          <w:lang w:val="en-ID"/>
        </w:rPr>
        <w:t>)</w:t>
      </w:r>
      <w:r w:rsidR="006A5317">
        <w:rPr>
          <w:rFonts w:eastAsia="Times New Roman" w:cs="Times New Roman"/>
          <w:i/>
          <w:iCs/>
          <w:szCs w:val="24"/>
          <w:lang w:val="en-ID"/>
        </w:rPr>
        <w:t xml:space="preserve"> </w:t>
      </w:r>
      <w:r w:rsidR="006A5317">
        <w:rPr>
          <w:rFonts w:eastAsia="Times New Roman" w:cs="Times New Roman"/>
          <w:szCs w:val="24"/>
          <w:lang w:val="en-ID"/>
        </w:rPr>
        <w:t xml:space="preserve">untuk mencari jarak rata-rata antara </w:t>
      </w:r>
      <w:r w:rsidR="006A5317">
        <w:rPr>
          <w:rFonts w:eastAsia="Times New Roman" w:cs="Times New Roman"/>
          <w:b/>
          <w:bCs/>
          <w:i/>
          <w:iCs/>
          <w:szCs w:val="24"/>
          <w:lang w:val="en-ID"/>
        </w:rPr>
        <w:t>o</w:t>
      </w:r>
      <w:r w:rsidR="006A5317">
        <w:rPr>
          <w:rFonts w:eastAsia="Times New Roman" w:cs="Times New Roman"/>
          <w:szCs w:val="24"/>
          <w:lang w:val="en-ID"/>
        </w:rPr>
        <w:t xml:space="preserve"> dan semua objek lain pada </w:t>
      </w:r>
      <w:proofErr w:type="spellStart"/>
      <w:r w:rsidR="006A5317">
        <w:rPr>
          <w:rFonts w:eastAsia="Times New Roman" w:cs="Times New Roman"/>
          <w:szCs w:val="24"/>
          <w:lang w:val="en-ID"/>
        </w:rPr>
        <w:t>klaster</w:t>
      </w:r>
      <w:proofErr w:type="spellEnd"/>
      <w:r w:rsidR="006A5317">
        <w:rPr>
          <w:rFonts w:eastAsia="Times New Roman" w:cs="Times New Roman"/>
          <w:szCs w:val="24"/>
          <w:lang w:val="en-ID"/>
        </w:rPr>
        <w:t xml:space="preserve"> yang sama.</w:t>
      </w:r>
      <w:bookmarkStart w:id="206" w:name="_Hlk148655145"/>
    </w:p>
    <w:p w14:paraId="3F300F79" w14:textId="3A679126" w:rsidR="0018072F" w:rsidRDefault="00DA4148" w:rsidP="00DA4148">
      <w:pPr>
        <w:spacing w:before="240" w:after="240" w:line="360" w:lineRule="auto"/>
        <w:ind w:firstLine="426"/>
        <w:jc w:val="both"/>
        <w:rPr>
          <w:rFonts w:eastAsia="Times New Roman" w:cs="Times New Roman"/>
          <w:szCs w:val="24"/>
          <w:lang w:val="en-ID"/>
        </w:rPr>
      </w:pPr>
      <w:r>
        <w:rPr>
          <w:rFonts w:eastAsia="Times New Roman" w:cs="Times New Roman"/>
          <w:i/>
          <w:iCs/>
          <w:szCs w:val="24"/>
          <w:lang w:val="en-ID"/>
        </w:rPr>
        <w:t>b(</w:t>
      </w:r>
      <w:r>
        <w:rPr>
          <w:rFonts w:eastAsia="Times New Roman" w:cs="Times New Roman"/>
          <w:b/>
          <w:bCs/>
          <w:i/>
          <w:iCs/>
          <w:szCs w:val="24"/>
          <w:lang w:val="en-ID"/>
        </w:rPr>
        <w:t>o</w:t>
      </w:r>
      <w:r>
        <w:rPr>
          <w:rFonts w:eastAsia="Times New Roman" w:cs="Times New Roman"/>
          <w:i/>
          <w:iCs/>
          <w:szCs w:val="24"/>
          <w:lang w:val="en-ID"/>
        </w:rPr>
        <w:t xml:space="preserve">) = </w:t>
      </w:r>
      <w:r>
        <w:rPr>
          <w:rFonts w:eastAsia="Times New Roman" w:cs="Times New Roman"/>
          <w:szCs w:val="24"/>
          <w:lang w:val="en-ID"/>
        </w:rPr>
        <w:t xml:space="preserve">min </w:t>
      </w:r>
      <w:r>
        <w:rPr>
          <w:rFonts w:eastAsia="Times New Roman" w:cs="Times New Roman"/>
          <w:i/>
          <w:iCs/>
          <w:szCs w:val="24"/>
          <w:lang w:val="en-ID"/>
        </w:rPr>
        <w:t>C</w:t>
      </w:r>
      <w:r>
        <w:rPr>
          <w:rFonts w:eastAsia="Times New Roman" w:cs="Times New Roman"/>
          <w:i/>
          <w:iCs/>
          <w:szCs w:val="24"/>
          <w:vertAlign w:val="subscript"/>
          <w:lang w:val="en-ID"/>
        </w:rPr>
        <w:t>j</w:t>
      </w:r>
      <w:r>
        <w:rPr>
          <w:rFonts w:eastAsia="Times New Roman" w:cs="Times New Roman"/>
          <w:szCs w:val="24"/>
          <w:lang w:val="en-ID"/>
        </w:rPr>
        <w:t xml:space="preserve">:1 ≤ j &lt; </w:t>
      </w:r>
      <w:proofErr w:type="spellStart"/>
      <w:proofErr w:type="gramStart"/>
      <w:r w:rsidRPr="00DA4148">
        <w:rPr>
          <w:rFonts w:eastAsia="Times New Roman" w:cs="Times New Roman"/>
          <w:i/>
          <w:iCs/>
          <w:szCs w:val="24"/>
          <w:lang w:val="en-ID"/>
        </w:rPr>
        <w:t>k,j</w:t>
      </w:r>
      <w:proofErr w:type="spellEnd"/>
      <w:proofErr w:type="gramEnd"/>
      <w:r>
        <w:rPr>
          <w:rFonts w:eastAsia="Times New Roman" w:cs="Times New Roman"/>
          <w:i/>
          <w:iCs/>
          <w:szCs w:val="24"/>
          <w:lang w:val="en-ID"/>
        </w:rPr>
        <w:t xml:space="preserve"> ≠ </w:t>
      </w:r>
      <w:proofErr w:type="spellStart"/>
      <w:r>
        <w:rPr>
          <w:rFonts w:eastAsia="Times New Roman" w:cs="Times New Roman"/>
          <w:i/>
          <w:iCs/>
          <w:szCs w:val="24"/>
          <w:lang w:val="en-ID"/>
        </w:rPr>
        <w:t>i</w:t>
      </w:r>
      <w:proofErr w:type="spellEnd"/>
      <w:r>
        <w:rPr>
          <w:rFonts w:eastAsia="Times New Roman" w:cs="Times New Roman"/>
          <w:i/>
          <w:iCs/>
          <w:szCs w:val="24"/>
          <w:lang w:val="en-ID"/>
        </w:rPr>
        <w:t xml:space="preserve"> </w:t>
      </w:r>
      <m:oMath>
        <m:d>
          <m:dPr>
            <m:begChr m:val="{"/>
            <m:endChr m:val="}"/>
            <m:ctrlPr>
              <w:rPr>
                <w:rFonts w:ascii="Cambria Math" w:eastAsia="Times New Roman" w:hAnsi="Cambria Math" w:cs="Times New Roman"/>
                <w:i/>
                <w:iCs/>
                <w:szCs w:val="24"/>
                <w:lang w:val="en-ID"/>
              </w:rPr>
            </m:ctrlPr>
          </m:dPr>
          <m:e>
            <m:f>
              <m:fPr>
                <m:ctrlPr>
                  <w:rPr>
                    <w:rFonts w:ascii="Cambria Math" w:eastAsia="Times New Roman" w:hAnsi="Cambria Math" w:cs="Times New Roman"/>
                    <w:i/>
                    <w:iCs/>
                    <w:szCs w:val="24"/>
                    <w:lang w:val="en-ID"/>
                  </w:rPr>
                </m:ctrlPr>
              </m:fPr>
              <m:num>
                <m:nary>
                  <m:naryPr>
                    <m:chr m:val="∑"/>
                    <m:limLoc m:val="subSup"/>
                    <m:supHide m:val="1"/>
                    <m:ctrlPr>
                      <w:rPr>
                        <w:rFonts w:ascii="Cambria Math" w:eastAsia="Times New Roman" w:hAnsi="Cambria Math" w:cs="Times New Roman"/>
                        <w:i/>
                        <w:iCs/>
                        <w:szCs w:val="24"/>
                        <w:lang w:val="en-ID"/>
                      </w:rPr>
                    </m:ctrlPr>
                  </m:naryPr>
                  <m:sub>
                    <m:sSup>
                      <m:sSupPr>
                        <m:ctrlPr>
                          <w:rPr>
                            <w:rFonts w:ascii="Cambria Math" w:eastAsia="Times New Roman" w:hAnsi="Cambria Math" w:cs="Times New Roman"/>
                            <w:b/>
                            <w:bCs/>
                            <w:i/>
                            <w:iCs/>
                            <w:szCs w:val="24"/>
                            <w:lang w:val="en-ID"/>
                          </w:rPr>
                        </m:ctrlPr>
                      </m:sSupPr>
                      <m:e>
                        <m:r>
                          <m:rPr>
                            <m:sty m:val="bi"/>
                          </m:rPr>
                          <w:rPr>
                            <w:rFonts w:ascii="Cambria Math" w:eastAsia="Times New Roman" w:hAnsi="Cambria Math" w:cs="Times New Roman"/>
                            <w:szCs w:val="24"/>
                            <w:lang w:val="en-ID"/>
                          </w:rPr>
                          <m:t>o</m:t>
                        </m:r>
                      </m:e>
                      <m:sup>
                        <m:r>
                          <m:rPr>
                            <m:sty m:val="bi"/>
                          </m:rPr>
                          <w:rPr>
                            <w:rFonts w:ascii="Cambria Math" w:eastAsia="Times New Roman" w:hAnsi="Cambria Math" w:cs="Times New Roman"/>
                            <w:szCs w:val="24"/>
                            <w:lang w:val="en-ID"/>
                          </w:rPr>
                          <m:t>'</m:t>
                        </m:r>
                      </m:sup>
                    </m:sSup>
                    <m:r>
                      <m:rPr>
                        <m:sty m:val="b"/>
                      </m:rPr>
                      <w:rPr>
                        <w:rFonts w:ascii="Cambria Math" w:eastAsia="Times New Roman" w:hAnsi="Cambria Math" w:cs="Times New Roman"/>
                        <w:b/>
                        <w:bCs/>
                        <w:szCs w:val="24"/>
                        <w:lang w:val="en-ID"/>
                      </w:rPr>
                      <w:sym w:font="Symbol" w:char="F0CE"/>
                    </m:r>
                  </m:sub>
                  <m:sup/>
                  <m:e>
                    <m:r>
                      <w:rPr>
                        <w:rFonts w:ascii="Cambria Math" w:eastAsia="Times New Roman" w:hAnsi="Cambria Math" w:cs="Times New Roman"/>
                        <w:szCs w:val="24"/>
                        <w:lang w:val="en-ID"/>
                      </w:rPr>
                      <m:t>dist</m:t>
                    </m:r>
                    <m:d>
                      <m:dPr>
                        <m:ctrlPr>
                          <w:rPr>
                            <w:rFonts w:ascii="Cambria Math" w:eastAsia="Times New Roman" w:hAnsi="Cambria Math" w:cs="Times New Roman"/>
                            <w:i/>
                            <w:iCs/>
                            <w:szCs w:val="24"/>
                            <w:lang w:val="en-ID"/>
                          </w:rPr>
                        </m:ctrlPr>
                      </m:dPr>
                      <m:e>
                        <m:r>
                          <m:rPr>
                            <m:sty m:val="bi"/>
                          </m:rPr>
                          <w:rPr>
                            <w:rFonts w:ascii="Cambria Math" w:eastAsia="Times New Roman" w:hAnsi="Cambria Math" w:cs="Times New Roman"/>
                            <w:szCs w:val="24"/>
                            <w:lang w:val="en-ID"/>
                          </w:rPr>
                          <m:t>o,</m:t>
                        </m:r>
                        <m:sSup>
                          <m:sSupPr>
                            <m:ctrlPr>
                              <w:rPr>
                                <w:rFonts w:ascii="Cambria Math" w:eastAsia="Times New Roman" w:hAnsi="Cambria Math" w:cs="Times New Roman"/>
                                <w:b/>
                                <w:bCs/>
                                <w:i/>
                                <w:iCs/>
                                <w:szCs w:val="24"/>
                                <w:lang w:val="en-ID"/>
                              </w:rPr>
                            </m:ctrlPr>
                          </m:sSupPr>
                          <m:e>
                            <m:r>
                              <m:rPr>
                                <m:sty m:val="bi"/>
                              </m:rPr>
                              <w:rPr>
                                <w:rFonts w:ascii="Cambria Math" w:eastAsia="Times New Roman" w:hAnsi="Cambria Math" w:cs="Times New Roman"/>
                                <w:szCs w:val="24"/>
                                <w:lang w:val="en-ID"/>
                              </w:rPr>
                              <m:t>o</m:t>
                            </m:r>
                          </m:e>
                          <m:sup>
                            <m:r>
                              <m:rPr>
                                <m:sty m:val="bi"/>
                              </m:rPr>
                              <w:rPr>
                                <w:rFonts w:ascii="Cambria Math" w:eastAsia="Times New Roman" w:hAnsi="Cambria Math" w:cs="Times New Roman"/>
                                <w:szCs w:val="24"/>
                                <w:lang w:val="en-ID"/>
                              </w:rPr>
                              <m:t>'</m:t>
                            </m:r>
                          </m:sup>
                        </m:sSup>
                      </m:e>
                    </m:d>
                  </m:e>
                </m:nary>
              </m:num>
              <m:den>
                <m:d>
                  <m:dPr>
                    <m:begChr m:val="|"/>
                    <m:endChr m:val="|"/>
                    <m:ctrlPr>
                      <w:rPr>
                        <w:rFonts w:ascii="Cambria Math" w:eastAsia="Times New Roman" w:hAnsi="Cambria Math" w:cs="Times New Roman"/>
                        <w:i/>
                        <w:iCs/>
                        <w:szCs w:val="24"/>
                        <w:lang w:val="en-ID"/>
                      </w:rPr>
                    </m:ctrlPr>
                  </m:dPr>
                  <m:e>
                    <m:sSub>
                      <m:sSubPr>
                        <m:ctrlPr>
                          <w:rPr>
                            <w:rFonts w:ascii="Cambria Math" w:eastAsia="Times New Roman" w:hAnsi="Cambria Math" w:cs="Times New Roman"/>
                            <w:i/>
                            <w:iCs/>
                            <w:szCs w:val="24"/>
                            <w:lang w:val="en-ID"/>
                          </w:rPr>
                        </m:ctrlPr>
                      </m:sSubPr>
                      <m:e>
                        <m:r>
                          <w:rPr>
                            <w:rFonts w:ascii="Cambria Math" w:eastAsia="Times New Roman" w:hAnsi="Cambria Math" w:cs="Times New Roman"/>
                            <w:szCs w:val="24"/>
                            <w:lang w:val="en-ID"/>
                          </w:rPr>
                          <m:t>C</m:t>
                        </m:r>
                      </m:e>
                      <m:sub>
                        <m:r>
                          <w:rPr>
                            <w:rFonts w:ascii="Cambria Math" w:eastAsia="Times New Roman" w:hAnsi="Cambria Math" w:cs="Times New Roman"/>
                            <w:szCs w:val="24"/>
                            <w:lang w:val="en-ID"/>
                          </w:rPr>
                          <m:t>j</m:t>
                        </m:r>
                      </m:sub>
                    </m:sSub>
                  </m:e>
                </m:d>
              </m:den>
            </m:f>
          </m:e>
        </m:d>
      </m:oMath>
      <w:r w:rsidR="00B42DC4">
        <w:rPr>
          <w:rFonts w:eastAsia="Times New Roman" w:cs="Times New Roman"/>
          <w:szCs w:val="24"/>
          <w:lang w:val="en-ID"/>
        </w:rPr>
        <w:tab/>
      </w:r>
      <w:r w:rsidR="00B42DC4">
        <w:rPr>
          <w:rFonts w:eastAsia="Times New Roman" w:cs="Times New Roman"/>
          <w:szCs w:val="24"/>
          <w:lang w:val="en-ID"/>
        </w:rPr>
        <w:tab/>
      </w:r>
      <w:r w:rsidR="00B42DC4">
        <w:rPr>
          <w:rFonts w:eastAsia="Times New Roman" w:cs="Times New Roman"/>
          <w:szCs w:val="24"/>
          <w:lang w:val="en-ID"/>
        </w:rPr>
        <w:tab/>
      </w:r>
      <w:r w:rsidR="00B42DC4">
        <w:rPr>
          <w:rFonts w:eastAsia="Times New Roman" w:cs="Times New Roman"/>
          <w:szCs w:val="24"/>
          <w:lang w:val="en-ID"/>
        </w:rPr>
        <w:tab/>
        <w:t>(2.6)</w:t>
      </w:r>
    </w:p>
    <w:bookmarkEnd w:id="206"/>
    <w:p w14:paraId="32382431" w14:textId="5F5AFE32" w:rsidR="006A5317" w:rsidRDefault="006A5317" w:rsidP="006A5317">
      <w:pPr>
        <w:spacing w:after="240" w:line="360" w:lineRule="auto"/>
        <w:ind w:firstLine="426"/>
        <w:jc w:val="both"/>
        <w:rPr>
          <w:rFonts w:eastAsia="Times New Roman" w:cs="Times New Roman"/>
          <w:szCs w:val="24"/>
          <w:lang w:val="en-ID"/>
        </w:rPr>
      </w:pPr>
      <w:r>
        <w:rPr>
          <w:rFonts w:eastAsia="Times New Roman" w:cs="Times New Roman"/>
          <w:i/>
          <w:iCs/>
          <w:szCs w:val="24"/>
          <w:lang w:val="en-ID"/>
        </w:rPr>
        <w:t>b</w:t>
      </w:r>
      <w:r>
        <w:rPr>
          <w:rFonts w:eastAsia="Times New Roman" w:cs="Times New Roman"/>
          <w:szCs w:val="24"/>
          <w:lang w:val="en-ID"/>
        </w:rPr>
        <w:t>(</w:t>
      </w:r>
      <w:r>
        <w:rPr>
          <w:rFonts w:eastAsia="Times New Roman" w:cs="Times New Roman"/>
          <w:b/>
          <w:bCs/>
          <w:i/>
          <w:iCs/>
          <w:szCs w:val="24"/>
          <w:lang w:val="en-ID"/>
        </w:rPr>
        <w:t>o</w:t>
      </w:r>
      <w:r>
        <w:rPr>
          <w:rFonts w:eastAsia="Times New Roman" w:cs="Times New Roman"/>
          <w:szCs w:val="24"/>
          <w:lang w:val="en-ID"/>
        </w:rPr>
        <w:t xml:space="preserve">) adalah jarak rata-rata terkecil dari </w:t>
      </w:r>
      <w:r>
        <w:rPr>
          <w:rFonts w:eastAsia="Times New Roman" w:cs="Times New Roman"/>
          <w:b/>
          <w:bCs/>
          <w:i/>
          <w:iCs/>
          <w:szCs w:val="24"/>
          <w:lang w:val="en-ID"/>
        </w:rPr>
        <w:t>o</w:t>
      </w:r>
      <w:r>
        <w:rPr>
          <w:rFonts w:eastAsia="Times New Roman" w:cs="Times New Roman"/>
          <w:szCs w:val="24"/>
          <w:lang w:val="en-ID"/>
        </w:rPr>
        <w:t xml:space="preserve"> terhadap semua objek lain pada </w:t>
      </w:r>
      <w:proofErr w:type="spellStart"/>
      <w:r>
        <w:rPr>
          <w:rFonts w:eastAsia="Times New Roman" w:cs="Times New Roman"/>
          <w:szCs w:val="24"/>
          <w:lang w:val="en-ID"/>
        </w:rPr>
        <w:t>klaster</w:t>
      </w:r>
      <w:proofErr w:type="spellEnd"/>
      <w:r>
        <w:rPr>
          <w:rFonts w:eastAsia="Times New Roman" w:cs="Times New Roman"/>
          <w:szCs w:val="24"/>
          <w:lang w:val="en-ID"/>
        </w:rPr>
        <w:t xml:space="preserve"> yang lain.</w:t>
      </w:r>
      <w:bookmarkStart w:id="207" w:name="_Hlk148655170"/>
    </w:p>
    <w:p w14:paraId="40D69E14" w14:textId="7F7BF379" w:rsidR="006A5317" w:rsidRDefault="006A5317" w:rsidP="006A5317">
      <w:pPr>
        <w:spacing w:after="240" w:line="360" w:lineRule="auto"/>
        <w:ind w:firstLine="426"/>
        <w:jc w:val="both"/>
        <w:rPr>
          <w:rFonts w:eastAsia="Times New Roman" w:cs="Times New Roman"/>
          <w:szCs w:val="24"/>
          <w:lang w:val="en-ID"/>
        </w:rPr>
      </w:pPr>
      <w:r>
        <w:rPr>
          <w:rFonts w:eastAsia="Times New Roman" w:cs="Times New Roman"/>
          <w:i/>
          <w:iCs/>
          <w:szCs w:val="24"/>
          <w:lang w:val="en-ID"/>
        </w:rPr>
        <w:t>s</w:t>
      </w:r>
      <w:r>
        <w:rPr>
          <w:rFonts w:eastAsia="Times New Roman" w:cs="Times New Roman"/>
          <w:szCs w:val="24"/>
          <w:lang w:val="en-ID"/>
        </w:rPr>
        <w:t>(</w:t>
      </w:r>
      <w:r>
        <w:rPr>
          <w:rFonts w:eastAsia="Times New Roman" w:cs="Times New Roman"/>
          <w:b/>
          <w:bCs/>
          <w:i/>
          <w:iCs/>
          <w:szCs w:val="24"/>
          <w:lang w:val="en-ID"/>
        </w:rPr>
        <w:t>o</w:t>
      </w:r>
      <w:r>
        <w:rPr>
          <w:rFonts w:eastAsia="Times New Roman" w:cs="Times New Roman"/>
          <w:szCs w:val="24"/>
          <w:lang w:val="en-ID"/>
        </w:rPr>
        <w:t xml:space="preserve">) = </w:t>
      </w:r>
      <m:oMath>
        <m:f>
          <m:fPr>
            <m:ctrlPr>
              <w:rPr>
                <w:rFonts w:ascii="Cambria Math" w:eastAsia="Times New Roman" w:hAnsi="Cambria Math" w:cs="Times New Roman"/>
                <w:i/>
                <w:szCs w:val="24"/>
                <w:lang w:val="en-ID"/>
              </w:rPr>
            </m:ctrlPr>
          </m:fPr>
          <m:num>
            <m:r>
              <w:rPr>
                <w:rFonts w:ascii="Cambria Math" w:eastAsia="Times New Roman" w:hAnsi="Cambria Math" w:cs="Times New Roman"/>
                <w:szCs w:val="24"/>
                <w:lang w:val="en-ID"/>
              </w:rPr>
              <m:t>b</m:t>
            </m:r>
            <m:d>
              <m:dPr>
                <m:ctrlPr>
                  <w:rPr>
                    <w:rFonts w:ascii="Cambria Math" w:eastAsia="Times New Roman" w:hAnsi="Cambria Math" w:cs="Times New Roman"/>
                    <w:iCs/>
                    <w:szCs w:val="24"/>
                    <w:lang w:val="en-ID"/>
                  </w:rPr>
                </m:ctrlPr>
              </m:dPr>
              <m:e>
                <m:r>
                  <m:rPr>
                    <m:sty m:val="bi"/>
                  </m:rPr>
                  <w:rPr>
                    <w:rFonts w:ascii="Cambria Math" w:eastAsia="Times New Roman" w:hAnsi="Cambria Math" w:cs="Times New Roman"/>
                    <w:szCs w:val="24"/>
                    <w:lang w:val="en-ID"/>
                  </w:rPr>
                  <m:t>o</m:t>
                </m:r>
              </m:e>
            </m:d>
            <m:r>
              <w:rPr>
                <w:rFonts w:ascii="Cambria Math" w:eastAsia="Times New Roman" w:hAnsi="Cambria Math" w:cs="Times New Roman"/>
                <w:szCs w:val="24"/>
                <w:lang w:val="en-ID"/>
              </w:rPr>
              <m:t>-a (</m:t>
            </m:r>
            <m:r>
              <m:rPr>
                <m:sty m:val="b"/>
              </m:rPr>
              <w:rPr>
                <w:rFonts w:ascii="Cambria Math" w:eastAsia="Times New Roman" w:hAnsi="Cambria Math" w:cs="Times New Roman"/>
                <w:szCs w:val="24"/>
                <w:lang w:val="en-ID"/>
              </w:rPr>
              <m:t>o</m:t>
            </m:r>
            <m:r>
              <w:rPr>
                <w:rFonts w:ascii="Cambria Math" w:eastAsia="Times New Roman" w:hAnsi="Cambria Math" w:cs="Times New Roman"/>
                <w:szCs w:val="24"/>
                <w:lang w:val="en-ID"/>
              </w:rPr>
              <m:t>)</m:t>
            </m:r>
          </m:num>
          <m:den>
            <m:r>
              <m:rPr>
                <m:sty m:val="p"/>
              </m:rPr>
              <w:rPr>
                <w:rFonts w:ascii="Cambria Math" w:eastAsia="Times New Roman" w:hAnsi="Cambria Math" w:cs="Times New Roman"/>
                <w:szCs w:val="24"/>
                <w:lang w:val="en-ID"/>
              </w:rPr>
              <m:t>max⁡</m:t>
            </m:r>
            <m:r>
              <w:rPr>
                <w:rFonts w:ascii="Cambria Math" w:eastAsia="Times New Roman" w:hAnsi="Cambria Math" w:cs="Times New Roman"/>
                <w:szCs w:val="24"/>
                <w:lang w:val="en-ID"/>
              </w:rPr>
              <m:t>{a</m:t>
            </m:r>
            <m:d>
              <m:dPr>
                <m:ctrlPr>
                  <w:rPr>
                    <w:rFonts w:ascii="Cambria Math" w:eastAsia="Times New Roman" w:hAnsi="Cambria Math" w:cs="Times New Roman"/>
                    <w:iCs/>
                    <w:szCs w:val="24"/>
                    <w:lang w:val="en-ID"/>
                  </w:rPr>
                </m:ctrlPr>
              </m:dPr>
              <m:e>
                <m:r>
                  <m:rPr>
                    <m:sty m:val="bi"/>
                  </m:rPr>
                  <w:rPr>
                    <w:rFonts w:ascii="Cambria Math" w:eastAsia="Times New Roman" w:hAnsi="Cambria Math" w:cs="Times New Roman"/>
                    <w:szCs w:val="24"/>
                    <w:lang w:val="en-ID"/>
                  </w:rPr>
                  <m:t>o</m:t>
                </m:r>
              </m:e>
            </m:d>
            <m:r>
              <m:rPr>
                <m:sty m:val="p"/>
              </m:rPr>
              <w:rPr>
                <w:rFonts w:ascii="Cambria Math" w:eastAsia="Times New Roman" w:hAnsi="Cambria Math" w:cs="Times New Roman"/>
                <w:szCs w:val="24"/>
                <w:lang w:val="en-ID"/>
              </w:rPr>
              <m:t xml:space="preserve">, </m:t>
            </m:r>
            <m:r>
              <w:rPr>
                <w:rFonts w:ascii="Cambria Math" w:eastAsia="Times New Roman" w:hAnsi="Cambria Math" w:cs="Times New Roman"/>
                <w:szCs w:val="24"/>
                <w:lang w:val="en-ID"/>
              </w:rPr>
              <m:t>b</m:t>
            </m:r>
            <m:r>
              <m:rPr>
                <m:sty m:val="p"/>
              </m:rPr>
              <w:rPr>
                <w:rFonts w:ascii="Cambria Math" w:eastAsia="Times New Roman" w:hAnsi="Cambria Math" w:cs="Times New Roman"/>
                <w:szCs w:val="24"/>
                <w:lang w:val="en-ID"/>
              </w:rPr>
              <m:t>(</m:t>
            </m:r>
            <m:r>
              <m:rPr>
                <m:sty m:val="bi"/>
              </m:rPr>
              <w:rPr>
                <w:rFonts w:ascii="Cambria Math" w:eastAsia="Times New Roman" w:hAnsi="Cambria Math" w:cs="Times New Roman"/>
                <w:szCs w:val="24"/>
                <w:lang w:val="en-ID"/>
              </w:rPr>
              <m:t>o</m:t>
            </m:r>
            <m:r>
              <m:rPr>
                <m:sty m:val="p"/>
              </m:rPr>
              <w:rPr>
                <w:rFonts w:ascii="Cambria Math" w:eastAsia="Times New Roman" w:hAnsi="Cambria Math" w:cs="Times New Roman"/>
                <w:szCs w:val="24"/>
                <w:lang w:val="en-ID"/>
              </w:rPr>
              <m:t>)</m:t>
            </m:r>
            <m:r>
              <w:rPr>
                <w:rFonts w:ascii="Cambria Math" w:eastAsia="Times New Roman" w:hAnsi="Cambria Math" w:cs="Times New Roman"/>
                <w:szCs w:val="24"/>
                <w:lang w:val="en-ID"/>
              </w:rPr>
              <m:t>}</m:t>
            </m:r>
          </m:den>
        </m:f>
      </m:oMath>
      <w:r w:rsidR="00B82042">
        <w:rPr>
          <w:rFonts w:eastAsia="Times New Roman" w:cs="Times New Roman"/>
          <w:szCs w:val="24"/>
          <w:lang w:val="en-ID"/>
        </w:rPr>
        <w:tab/>
      </w:r>
      <w:r w:rsidR="00B82042">
        <w:rPr>
          <w:rFonts w:eastAsia="Times New Roman" w:cs="Times New Roman"/>
          <w:szCs w:val="24"/>
          <w:lang w:val="en-ID"/>
        </w:rPr>
        <w:tab/>
      </w:r>
      <w:r w:rsidR="00B82042">
        <w:rPr>
          <w:rFonts w:eastAsia="Times New Roman" w:cs="Times New Roman"/>
          <w:szCs w:val="24"/>
          <w:lang w:val="en-ID"/>
        </w:rPr>
        <w:tab/>
      </w:r>
      <w:r w:rsidR="00B82042">
        <w:rPr>
          <w:rFonts w:eastAsia="Times New Roman" w:cs="Times New Roman"/>
          <w:szCs w:val="24"/>
          <w:lang w:val="en-ID"/>
        </w:rPr>
        <w:tab/>
      </w:r>
      <w:r w:rsidR="00B82042">
        <w:rPr>
          <w:rFonts w:eastAsia="Times New Roman" w:cs="Times New Roman"/>
          <w:szCs w:val="24"/>
          <w:lang w:val="en-ID"/>
        </w:rPr>
        <w:tab/>
      </w:r>
      <w:r w:rsidR="00B82042">
        <w:rPr>
          <w:rFonts w:eastAsia="Times New Roman" w:cs="Times New Roman"/>
          <w:szCs w:val="24"/>
          <w:lang w:val="en-ID"/>
        </w:rPr>
        <w:tab/>
      </w:r>
      <w:r w:rsidR="00B82042">
        <w:rPr>
          <w:rFonts w:eastAsia="Times New Roman" w:cs="Times New Roman"/>
          <w:szCs w:val="24"/>
          <w:lang w:val="en-ID"/>
        </w:rPr>
        <w:tab/>
        <w:t>(2.7)</w:t>
      </w:r>
    </w:p>
    <w:p w14:paraId="513855AD" w14:textId="318450A9" w:rsidR="00B82042" w:rsidRPr="00B82042" w:rsidRDefault="00B82042" w:rsidP="006A5317">
      <w:pPr>
        <w:spacing w:after="240" w:line="360" w:lineRule="auto"/>
        <w:ind w:firstLine="426"/>
        <w:jc w:val="both"/>
        <w:rPr>
          <w:rFonts w:eastAsia="Times New Roman" w:cs="Times New Roman"/>
          <w:szCs w:val="24"/>
          <w:lang w:val="en-ID"/>
        </w:rPr>
      </w:pPr>
      <w:bookmarkStart w:id="208" w:name="_Hlk148655225"/>
      <w:bookmarkEnd w:id="207"/>
      <w:r>
        <w:rPr>
          <w:rFonts w:eastAsia="Times New Roman" w:cs="Times New Roman"/>
          <w:i/>
          <w:iCs/>
          <w:szCs w:val="24"/>
          <w:lang w:val="en-ID"/>
        </w:rPr>
        <w:lastRenderedPageBreak/>
        <w:t>s</w:t>
      </w:r>
      <w:r>
        <w:rPr>
          <w:rFonts w:eastAsia="Times New Roman" w:cs="Times New Roman"/>
          <w:szCs w:val="24"/>
          <w:lang w:val="en-ID"/>
        </w:rPr>
        <w:t>(</w:t>
      </w:r>
      <w:r>
        <w:rPr>
          <w:rFonts w:eastAsia="Times New Roman" w:cs="Times New Roman"/>
          <w:b/>
          <w:bCs/>
          <w:i/>
          <w:iCs/>
          <w:szCs w:val="24"/>
          <w:lang w:val="en-ID"/>
        </w:rPr>
        <w:t>o</w:t>
      </w:r>
      <w:r>
        <w:rPr>
          <w:rFonts w:eastAsia="Times New Roman" w:cs="Times New Roman"/>
          <w:szCs w:val="24"/>
          <w:lang w:val="en-ID"/>
        </w:rPr>
        <w:t xml:space="preserve">) merupakan koefisien silhouette. Koefisien memiliki nilai -1 hingga 1. </w:t>
      </w:r>
      <w:r w:rsidR="006C7F5B">
        <w:rPr>
          <w:rFonts w:eastAsia="Times New Roman" w:cs="Times New Roman"/>
          <w:szCs w:val="24"/>
          <w:lang w:val="en-ID"/>
        </w:rPr>
        <w:t xml:space="preserve">Jika </w:t>
      </w:r>
      <w:r>
        <w:rPr>
          <w:rFonts w:eastAsia="Times New Roman" w:cs="Times New Roman"/>
          <w:szCs w:val="24"/>
          <w:lang w:val="en-ID"/>
        </w:rPr>
        <w:t xml:space="preserve">nilai silhouette </w:t>
      </w:r>
      <w:r w:rsidR="006C7F5B">
        <w:rPr>
          <w:rFonts w:eastAsia="Times New Roman" w:cs="Times New Roman"/>
          <w:szCs w:val="24"/>
          <w:lang w:val="en-ID"/>
        </w:rPr>
        <w:t xml:space="preserve">semakin </w:t>
      </w:r>
      <w:r>
        <w:rPr>
          <w:rFonts w:eastAsia="Times New Roman" w:cs="Times New Roman"/>
          <w:szCs w:val="24"/>
          <w:lang w:val="en-ID"/>
        </w:rPr>
        <w:t xml:space="preserve">mendekati nilai 1, maka semakin baik pengelompokan data dalam suatu </w:t>
      </w:r>
      <w:proofErr w:type="spellStart"/>
      <w:r>
        <w:rPr>
          <w:rFonts w:eastAsia="Times New Roman" w:cs="Times New Roman"/>
          <w:szCs w:val="24"/>
          <w:lang w:val="en-ID"/>
        </w:rPr>
        <w:t>klaster</w:t>
      </w:r>
      <w:proofErr w:type="spellEnd"/>
      <w:r>
        <w:rPr>
          <w:rFonts w:eastAsia="Times New Roman" w:cs="Times New Roman"/>
          <w:szCs w:val="24"/>
          <w:lang w:val="en-ID"/>
        </w:rPr>
        <w:t xml:space="preserve">. Jika sebaliknya, semakin mendekati nilai -1 maka semakin buruk pengelompokan data dalam </w:t>
      </w:r>
      <w:proofErr w:type="spellStart"/>
      <w:r>
        <w:rPr>
          <w:rFonts w:eastAsia="Times New Roman" w:cs="Times New Roman"/>
          <w:szCs w:val="24"/>
          <w:lang w:val="en-ID"/>
        </w:rPr>
        <w:t>klaster</w:t>
      </w:r>
      <w:proofErr w:type="spellEnd"/>
      <w:r>
        <w:rPr>
          <w:rFonts w:eastAsia="Times New Roman" w:cs="Times New Roman"/>
          <w:szCs w:val="24"/>
          <w:lang w:val="en-ID"/>
        </w:rPr>
        <w:t>.</w:t>
      </w:r>
    </w:p>
    <w:p w14:paraId="46AFBF3D" w14:textId="758DA4D0" w:rsidR="006A1BFB" w:rsidRDefault="006A1BFB" w:rsidP="006F3A86">
      <w:pPr>
        <w:pStyle w:val="Heading2"/>
        <w:rPr>
          <w:lang w:val="en-ID"/>
        </w:rPr>
      </w:pPr>
      <w:bookmarkStart w:id="209" w:name="_Toc139379656"/>
      <w:bookmarkEnd w:id="204"/>
      <w:bookmarkEnd w:id="208"/>
      <w:proofErr w:type="spellStart"/>
      <w:r w:rsidRPr="006A1BFB">
        <w:rPr>
          <w:lang w:val="en-ID"/>
        </w:rPr>
        <w:t>Geovisualisasi</w:t>
      </w:r>
      <w:bookmarkStart w:id="210" w:name="_Hlk148655261"/>
      <w:bookmarkEnd w:id="209"/>
      <w:proofErr w:type="spellEnd"/>
    </w:p>
    <w:p w14:paraId="7D3AF074" w14:textId="178C3527" w:rsidR="00A55AF0" w:rsidRDefault="0049272A" w:rsidP="0018072F">
      <w:pPr>
        <w:spacing w:before="240" w:after="240" w:line="360" w:lineRule="auto"/>
        <w:jc w:val="both"/>
        <w:rPr>
          <w:rFonts w:eastAsia="Times New Roman" w:cs="Times New Roman"/>
          <w:szCs w:val="24"/>
          <w:lang w:val="en-ID"/>
        </w:rPr>
      </w:pPr>
      <w:bookmarkStart w:id="211" w:name="_Hlk148655270"/>
      <w:bookmarkStart w:id="212" w:name="_Hlk148655305"/>
      <w:proofErr w:type="spellStart"/>
      <w:r>
        <w:rPr>
          <w:rFonts w:eastAsia="Times New Roman" w:cs="Times New Roman"/>
          <w:szCs w:val="24"/>
          <w:lang w:val="en-ID"/>
        </w:rPr>
        <w:t>Geovisualisasi</w:t>
      </w:r>
      <w:proofErr w:type="spellEnd"/>
      <w:r>
        <w:rPr>
          <w:rFonts w:eastAsia="Times New Roman" w:cs="Times New Roman"/>
          <w:szCs w:val="24"/>
          <w:lang w:val="en-ID"/>
        </w:rPr>
        <w:t xml:space="preserve"> adalah proses analisis data </w:t>
      </w:r>
      <w:proofErr w:type="spellStart"/>
      <w:r>
        <w:rPr>
          <w:rFonts w:eastAsia="Times New Roman" w:cs="Times New Roman"/>
          <w:szCs w:val="24"/>
          <w:lang w:val="en-ID"/>
        </w:rPr>
        <w:t>geospasial</w:t>
      </w:r>
      <w:proofErr w:type="spellEnd"/>
      <w:r>
        <w:rPr>
          <w:rFonts w:eastAsia="Times New Roman" w:cs="Times New Roman"/>
          <w:szCs w:val="24"/>
          <w:lang w:val="en-ID"/>
        </w:rPr>
        <w:t xml:space="preserve"> di mana visualisasi dilakukan melalui suatu alat dengan konvergensi informasi, kartografi, dan metode geografi</w:t>
      </w:r>
      <w:r w:rsidR="00927F4A">
        <w:rPr>
          <w:rFonts w:eastAsia="Times New Roman" w:cs="Times New Roman"/>
          <w:szCs w:val="24"/>
          <w:lang w:val="en-ID"/>
        </w:rPr>
        <w:t xml:space="preserve">, menurut </w:t>
      </w:r>
      <w:proofErr w:type="spellStart"/>
      <w:r w:rsidR="00927F4A">
        <w:rPr>
          <w:rFonts w:eastAsia="Times New Roman" w:cs="Times New Roman"/>
          <w:szCs w:val="24"/>
          <w:lang w:val="en-ID"/>
        </w:rPr>
        <w:t>Yasobant</w:t>
      </w:r>
      <w:proofErr w:type="spellEnd"/>
      <w:r w:rsidR="00927F4A">
        <w:rPr>
          <w:rFonts w:eastAsia="Times New Roman" w:cs="Times New Roman"/>
          <w:szCs w:val="24"/>
          <w:lang w:val="en-ID"/>
        </w:rPr>
        <w:t xml:space="preserve"> </w:t>
      </w:r>
      <w:r w:rsidR="00927F4A">
        <w:rPr>
          <w:rFonts w:eastAsia="Times New Roman" w:cs="Times New Roman"/>
          <w:i/>
          <w:iCs/>
          <w:szCs w:val="24"/>
          <w:lang w:val="en-ID"/>
        </w:rPr>
        <w:t xml:space="preserve">et al. </w:t>
      </w:r>
      <w:r w:rsidR="00927F4A">
        <w:rPr>
          <w:rFonts w:eastAsia="Times New Roman" w:cs="Times New Roman"/>
          <w:szCs w:val="24"/>
          <w:lang w:val="en-ID"/>
        </w:rPr>
        <w:t>(2015)</w:t>
      </w:r>
      <w:r>
        <w:rPr>
          <w:rFonts w:eastAsia="Times New Roman" w:cs="Times New Roman"/>
          <w:szCs w:val="24"/>
          <w:lang w:val="en-ID"/>
        </w:rPr>
        <w:t xml:space="preserve">. Fungsi spesifik dari teknik ini adalah digunakan dalam menampilkan data </w:t>
      </w:r>
      <w:proofErr w:type="spellStart"/>
      <w:r>
        <w:rPr>
          <w:rFonts w:eastAsia="Times New Roman" w:cs="Times New Roman"/>
          <w:szCs w:val="24"/>
          <w:lang w:val="en-ID"/>
        </w:rPr>
        <w:t>geospasial</w:t>
      </w:r>
      <w:proofErr w:type="spellEnd"/>
      <w:r>
        <w:rPr>
          <w:rFonts w:eastAsia="Times New Roman" w:cs="Times New Roman"/>
          <w:szCs w:val="24"/>
          <w:lang w:val="en-ID"/>
        </w:rPr>
        <w:t xml:space="preserve"> untuk menjelajahi, menganalisis, dan menyatukan data sehingga dapat menghasilkan hipotesis dan mengembangkan solusi, serta representasi data yang komprehensif. Ada 2 jenis pendekatan </w:t>
      </w:r>
      <w:proofErr w:type="spellStart"/>
      <w:r>
        <w:rPr>
          <w:rFonts w:eastAsia="Times New Roman" w:cs="Times New Roman"/>
          <w:szCs w:val="24"/>
          <w:lang w:val="en-ID"/>
        </w:rPr>
        <w:t>geovisualisasi</w:t>
      </w:r>
      <w:proofErr w:type="spellEnd"/>
      <w:r>
        <w:rPr>
          <w:rFonts w:eastAsia="Times New Roman" w:cs="Times New Roman"/>
          <w:szCs w:val="24"/>
          <w:lang w:val="en-ID"/>
        </w:rPr>
        <w:t xml:space="preserve">, yaitu pendekatan </w:t>
      </w:r>
      <w:proofErr w:type="spellStart"/>
      <w:r>
        <w:rPr>
          <w:rFonts w:eastAsia="Times New Roman" w:cs="Times New Roman"/>
          <w:szCs w:val="24"/>
          <w:lang w:val="en-ID"/>
        </w:rPr>
        <w:t>fenomenologikal</w:t>
      </w:r>
      <w:proofErr w:type="spellEnd"/>
      <w:r>
        <w:rPr>
          <w:rFonts w:eastAsia="Times New Roman" w:cs="Times New Roman"/>
          <w:szCs w:val="24"/>
          <w:lang w:val="en-ID"/>
        </w:rPr>
        <w:t xml:space="preserve"> dan pendekatan </w:t>
      </w:r>
      <w:proofErr w:type="spellStart"/>
      <w:r>
        <w:rPr>
          <w:rFonts w:eastAsia="Times New Roman" w:cs="Times New Roman"/>
          <w:szCs w:val="24"/>
          <w:lang w:val="en-ID"/>
        </w:rPr>
        <w:t>positifistik</w:t>
      </w:r>
      <w:proofErr w:type="spellEnd"/>
      <w:r>
        <w:rPr>
          <w:rFonts w:eastAsia="Times New Roman" w:cs="Times New Roman"/>
          <w:szCs w:val="24"/>
          <w:lang w:val="en-ID"/>
        </w:rPr>
        <w:t xml:space="preserve">. Pendekatan </w:t>
      </w:r>
      <w:proofErr w:type="spellStart"/>
      <w:r>
        <w:rPr>
          <w:rFonts w:eastAsia="Times New Roman" w:cs="Times New Roman"/>
          <w:szCs w:val="24"/>
          <w:lang w:val="en-ID"/>
        </w:rPr>
        <w:t>fenomenologikal</w:t>
      </w:r>
      <w:proofErr w:type="spellEnd"/>
      <w:r>
        <w:rPr>
          <w:rFonts w:eastAsia="Times New Roman" w:cs="Times New Roman"/>
          <w:szCs w:val="24"/>
          <w:lang w:val="en-ID"/>
        </w:rPr>
        <w:t xml:space="preserve"> digunakan sebagai interpretasi individu atas ruang dan waktu dalam bentuk abstrak. Berbeda dengan pendekatan </w:t>
      </w:r>
      <w:proofErr w:type="spellStart"/>
      <w:r>
        <w:rPr>
          <w:rFonts w:eastAsia="Times New Roman" w:cs="Times New Roman"/>
          <w:szCs w:val="24"/>
          <w:lang w:val="en-ID"/>
        </w:rPr>
        <w:t>positifistik</w:t>
      </w:r>
      <w:proofErr w:type="spellEnd"/>
      <w:r>
        <w:rPr>
          <w:rFonts w:eastAsia="Times New Roman" w:cs="Times New Roman"/>
          <w:szCs w:val="24"/>
          <w:lang w:val="en-ID"/>
        </w:rPr>
        <w:t>, pendekatan ini menggunakan pemodelan spasial untuk mewakili dunia nyata</w:t>
      </w:r>
      <w:bookmarkEnd w:id="212"/>
      <w:r>
        <w:rPr>
          <w:rFonts w:eastAsia="Times New Roman" w:cs="Times New Roman"/>
          <w:szCs w:val="24"/>
          <w:lang w:val="en-ID"/>
        </w:rPr>
        <w:t>.</w:t>
      </w:r>
    </w:p>
    <w:p w14:paraId="78DFD256" w14:textId="230A4E6E" w:rsidR="00A55AF0" w:rsidRDefault="00A55AF0" w:rsidP="00A55AF0">
      <w:pPr>
        <w:pStyle w:val="Heading3"/>
        <w:rPr>
          <w:lang w:val="en-ID"/>
        </w:rPr>
      </w:pPr>
      <w:bookmarkStart w:id="213" w:name="_Toc139379657"/>
      <w:bookmarkEnd w:id="210"/>
      <w:bookmarkEnd w:id="211"/>
      <w:r>
        <w:rPr>
          <w:lang w:val="en-ID"/>
        </w:rPr>
        <w:t>Sistem Informasi Geografis</w:t>
      </w:r>
      <w:bookmarkEnd w:id="213"/>
    </w:p>
    <w:p w14:paraId="4D322954" w14:textId="699E5050" w:rsidR="00010936" w:rsidRPr="00B43505" w:rsidRDefault="00A55AF0" w:rsidP="00824BE8">
      <w:pPr>
        <w:spacing w:line="360" w:lineRule="auto"/>
        <w:ind w:firstLine="426"/>
        <w:jc w:val="both"/>
        <w:rPr>
          <w:lang w:val="en-ID"/>
        </w:rPr>
        <w:pPrChange w:id="214" w:author="fahmi abdillah" w:date="2022-07-12T17:03:00Z">
          <w:pPr>
            <w:pStyle w:val="Heading4"/>
          </w:pPr>
        </w:pPrChange>
      </w:pPr>
      <w:bookmarkStart w:id="215" w:name="_Hlk148655339"/>
      <w:r>
        <w:rPr>
          <w:lang w:val="en-ID"/>
        </w:rPr>
        <w:t>Sistem Informasi Geografis merupakan sistem informasi berbasis komputer yang digunakan untuk mengumpulkan, memeriksa, mengintegrasikan, dan menganalisa informasi data yang memiliki dasar penggunaan secara geografis</w:t>
      </w:r>
      <w:r w:rsidR="004B6C66">
        <w:rPr>
          <w:lang w:val="en-ID"/>
        </w:rPr>
        <w:t xml:space="preserve"> </w:t>
      </w:r>
      <w:r w:rsidR="004B6C66">
        <w:rPr>
          <w:lang w:val="en-ID"/>
        </w:rPr>
        <w:fldChar w:fldCharType="begin" w:fldLock="1"/>
      </w:r>
      <w:r w:rsidR="00A472A2">
        <w:rPr>
          <w:lang w:val="en-ID"/>
        </w:rPr>
        <w:instrText>ADDIN CSL_CITATION {"citationItems":[{"id":"ITEM-1","itemData":{"abstract":"The information is a matter that can not be separated from the activities of life. Human needs are increasingly complex, encourage people to develop new technologies including WebGIS. So is the need for information on mining, especially in the central area of the province of Bengkulu. The approach used in this research is a structured design approach. Through a structured approach, complex problems can be solved in the organization and results of the system will be easy to maintain, flexible, more satisfying wearer, has good documentation, on time, on budget development costs, improve productivity and quality will be better. With the application WebGIS mining center in the province of Bengkulu, the user is expected to be easier to obtain information about the location of mining in the province of Bengkulu.","author":[{"dropping-particle":"","family":"Koko Mukti Wibowo, Indra Kanedi","given":"Juju Jumadi","non-dropping-particle":"","parse-names":false,"suffix":""}],"container-title":"Jurnal Media Infotama","id":"ITEM-1","issue":"1","issued":{"date-parts":[["2021"]]},"page":"223-260","title":"Sistem Informasi Geografis (Sig) Menentukan Lokasi Pertambangan Batu Bara Di Provinsi Bengkulu Berbasis Website","type":"article-journal","volume":"11"},"uris":["http://www.mendeley.com/documents/?uuid=957a9cbb-32a9-45e3-adbf-bdb5e6445cc7"]}],"mendeley":{"formattedCitation":"(Koko Mukti Wibowo, Indra Kanedi, 2021)","plainTextFormattedCitation":"(Koko Mukti Wibowo, Indra Kanedi, 2021)","previouslyFormattedCitation":"(Koko Mukti Wibowo, Indra Kanedi, 2021)"},"properties":{"noteIndex":0},"schema":"https://github.com/citation-style-language/schema/raw/master/csl-citation.json"}</w:instrText>
      </w:r>
      <w:r w:rsidR="004B6C66">
        <w:rPr>
          <w:lang w:val="en-ID"/>
        </w:rPr>
        <w:fldChar w:fldCharType="separate"/>
      </w:r>
      <w:r w:rsidR="004B6C66" w:rsidRPr="004B6C66">
        <w:rPr>
          <w:noProof/>
          <w:lang w:val="en-ID"/>
        </w:rPr>
        <w:t>(Koko Mukti Wibowo, Indra Kanedi, 2021)</w:t>
      </w:r>
      <w:r w:rsidR="004B6C66">
        <w:rPr>
          <w:lang w:val="en-ID"/>
        </w:rPr>
        <w:fldChar w:fldCharType="end"/>
      </w:r>
      <w:r>
        <w:rPr>
          <w:lang w:val="en-ID"/>
        </w:rPr>
        <w:t>. Pada dasarnya</w:t>
      </w:r>
      <w:r w:rsidR="00226034">
        <w:rPr>
          <w:lang w:val="en-ID"/>
        </w:rPr>
        <w:t>, istilah</w:t>
      </w:r>
      <w:r>
        <w:rPr>
          <w:lang w:val="en-ID"/>
        </w:rPr>
        <w:t xml:space="preserve"> Sistem Informasi Geografis terbagi menjadi tiga kata, yaitu sistem, informasi, dan geografi. </w:t>
      </w:r>
      <w:r w:rsidR="00226034">
        <w:rPr>
          <w:lang w:val="en-ID"/>
        </w:rPr>
        <w:t>Penggunaan kata “geografi” atau “geografis” ini merujuk pada suatu persoalan mengenai bumi; secara permukaan dua dimensi atau tiga dimensi. Istilah “informasi geografis” mengandung pengertian berupa informasi mengenai tempat, pengetahuan posisi suatu objek, dan keterangan-keterangan (atribut) yang terdapat di permukaan bumi yang posisinya diketahui.</w:t>
      </w:r>
      <w:r w:rsidR="00824BE8" w:rsidRPr="00B43505">
        <w:rPr>
          <w:lang w:val="en-ID"/>
        </w:rPr>
        <w:t xml:space="preserve"> </w:t>
      </w:r>
    </w:p>
    <w:bookmarkEnd w:id="215"/>
    <w:p w14:paraId="5E3EDC9F" w14:textId="77777777" w:rsidR="00A55AF0" w:rsidRPr="00B43505" w:rsidRDefault="00A55AF0">
      <w:pPr>
        <w:rPr>
          <w:lang w:val="en-ID"/>
        </w:rPr>
        <w:pPrChange w:id="216" w:author="fahmi abdillah" w:date="2022-07-12T15:29:00Z">
          <w:pPr>
            <w:spacing w:before="240" w:after="240" w:line="360" w:lineRule="auto"/>
            <w:jc w:val="both"/>
          </w:pPr>
        </w:pPrChange>
      </w:pPr>
    </w:p>
    <w:p w14:paraId="5F485A54" w14:textId="56AB2E46" w:rsidR="006A1BFB" w:rsidRPr="006A1BFB" w:rsidRDefault="006A1BFB" w:rsidP="006F3A86">
      <w:pPr>
        <w:pStyle w:val="Heading2"/>
        <w:rPr>
          <w:lang w:val="en-ID"/>
        </w:rPr>
      </w:pPr>
      <w:bookmarkStart w:id="217" w:name="_Toc139379659"/>
      <w:r w:rsidRPr="006A1BFB">
        <w:rPr>
          <w:lang w:val="en-ID"/>
        </w:rPr>
        <w:lastRenderedPageBreak/>
        <w:t>Penelitian Sebelumnya Tentang Penyebaran Informasi Suatu Kejadian Menggunakan Twitter</w:t>
      </w:r>
      <w:bookmarkEnd w:id="217"/>
    </w:p>
    <w:p w14:paraId="35AE73E9" w14:textId="74DC5857" w:rsidR="006A1BFB" w:rsidRDefault="00CD56EC" w:rsidP="00CD56EC">
      <w:pPr>
        <w:spacing w:before="240" w:after="240" w:line="360" w:lineRule="auto"/>
        <w:ind w:firstLine="720"/>
        <w:jc w:val="both"/>
        <w:rPr>
          <w:rFonts w:eastAsia="Times New Roman" w:cs="Times New Roman"/>
          <w:szCs w:val="24"/>
        </w:rPr>
      </w:pPr>
      <w:bookmarkStart w:id="218" w:name="_Hlk148655405"/>
      <w:bookmarkStart w:id="219" w:name="_Hlk148655422"/>
      <w:r>
        <w:rPr>
          <w:rFonts w:eastAsia="Times New Roman" w:cs="Times New Roman"/>
          <w:szCs w:val="24"/>
        </w:rPr>
        <w:t xml:space="preserve">Dwiarni (2019) melakukan penelitian tentang akuisisi dan klasterisasi data teks Twitter untuk memperoleh dasar pengetahuan terhadap profil pengguna Twitter. Penelitian dilakukan dengan ujicoba </w:t>
      </w:r>
      <w:r>
        <w:rPr>
          <w:rFonts w:eastAsia="Times New Roman" w:cs="Times New Roman"/>
          <w:i/>
          <w:szCs w:val="24"/>
        </w:rPr>
        <w:t>keyword</w:t>
      </w:r>
      <w:r>
        <w:rPr>
          <w:rFonts w:eastAsia="Times New Roman" w:cs="Times New Roman"/>
          <w:szCs w:val="24"/>
        </w:rPr>
        <w:t xml:space="preserve"> “K-Pop” dan “K-Drama”. Dari hasil ujicoba akuisisi data didapatkan sebanyak 68.393 </w:t>
      </w:r>
      <w:r>
        <w:rPr>
          <w:rFonts w:eastAsia="Times New Roman" w:cs="Times New Roman"/>
          <w:i/>
          <w:szCs w:val="24"/>
        </w:rPr>
        <w:t xml:space="preserve">tweet. </w:t>
      </w:r>
      <w:r>
        <w:rPr>
          <w:rFonts w:eastAsia="Times New Roman" w:cs="Times New Roman"/>
          <w:szCs w:val="24"/>
        </w:rPr>
        <w:t xml:space="preserve">Hasil tersebut disebar menjadi 3 klaster / k=3, yang mana klaster pertama adalah waktu </w:t>
      </w:r>
      <w:r>
        <w:rPr>
          <w:rFonts w:eastAsia="Times New Roman" w:cs="Times New Roman"/>
          <w:i/>
          <w:szCs w:val="24"/>
        </w:rPr>
        <w:t>tweet</w:t>
      </w:r>
      <w:r>
        <w:rPr>
          <w:rFonts w:eastAsia="Times New Roman" w:cs="Times New Roman"/>
          <w:szCs w:val="24"/>
        </w:rPr>
        <w:t xml:space="preserve"> dianggap pada pagi hari, klaster kedua adalah waktu </w:t>
      </w:r>
      <w:r>
        <w:rPr>
          <w:rFonts w:eastAsia="Times New Roman" w:cs="Times New Roman"/>
          <w:i/>
          <w:szCs w:val="24"/>
        </w:rPr>
        <w:t>tweet</w:t>
      </w:r>
      <w:r>
        <w:rPr>
          <w:rFonts w:eastAsia="Times New Roman" w:cs="Times New Roman"/>
          <w:szCs w:val="24"/>
        </w:rPr>
        <w:t xml:space="preserve"> dianggap pada siang hari, dan klaster ketiga adalah waktu </w:t>
      </w:r>
      <w:r>
        <w:rPr>
          <w:rFonts w:eastAsia="Times New Roman" w:cs="Times New Roman"/>
          <w:i/>
          <w:szCs w:val="24"/>
        </w:rPr>
        <w:t>tweet</w:t>
      </w:r>
      <w:r>
        <w:rPr>
          <w:rFonts w:eastAsia="Times New Roman" w:cs="Times New Roman"/>
          <w:szCs w:val="24"/>
        </w:rPr>
        <w:t xml:space="preserve"> dianggap pada malam hari. Kemudian, hasil klasterisasi didapat jam 21.00 - 01.00 merupakan mayoritas orang-orang melakukan </w:t>
      </w:r>
      <w:r>
        <w:rPr>
          <w:rFonts w:eastAsia="Times New Roman" w:cs="Times New Roman"/>
          <w:i/>
          <w:szCs w:val="24"/>
        </w:rPr>
        <w:t>tweet</w:t>
      </w:r>
      <w:r>
        <w:rPr>
          <w:rFonts w:eastAsia="Times New Roman" w:cs="Times New Roman"/>
          <w:szCs w:val="24"/>
        </w:rPr>
        <w:t xml:space="preserve">. Dari hasil penelitian ini kita dapatkan bahwa penentuan nilai </w:t>
      </w:r>
      <w:r>
        <w:rPr>
          <w:rFonts w:eastAsia="Times New Roman" w:cs="Times New Roman"/>
          <w:i/>
          <w:szCs w:val="24"/>
        </w:rPr>
        <w:t xml:space="preserve">k </w:t>
      </w:r>
      <w:r>
        <w:rPr>
          <w:rFonts w:eastAsia="Times New Roman" w:cs="Times New Roman"/>
          <w:szCs w:val="24"/>
        </w:rPr>
        <w:t xml:space="preserve">untuk memperkirakan topik suatu klaster didasarkan pada asumsi kebiasaan pengguna dalam menggunakan media sosial Twitter. </w:t>
      </w:r>
    </w:p>
    <w:p w14:paraId="4435FD16" w14:textId="2085886F" w:rsidR="004D55A3" w:rsidRPr="0001539E" w:rsidRDefault="004D55A3" w:rsidP="00CD56EC">
      <w:pPr>
        <w:spacing w:before="240" w:after="240" w:line="360" w:lineRule="auto"/>
        <w:ind w:firstLine="720"/>
        <w:jc w:val="both"/>
        <w:rPr>
          <w:rFonts w:eastAsia="Times New Roman" w:cs="Times New Roman"/>
          <w:szCs w:val="24"/>
          <w:lang w:val="en-US"/>
        </w:rPr>
      </w:pPr>
      <w:r>
        <w:rPr>
          <w:rFonts w:eastAsia="Times New Roman" w:cs="Times New Roman"/>
          <w:szCs w:val="24"/>
          <w:lang w:val="en-US"/>
        </w:rPr>
        <w:t>Terpstra (2012)</w:t>
      </w:r>
      <w:r w:rsidR="00A61F98">
        <w:rPr>
          <w:rFonts w:eastAsia="Times New Roman" w:cs="Times New Roman"/>
          <w:szCs w:val="24"/>
          <w:lang w:val="en-US"/>
        </w:rPr>
        <w:t xml:space="preserve"> melakukan penelitian tentang kemungkinan analisis secara </w:t>
      </w:r>
      <w:r w:rsidR="00A61F98">
        <w:rPr>
          <w:rFonts w:eastAsia="Times New Roman" w:cs="Times New Roman"/>
          <w:i/>
          <w:iCs/>
          <w:szCs w:val="24"/>
          <w:lang w:val="en-US"/>
        </w:rPr>
        <w:t>real time</w:t>
      </w:r>
      <w:r w:rsidR="00A61F98">
        <w:rPr>
          <w:rFonts w:eastAsia="Times New Roman" w:cs="Times New Roman"/>
          <w:szCs w:val="24"/>
          <w:lang w:val="en-US"/>
        </w:rPr>
        <w:t xml:space="preserve"> dan otomatis dari pesan Twitter selama terjadinya situasi darurat. Analisis dilakukan dengan menggunakan </w:t>
      </w:r>
      <w:r w:rsidR="00A61F98">
        <w:rPr>
          <w:rFonts w:eastAsia="Times New Roman" w:cs="Times New Roman"/>
          <w:i/>
          <w:iCs/>
          <w:szCs w:val="24"/>
          <w:lang w:val="en-US"/>
        </w:rPr>
        <w:t xml:space="preserve">tools </w:t>
      </w:r>
      <w:r w:rsidR="00A61F98">
        <w:rPr>
          <w:rFonts w:eastAsia="Times New Roman" w:cs="Times New Roman"/>
          <w:szCs w:val="24"/>
          <w:lang w:val="en-US"/>
        </w:rPr>
        <w:t xml:space="preserve">ekstraksi informasi yang berhasil mendapatkan 97.000 </w:t>
      </w:r>
      <w:r w:rsidR="00A61F98">
        <w:rPr>
          <w:rFonts w:eastAsia="Times New Roman" w:cs="Times New Roman"/>
          <w:i/>
          <w:iCs/>
          <w:szCs w:val="24"/>
          <w:lang w:val="en-US"/>
        </w:rPr>
        <w:t>tweet</w:t>
      </w:r>
      <w:r w:rsidR="00A61F98">
        <w:rPr>
          <w:rFonts w:eastAsia="Times New Roman" w:cs="Times New Roman"/>
          <w:szCs w:val="24"/>
          <w:lang w:val="en-US"/>
        </w:rPr>
        <w:t xml:space="preserve"> yang dikirim sebelum, saat, dan sesudah badai terjadi pada Festival </w:t>
      </w:r>
      <w:proofErr w:type="spellStart"/>
      <w:r w:rsidR="00A61F98">
        <w:rPr>
          <w:rFonts w:eastAsia="Times New Roman" w:cs="Times New Roman"/>
          <w:szCs w:val="24"/>
          <w:lang w:val="en-US"/>
        </w:rPr>
        <w:t>Pukkelpop</w:t>
      </w:r>
      <w:proofErr w:type="spellEnd"/>
      <w:r w:rsidR="00A61F98">
        <w:rPr>
          <w:rFonts w:eastAsia="Times New Roman" w:cs="Times New Roman"/>
          <w:szCs w:val="24"/>
          <w:lang w:val="en-US"/>
        </w:rPr>
        <w:t xml:space="preserve"> 2011 di Belgia. </w:t>
      </w:r>
      <w:r w:rsidR="00A61F98">
        <w:rPr>
          <w:rFonts w:eastAsia="Times New Roman" w:cs="Times New Roman"/>
          <w:i/>
          <w:iCs/>
          <w:szCs w:val="24"/>
          <w:lang w:val="en-US"/>
        </w:rPr>
        <w:t xml:space="preserve">Tool </w:t>
      </w:r>
      <w:r w:rsidR="00A61F98">
        <w:rPr>
          <w:rFonts w:eastAsia="Times New Roman" w:cs="Times New Roman"/>
          <w:szCs w:val="24"/>
          <w:lang w:val="en-US"/>
        </w:rPr>
        <w:t xml:space="preserve">ekstraksi dapat menganalisis </w:t>
      </w:r>
      <w:r w:rsidR="00A61F98">
        <w:rPr>
          <w:rFonts w:eastAsia="Times New Roman" w:cs="Times New Roman"/>
          <w:i/>
          <w:iCs/>
          <w:szCs w:val="24"/>
          <w:lang w:val="en-US"/>
        </w:rPr>
        <w:t>tweet</w:t>
      </w:r>
      <w:r w:rsidR="00A61F98">
        <w:rPr>
          <w:rFonts w:eastAsia="Times New Roman" w:cs="Times New Roman"/>
          <w:szCs w:val="24"/>
          <w:lang w:val="en-US"/>
        </w:rPr>
        <w:t xml:space="preserve"> melalui tampilan geografis, jenis isi pesan (kerusakan, korban), dan jenis </w:t>
      </w:r>
      <w:r w:rsidR="00A61F98">
        <w:rPr>
          <w:rFonts w:eastAsia="Times New Roman" w:cs="Times New Roman"/>
          <w:i/>
          <w:iCs/>
          <w:szCs w:val="24"/>
          <w:lang w:val="en-US"/>
        </w:rPr>
        <w:t>tweet</w:t>
      </w:r>
      <w:r w:rsidR="00A61F98">
        <w:rPr>
          <w:rFonts w:eastAsia="Times New Roman" w:cs="Times New Roman"/>
          <w:szCs w:val="24"/>
          <w:lang w:val="en-US"/>
        </w:rPr>
        <w:t xml:space="preserve"> (seperti </w:t>
      </w:r>
      <w:r w:rsidR="00A61F98">
        <w:rPr>
          <w:rFonts w:eastAsia="Times New Roman" w:cs="Times New Roman"/>
          <w:i/>
          <w:iCs/>
          <w:szCs w:val="24"/>
          <w:lang w:val="en-US"/>
        </w:rPr>
        <w:t>retweet</w:t>
      </w:r>
      <w:r w:rsidR="00A61F98">
        <w:rPr>
          <w:rFonts w:eastAsia="Times New Roman" w:cs="Times New Roman"/>
          <w:szCs w:val="24"/>
          <w:lang w:val="en-US"/>
        </w:rPr>
        <w:t>).</w:t>
      </w:r>
    </w:p>
    <w:p w14:paraId="1AD9DAAB" w14:textId="5C7E005D" w:rsidR="004D55A3" w:rsidRDefault="004D55A3" w:rsidP="00CD56EC">
      <w:pPr>
        <w:spacing w:before="240" w:after="240" w:line="360" w:lineRule="auto"/>
        <w:ind w:firstLine="720"/>
        <w:jc w:val="both"/>
        <w:rPr>
          <w:rFonts w:eastAsia="Times New Roman" w:cs="Times New Roman"/>
          <w:szCs w:val="24"/>
          <w:lang w:val="en-US"/>
        </w:rPr>
      </w:pPr>
      <w:proofErr w:type="spellStart"/>
      <w:r>
        <w:rPr>
          <w:rFonts w:eastAsia="Times New Roman" w:cs="Times New Roman"/>
          <w:szCs w:val="24"/>
          <w:lang w:val="en-US"/>
        </w:rPr>
        <w:t>Denatari</w:t>
      </w:r>
      <w:proofErr w:type="spellEnd"/>
      <w:r>
        <w:rPr>
          <w:rFonts w:eastAsia="Times New Roman" w:cs="Times New Roman"/>
          <w:szCs w:val="24"/>
          <w:lang w:val="en-US"/>
        </w:rPr>
        <w:t xml:space="preserve"> (2015)</w:t>
      </w:r>
      <w:r w:rsidR="00A61F98">
        <w:rPr>
          <w:rFonts w:eastAsia="Times New Roman" w:cs="Times New Roman"/>
          <w:szCs w:val="24"/>
          <w:lang w:val="en-US"/>
        </w:rPr>
        <w:t xml:space="preserve"> </w:t>
      </w:r>
      <w:r w:rsidR="00B826A9">
        <w:rPr>
          <w:rFonts w:eastAsia="Times New Roman" w:cs="Times New Roman"/>
          <w:szCs w:val="24"/>
          <w:lang w:val="en-US"/>
        </w:rPr>
        <w:t xml:space="preserve">melakukan penelitian mengenai </w:t>
      </w:r>
      <w:proofErr w:type="spellStart"/>
      <w:r w:rsidR="00B826A9">
        <w:rPr>
          <w:rFonts w:eastAsia="Times New Roman" w:cs="Times New Roman"/>
          <w:szCs w:val="24"/>
          <w:lang w:val="en-US"/>
        </w:rPr>
        <w:t>klasterisasi</w:t>
      </w:r>
      <w:proofErr w:type="spellEnd"/>
      <w:r w:rsidR="00B826A9">
        <w:rPr>
          <w:rFonts w:eastAsia="Times New Roman" w:cs="Times New Roman"/>
          <w:szCs w:val="24"/>
          <w:lang w:val="en-US"/>
        </w:rPr>
        <w:t xml:space="preserve"> data teks Twitter untuk kasus pertanian di Indonesia. Data teks Twitter terbagi menjadi 2 jenis, yaitu data </w:t>
      </w:r>
      <w:r w:rsidR="00B826A9">
        <w:rPr>
          <w:rFonts w:eastAsia="Times New Roman" w:cs="Times New Roman"/>
          <w:i/>
          <w:iCs/>
          <w:szCs w:val="24"/>
          <w:lang w:val="en-US"/>
        </w:rPr>
        <w:t xml:space="preserve">tweet </w:t>
      </w:r>
      <w:r w:rsidR="00B826A9">
        <w:rPr>
          <w:rFonts w:eastAsia="Times New Roman" w:cs="Times New Roman"/>
          <w:szCs w:val="24"/>
          <w:lang w:val="en-US"/>
        </w:rPr>
        <w:t xml:space="preserve">sejumlah 51 data dan data konten </w:t>
      </w:r>
      <w:r w:rsidR="00B826A9">
        <w:rPr>
          <w:rFonts w:eastAsia="Times New Roman" w:cs="Times New Roman"/>
          <w:i/>
          <w:iCs/>
          <w:szCs w:val="24"/>
          <w:lang w:val="en-US"/>
        </w:rPr>
        <w:t xml:space="preserve">Uniform Resource Locator </w:t>
      </w:r>
      <w:r w:rsidR="00B826A9" w:rsidRPr="0001539E">
        <w:rPr>
          <w:rFonts w:eastAsia="Times New Roman" w:cs="Times New Roman"/>
          <w:szCs w:val="24"/>
          <w:lang w:val="en-US"/>
        </w:rPr>
        <w:t>(URL)</w:t>
      </w:r>
      <w:r w:rsidR="00B826A9">
        <w:rPr>
          <w:rFonts w:eastAsia="Times New Roman" w:cs="Times New Roman"/>
          <w:i/>
          <w:iCs/>
          <w:szCs w:val="24"/>
          <w:lang w:val="en-US"/>
        </w:rPr>
        <w:t xml:space="preserve"> </w:t>
      </w:r>
      <w:r w:rsidR="00B826A9">
        <w:rPr>
          <w:rFonts w:eastAsia="Times New Roman" w:cs="Times New Roman"/>
          <w:szCs w:val="24"/>
          <w:lang w:val="en-US"/>
        </w:rPr>
        <w:t xml:space="preserve">sejumlah 51 data. Kedua jenis data tersebut dibandingkan dan dikelompokkan dengan </w:t>
      </w:r>
      <w:proofErr w:type="spellStart"/>
      <w:r w:rsidR="00B826A9">
        <w:rPr>
          <w:rFonts w:eastAsia="Times New Roman" w:cs="Times New Roman"/>
          <w:szCs w:val="24"/>
          <w:lang w:val="en-US"/>
        </w:rPr>
        <w:t>algoritma</w:t>
      </w:r>
      <w:proofErr w:type="spellEnd"/>
      <w:r w:rsidR="00B826A9">
        <w:rPr>
          <w:rFonts w:eastAsia="Times New Roman" w:cs="Times New Roman"/>
          <w:szCs w:val="24"/>
          <w:lang w:val="en-US"/>
        </w:rPr>
        <w:t xml:space="preserve"> </w:t>
      </w:r>
      <w:proofErr w:type="spellStart"/>
      <w:r w:rsidR="00B826A9">
        <w:rPr>
          <w:rFonts w:eastAsia="Times New Roman" w:cs="Times New Roman"/>
          <w:i/>
          <w:iCs/>
          <w:szCs w:val="24"/>
          <w:lang w:val="en-US"/>
        </w:rPr>
        <w:t>hierarchial</w:t>
      </w:r>
      <w:proofErr w:type="spellEnd"/>
      <w:r w:rsidR="00B826A9">
        <w:rPr>
          <w:rFonts w:eastAsia="Times New Roman" w:cs="Times New Roman"/>
          <w:i/>
          <w:iCs/>
          <w:szCs w:val="24"/>
          <w:lang w:val="en-US"/>
        </w:rPr>
        <w:t xml:space="preserve"> clustering</w:t>
      </w:r>
      <w:r w:rsidR="00B826A9">
        <w:rPr>
          <w:rFonts w:eastAsia="Times New Roman" w:cs="Times New Roman"/>
          <w:szCs w:val="24"/>
          <w:lang w:val="en-US"/>
        </w:rPr>
        <w:t xml:space="preserve"> untuk mendapatkan </w:t>
      </w:r>
      <w:proofErr w:type="spellStart"/>
      <w:r w:rsidR="00B826A9">
        <w:rPr>
          <w:rFonts w:eastAsia="Times New Roman" w:cs="Times New Roman"/>
          <w:szCs w:val="24"/>
          <w:lang w:val="en-US"/>
        </w:rPr>
        <w:t>klaster</w:t>
      </w:r>
      <w:proofErr w:type="spellEnd"/>
      <w:r w:rsidR="00B826A9">
        <w:rPr>
          <w:rFonts w:eastAsia="Times New Roman" w:cs="Times New Roman"/>
          <w:szCs w:val="24"/>
          <w:lang w:val="en-US"/>
        </w:rPr>
        <w:t xml:space="preserve"> terbaik.</w:t>
      </w:r>
    </w:p>
    <w:p w14:paraId="471B5EB2" w14:textId="5F3DC567" w:rsidR="002D4577" w:rsidRDefault="0001539E" w:rsidP="00CD56EC">
      <w:pPr>
        <w:spacing w:before="240" w:after="240" w:line="360" w:lineRule="auto"/>
        <w:ind w:firstLine="720"/>
        <w:jc w:val="both"/>
        <w:rPr>
          <w:rFonts w:eastAsia="Times New Roman" w:cs="Times New Roman"/>
          <w:szCs w:val="24"/>
          <w:lang w:val="en-US"/>
        </w:rPr>
      </w:pPr>
      <w:r>
        <w:rPr>
          <w:rFonts w:eastAsia="Times New Roman" w:cs="Times New Roman"/>
          <w:szCs w:val="24"/>
          <w:lang w:val="en-US"/>
        </w:rPr>
        <w:fldChar w:fldCharType="begin" w:fldLock="1"/>
      </w:r>
      <w:r w:rsidR="001B1CE5">
        <w:rPr>
          <w:rFonts w:eastAsia="Times New Roman" w:cs="Times New Roman"/>
          <w:szCs w:val="24"/>
          <w:lang w:val="en-US"/>
        </w:rPr>
        <w:instrText>ADDIN CSL_CITATION {"citationItems":[{"id":"ITEM-1","itemData":{"DOI":"10.1111/j.1467-9671.2012.01359.x","ISSN":"13611682","abstract":"Social media feeds are rapidly emerging as a novel avenue for the contribution and dissemination of information that is often geographic. Their content often includes references to events occurring at, or affecting specific locations. Within this article we analyze the spatial and temporal characteristics of the twitter feed activity responding to a 5.8 magnitude earthquake which occurred on the East Coast of the United States (US) on August 23, 2011. We argue that these feeds represent a hybrid form of a sensor system that allows for the identification and localization of the impact area of the event. By contrasting this with comparable content collected through the dedicated crowdsourcing 'Did You Feel It?' (DYFI) website of the U.S. Geological Survey we assess the potential of the use of harvested social media content for event monitoring. The experiments support the notion that people act as sensors to give us comparable results in a timely manner, and can complement other sources of data to enhance our situational awareness and improve our understanding and response to such events. © 2012 Blackwell Publishing Ltd.","author":[{"dropping-particle":"","family":"Crooks","given":"Andrew","non-dropping-particle":"","parse-names":false,"suffix":""},{"dropping-particle":"","family":"Croitoru","given":"Arie","non-dropping-particle":"","parse-names":false,"suffix":""},{"dropping-particle":"","family":"Stefanidis","given":"Anthony","non-dropping-particle":"","parse-names":false,"suffix":""},{"dropping-particle":"","family":"Radzikowski","given":"Jacek","non-dropping-particle":"","parse-names":false,"suffix":""}],"container-title":"Transactions in GIS","id":"ITEM-1","issue":"1","issued":{"date-parts":[["2013"]]},"page":"124-147","title":"#Earthquake: Twitter as a Distributed Sensor System","type":"article-journal","volume":"17"},"uris":["http://www.mendeley.com/documents/?uuid=e82fa9ff-7315-41e8-ba1d-854c716afbb5"]}],"mendeley":{"formattedCitation":"(Crooks et al., 2013)","plainTextFormattedCitation":"(Crooks et al., 2013)","previouslyFormattedCitation":"(Crooks et al., 2013)"},"properties":{"noteIndex":0},"schema":"https://github.com/citation-style-language/schema/raw/master/csl-citation.json"}</w:instrText>
      </w:r>
      <w:r>
        <w:rPr>
          <w:rFonts w:eastAsia="Times New Roman" w:cs="Times New Roman"/>
          <w:szCs w:val="24"/>
          <w:lang w:val="en-US"/>
        </w:rPr>
        <w:fldChar w:fldCharType="separate"/>
      </w:r>
      <w:r w:rsidRPr="0001539E">
        <w:rPr>
          <w:rFonts w:eastAsia="Times New Roman" w:cs="Times New Roman"/>
          <w:noProof/>
          <w:szCs w:val="24"/>
          <w:lang w:val="en-US"/>
        </w:rPr>
        <w:t>(Crooks et al., 2013)</w:t>
      </w:r>
      <w:r>
        <w:rPr>
          <w:rFonts w:eastAsia="Times New Roman" w:cs="Times New Roman"/>
          <w:szCs w:val="24"/>
          <w:lang w:val="en-US"/>
        </w:rPr>
        <w:fldChar w:fldCharType="end"/>
      </w:r>
      <w:r>
        <w:rPr>
          <w:rFonts w:eastAsia="Times New Roman" w:cs="Times New Roman"/>
          <w:szCs w:val="24"/>
          <w:lang w:val="en-US"/>
        </w:rPr>
        <w:t xml:space="preserve"> penelitian ini dilakukan dengan analisis performa </w:t>
      </w:r>
      <w:r>
        <w:rPr>
          <w:rFonts w:eastAsia="Times New Roman" w:cs="Times New Roman"/>
          <w:i/>
          <w:iCs/>
          <w:szCs w:val="24"/>
          <w:lang w:val="en-US"/>
        </w:rPr>
        <w:t xml:space="preserve">microblogging </w:t>
      </w:r>
      <w:r>
        <w:rPr>
          <w:rFonts w:eastAsia="Times New Roman" w:cs="Times New Roman"/>
          <w:szCs w:val="24"/>
          <w:lang w:val="en-US"/>
        </w:rPr>
        <w:t xml:space="preserve">sebagai sistem sensor untuk mendeteksi kejadian dengan studi kasus </w:t>
      </w:r>
      <w:r>
        <w:rPr>
          <w:rFonts w:eastAsia="Times New Roman" w:cs="Times New Roman"/>
          <w:szCs w:val="24"/>
          <w:lang w:val="en-US"/>
        </w:rPr>
        <w:lastRenderedPageBreak/>
        <w:t xml:space="preserve">gempa bumi yang ada di daerah East Coast, Amerika Serikat. Peneliti mengambil hasil deteksi yang memiliki karakteristik spasial dan temporal dari penyebaran informasi yang ada di situs </w:t>
      </w:r>
      <w:r>
        <w:rPr>
          <w:rFonts w:eastAsia="Times New Roman" w:cs="Times New Roman"/>
          <w:i/>
          <w:iCs/>
          <w:szCs w:val="24"/>
          <w:lang w:val="en-US"/>
        </w:rPr>
        <w:t>microblogging</w:t>
      </w:r>
      <w:r>
        <w:rPr>
          <w:rFonts w:eastAsia="Times New Roman" w:cs="Times New Roman"/>
          <w:szCs w:val="24"/>
          <w:lang w:val="en-US"/>
        </w:rPr>
        <w:t xml:space="preserve"> (Twitter). Analisis terhadap situs ini juga dilakukan dengan teknik </w:t>
      </w:r>
      <w:r>
        <w:rPr>
          <w:rFonts w:eastAsia="Times New Roman" w:cs="Times New Roman"/>
          <w:i/>
          <w:iCs/>
          <w:szCs w:val="24"/>
          <w:lang w:val="en-US"/>
        </w:rPr>
        <w:t>crowdsourcing</w:t>
      </w:r>
      <w:r>
        <w:rPr>
          <w:rFonts w:eastAsia="Times New Roman" w:cs="Times New Roman"/>
          <w:szCs w:val="24"/>
          <w:lang w:val="en-US"/>
        </w:rPr>
        <w:t xml:space="preserve">, karena setiap media sosial atau situs </w:t>
      </w:r>
      <w:r>
        <w:rPr>
          <w:rFonts w:eastAsia="Times New Roman" w:cs="Times New Roman"/>
          <w:i/>
          <w:iCs/>
          <w:szCs w:val="24"/>
          <w:lang w:val="en-US"/>
        </w:rPr>
        <w:t xml:space="preserve">microblogging </w:t>
      </w:r>
      <w:r>
        <w:rPr>
          <w:rFonts w:eastAsia="Times New Roman" w:cs="Times New Roman"/>
          <w:szCs w:val="24"/>
          <w:lang w:val="en-US"/>
        </w:rPr>
        <w:t xml:space="preserve">juga memiliki informasi geografis ketika seorang pengguna mengomentari suatu kejadian yang dialami terjadi di sekitarnya, atau mengenai pusat lokasi yang menjadi pusat perhatian. Namun, perbedaannya media sosial atau situs </w:t>
      </w:r>
      <w:r>
        <w:rPr>
          <w:rFonts w:eastAsia="Times New Roman" w:cs="Times New Roman"/>
          <w:i/>
          <w:iCs/>
          <w:szCs w:val="24"/>
          <w:lang w:val="en-US"/>
        </w:rPr>
        <w:t>microblogging</w:t>
      </w:r>
      <w:r>
        <w:rPr>
          <w:rFonts w:eastAsia="Times New Roman" w:cs="Times New Roman"/>
          <w:szCs w:val="24"/>
          <w:lang w:val="en-US"/>
        </w:rPr>
        <w:t xml:space="preserve"> tidak menyediakan informasi geografis pengguna secara terang-terangan, berbeda dengan teknik </w:t>
      </w:r>
      <w:r>
        <w:rPr>
          <w:rFonts w:eastAsia="Times New Roman" w:cs="Times New Roman"/>
          <w:i/>
          <w:iCs/>
          <w:szCs w:val="24"/>
          <w:lang w:val="en-US"/>
        </w:rPr>
        <w:t>crowdsourcing</w:t>
      </w:r>
      <w:r>
        <w:rPr>
          <w:rFonts w:eastAsia="Times New Roman" w:cs="Times New Roman"/>
          <w:szCs w:val="24"/>
          <w:lang w:val="en-US"/>
        </w:rPr>
        <w:t xml:space="preserve"> yang</w:t>
      </w:r>
      <w:r w:rsidR="002D4577">
        <w:rPr>
          <w:rFonts w:eastAsia="Times New Roman" w:cs="Times New Roman"/>
          <w:szCs w:val="24"/>
          <w:lang w:val="en-US"/>
        </w:rPr>
        <w:t xml:space="preserve"> sudah ada pada aplikasi </w:t>
      </w:r>
      <w:proofErr w:type="spellStart"/>
      <w:r w:rsidR="002D4577">
        <w:rPr>
          <w:rFonts w:eastAsia="Times New Roman" w:cs="Times New Roman"/>
          <w:szCs w:val="24"/>
          <w:lang w:val="en-US"/>
        </w:rPr>
        <w:t>Wikimapia</w:t>
      </w:r>
      <w:proofErr w:type="spellEnd"/>
      <w:r w:rsidR="002D4577">
        <w:rPr>
          <w:rFonts w:eastAsia="Times New Roman" w:cs="Times New Roman"/>
          <w:szCs w:val="24"/>
          <w:lang w:val="en-US"/>
        </w:rPr>
        <w:t xml:space="preserve"> atau OpenStreetMap.</w:t>
      </w:r>
    </w:p>
    <w:p w14:paraId="103DD891" w14:textId="77777777" w:rsidR="002D4577" w:rsidRDefault="002D4577" w:rsidP="00CD56EC">
      <w:pPr>
        <w:spacing w:before="240" w:after="240" w:line="360" w:lineRule="auto"/>
        <w:ind w:firstLine="720"/>
        <w:jc w:val="both"/>
        <w:rPr>
          <w:rFonts w:eastAsia="Times New Roman" w:cs="Times New Roman"/>
          <w:szCs w:val="24"/>
          <w:lang w:val="en-US"/>
        </w:rPr>
      </w:pPr>
      <w:r>
        <w:rPr>
          <w:rFonts w:eastAsia="Times New Roman" w:cs="Times New Roman"/>
          <w:szCs w:val="24"/>
          <w:lang w:val="en-US"/>
        </w:rPr>
        <w:t xml:space="preserve">Penelitian ini bertujuan untuk menilai kualitas informasi yang telah diambil dari masyarakat dengan mempertimbangkan reaksi pengguna Twitter terhadap gempa bumi yang terjadi di Virginia, Amerika Serikat pada tanggal 23 Agustus 2011. Hasilnya, </w:t>
      </w:r>
      <w:r>
        <w:rPr>
          <w:rFonts w:eastAsia="Times New Roman" w:cs="Times New Roman"/>
          <w:i/>
          <w:iCs/>
          <w:szCs w:val="24"/>
          <w:lang w:val="en-US"/>
        </w:rPr>
        <w:t>tweet</w:t>
      </w:r>
      <w:r>
        <w:rPr>
          <w:rFonts w:eastAsia="Times New Roman" w:cs="Times New Roman"/>
          <w:szCs w:val="24"/>
          <w:lang w:val="en-US"/>
        </w:rPr>
        <w:t xml:space="preserve"> dapat digunakan untuk memberi perkiraan yang cepat dan bagus dari wilayah yang terkena dampak gempa bumi. Perkiraan ini digunakan sebagai informasi yang penting untuk penanganan dan pemulihan dampak bencana. Dengan kemampuannya untuk memperkirakan wilayah yang terkena dampak gempa bumi dengan akurat, hal tersebut mendukung pernyataan bahwa dengan mengambil informasi </w:t>
      </w:r>
      <w:proofErr w:type="spellStart"/>
      <w:r>
        <w:rPr>
          <w:rFonts w:eastAsia="Times New Roman" w:cs="Times New Roman"/>
          <w:szCs w:val="24"/>
          <w:lang w:val="en-US"/>
        </w:rPr>
        <w:t>geospasial</w:t>
      </w:r>
      <w:proofErr w:type="spellEnd"/>
      <w:r>
        <w:rPr>
          <w:rFonts w:eastAsia="Times New Roman" w:cs="Times New Roman"/>
          <w:szCs w:val="24"/>
          <w:lang w:val="en-US"/>
        </w:rPr>
        <w:t xml:space="preserve"> di Twitter, peneliti memperoleh informasi yang penting mengenai dampak dari suatu kejadian dengan cepat.</w:t>
      </w:r>
      <w:bookmarkEnd w:id="219"/>
    </w:p>
    <w:bookmarkStart w:id="220" w:name="_Hlk148655484"/>
    <w:p w14:paraId="3F467213" w14:textId="280E18CA" w:rsidR="004D55A3" w:rsidRPr="00391290" w:rsidRDefault="001B1CE5" w:rsidP="00CD56EC">
      <w:pPr>
        <w:spacing w:before="240" w:after="240" w:line="360" w:lineRule="auto"/>
        <w:ind w:firstLine="720"/>
        <w:jc w:val="both"/>
        <w:rPr>
          <w:rFonts w:eastAsia="Times New Roman" w:cs="Times New Roman"/>
          <w:szCs w:val="24"/>
          <w:lang w:val="en-US"/>
        </w:rPr>
      </w:pPr>
      <w:r>
        <w:rPr>
          <w:rFonts w:eastAsia="Times New Roman" w:cs="Times New Roman"/>
          <w:szCs w:val="24"/>
          <w:lang w:val="en-US"/>
        </w:rPr>
        <w:fldChar w:fldCharType="begin" w:fldLock="1"/>
      </w:r>
      <w:r w:rsidR="00932239">
        <w:rPr>
          <w:rFonts w:eastAsia="Times New Roman" w:cs="Times New Roman"/>
          <w:szCs w:val="24"/>
          <w:lang w:val="en-US"/>
        </w:rPr>
        <w:instrText>ADDIN CSL_CITATION {"citationItems":[{"id":"ITEM-1","itemData":{"DOI":"10.1016/j.cmpb.2021.106083","ISSN":"18727565","PMID":"33906012","abstract":"Background: After two months of implementing a partial lockdown, the Indonesian government had announced the “New Normal” policy to prevent a further economic crash in the country. This policy received many critics, as Indonesia still experiencing a fluctuated number of infected cases. Understanding public perception through effective risk communication can assist the government in relaying an appropriate message to improve people's compliance and to avoid further disease spread. Objective: This study observed how risk communication using social media platforms like Twitter could be adopted to measure public attention on COVID-19 related issues “New Normal”. Method: From May 21 to June 18, 2020, we archived all tweets related to COVID-19 containing keywords: “#NewNormal”, and “New Normal” using Drone Emprit Academy (DEA) engine. DEA search API collected all requested tweets and described the cumulative tweets for trend analysis, word segmentation, and word frequency. We further analyzed the public perception using sentiment analysis and identified the predominant tweets using emotion analysis. Result: We collected 284,216 tweets from 137,057 active users. From the trend analysis, we observed three stages of the changing trend of the public's attention on the “New Normal”. Results from the sentiment analysis indicate that more than half of the population (52%) had a “positive” sentiment towards the “New Normal” issues while only 41% of them had a “negative” perception. Our study also demonstrated the public's sentiment trend has gradually shifted from “negative” to “positive” due to the influence of both the government actions and the spread of the disease. A more detailed analysis of the emotion analysis showed that the majority of the public emotions (77.6%) relied on the emotion of “trust”, “anticipation”, and “joy”. Meanwhile, people were also surprised (8.62%) that the Indonesian government progressed to the “New Normal” concept despite a fluctuating number of cases. Conclusion: Our findings offer an opportunity for the government to use Twitter in the process of quick decision-making and policy evaluation during uncertain times in response to the COVID-19 pandemic.","author":[{"dropping-particle":"","family":"Rahmanti","given":"Annisa Ristya","non-dropping-particle":"","parse-names":false,"suffix":""},{"dropping-particle":"","family":"Ningrum","given":"Dina Nur Anggraini","non-dropping-particle":"","parse-names":false,"suffix":""},{"dropping-particle":"","family":"Lazuardi","given":"Lutfan","non-dropping-particle":"","parse-names":false,"suffix":""},{"dropping-particle":"","family":"Yang","given":"Hsuan Chia","non-dropping-particle":"","parse-names":false,"suffix":""},{"dropping-particle":"","family":"Li","given":"Yu Chuan(Jack)","non-dropping-particle":"","parse-names":false,"suffix":""}],"container-title":"Computer Methods and Programs in Biomedicine","id":"ITEM-1","issued":{"date-parts":[["2021"]]},"page":"106083","publisher":"Elsevier B.V.","title":"Social Media Data Analytics for Outbreak Risk Communication: Public Attention on the “New Normal” During the COVID-19 Pandemic in Indonesia","type":"article-journal","volume":"205"},"uris":["http://www.mendeley.com/documents/?uuid=2a225519-a533-4207-b251-f96bf2e504e8"]}],"mendeley":{"formattedCitation":"(Rahmanti et al., 2021)","plainTextFormattedCitation":"(Rahmanti et al., 2021)","previouslyFormattedCitation":"(Rahmanti et al., 2021)"},"properties":{"noteIndex":0},"schema":"https://github.com/citation-style-language/schema/raw/master/csl-citation.json"}</w:instrText>
      </w:r>
      <w:r>
        <w:rPr>
          <w:rFonts w:eastAsia="Times New Roman" w:cs="Times New Roman"/>
          <w:szCs w:val="24"/>
          <w:lang w:val="en-US"/>
        </w:rPr>
        <w:fldChar w:fldCharType="separate"/>
      </w:r>
      <w:r w:rsidRPr="001B1CE5">
        <w:rPr>
          <w:rFonts w:eastAsia="Times New Roman" w:cs="Times New Roman"/>
          <w:noProof/>
          <w:szCs w:val="24"/>
          <w:lang w:val="en-US"/>
        </w:rPr>
        <w:t>(Rahmanti et al., 2021)</w:t>
      </w:r>
      <w:r>
        <w:rPr>
          <w:rFonts w:eastAsia="Times New Roman" w:cs="Times New Roman"/>
          <w:szCs w:val="24"/>
          <w:lang w:val="en-US"/>
        </w:rPr>
        <w:fldChar w:fldCharType="end"/>
      </w:r>
      <w:r w:rsidR="0001539E">
        <w:rPr>
          <w:rFonts w:eastAsia="Times New Roman" w:cs="Times New Roman"/>
          <w:szCs w:val="24"/>
          <w:lang w:val="en-US"/>
        </w:rPr>
        <w:t xml:space="preserve"> </w:t>
      </w:r>
      <w:r>
        <w:rPr>
          <w:rFonts w:eastAsia="Times New Roman" w:cs="Times New Roman"/>
          <w:szCs w:val="24"/>
          <w:lang w:val="en-US"/>
        </w:rPr>
        <w:t>melakukan penelitian dengan mengidentifikasi informasi</w:t>
      </w:r>
      <w:r w:rsidR="007A1C60">
        <w:rPr>
          <w:rFonts w:eastAsia="Times New Roman" w:cs="Times New Roman"/>
          <w:szCs w:val="24"/>
          <w:lang w:val="en-US"/>
        </w:rPr>
        <w:t xml:space="preserve"> tentang </w:t>
      </w:r>
      <w:proofErr w:type="spellStart"/>
      <w:r w:rsidR="007A1C60">
        <w:rPr>
          <w:rFonts w:eastAsia="Times New Roman" w:cs="Times New Roman"/>
          <w:szCs w:val="24"/>
          <w:lang w:val="en-US"/>
        </w:rPr>
        <w:t>resiko</w:t>
      </w:r>
      <w:proofErr w:type="spellEnd"/>
      <w:r w:rsidR="007A1C60">
        <w:rPr>
          <w:rFonts w:eastAsia="Times New Roman" w:cs="Times New Roman"/>
          <w:szCs w:val="24"/>
          <w:lang w:val="en-US"/>
        </w:rPr>
        <w:t xml:space="preserve"> dan </w:t>
      </w:r>
      <w:proofErr w:type="spellStart"/>
      <w:r w:rsidR="007A1C60">
        <w:rPr>
          <w:rFonts w:eastAsia="Times New Roman" w:cs="Times New Roman"/>
          <w:szCs w:val="24"/>
          <w:lang w:val="en-US"/>
        </w:rPr>
        <w:t>respon</w:t>
      </w:r>
      <w:proofErr w:type="spellEnd"/>
      <w:r w:rsidR="007A1C60">
        <w:rPr>
          <w:rFonts w:eastAsia="Times New Roman" w:cs="Times New Roman"/>
          <w:szCs w:val="24"/>
          <w:lang w:val="en-US"/>
        </w:rPr>
        <w:t xml:space="preserve"> komunikasi masyarakat Indonesia terhadap pemberlakuan </w:t>
      </w:r>
      <w:r w:rsidR="007A1C60">
        <w:rPr>
          <w:rFonts w:eastAsia="Times New Roman" w:cs="Times New Roman"/>
          <w:i/>
          <w:iCs/>
          <w:szCs w:val="24"/>
          <w:lang w:val="en-US"/>
        </w:rPr>
        <w:t>New Normal</w:t>
      </w:r>
      <w:r>
        <w:rPr>
          <w:rFonts w:eastAsia="Times New Roman" w:cs="Times New Roman"/>
          <w:szCs w:val="24"/>
          <w:lang w:val="en-US"/>
        </w:rPr>
        <w:t xml:space="preserve"> </w:t>
      </w:r>
      <w:r w:rsidR="007A1C60">
        <w:rPr>
          <w:rFonts w:eastAsia="Times New Roman" w:cs="Times New Roman"/>
          <w:szCs w:val="24"/>
          <w:lang w:val="en-US"/>
        </w:rPr>
        <w:t xml:space="preserve">ketika pandemi Covid-19 </w:t>
      </w:r>
      <w:r>
        <w:rPr>
          <w:rFonts w:eastAsia="Times New Roman" w:cs="Times New Roman"/>
          <w:szCs w:val="24"/>
          <w:lang w:val="en-US"/>
        </w:rPr>
        <w:t xml:space="preserve">yang ada pada situs </w:t>
      </w:r>
      <w:r>
        <w:rPr>
          <w:rFonts w:eastAsia="Times New Roman" w:cs="Times New Roman"/>
          <w:i/>
          <w:iCs/>
          <w:szCs w:val="24"/>
          <w:lang w:val="en-US"/>
        </w:rPr>
        <w:t xml:space="preserve">microblogging </w:t>
      </w:r>
      <w:r>
        <w:rPr>
          <w:rFonts w:eastAsia="Times New Roman" w:cs="Times New Roman"/>
          <w:szCs w:val="24"/>
          <w:lang w:val="en-US"/>
        </w:rPr>
        <w:t>(</w:t>
      </w:r>
      <w:r w:rsidR="007A1C60">
        <w:rPr>
          <w:rFonts w:eastAsia="Times New Roman" w:cs="Times New Roman"/>
          <w:szCs w:val="24"/>
          <w:lang w:val="en-US"/>
        </w:rPr>
        <w:t>Twitter</w:t>
      </w:r>
      <w:r>
        <w:rPr>
          <w:rFonts w:eastAsia="Times New Roman" w:cs="Times New Roman"/>
          <w:szCs w:val="24"/>
          <w:lang w:val="en-US"/>
        </w:rPr>
        <w:t>)</w:t>
      </w:r>
      <w:r w:rsidR="007A1C60">
        <w:rPr>
          <w:rFonts w:eastAsia="Times New Roman" w:cs="Times New Roman"/>
          <w:szCs w:val="24"/>
          <w:lang w:val="en-US"/>
        </w:rPr>
        <w:t xml:space="preserve"> di wilayah Indonesia. </w:t>
      </w:r>
      <w:r w:rsidR="00AD37D2">
        <w:rPr>
          <w:rFonts w:eastAsia="Times New Roman" w:cs="Times New Roman"/>
          <w:szCs w:val="24"/>
          <w:lang w:val="en-US"/>
        </w:rPr>
        <w:t>Penelitian ini bertujuan untuk menggolongkan</w:t>
      </w:r>
      <w:r w:rsidR="00CD3977">
        <w:rPr>
          <w:rFonts w:eastAsia="Times New Roman" w:cs="Times New Roman"/>
          <w:szCs w:val="24"/>
          <w:lang w:val="en-US"/>
        </w:rPr>
        <w:t xml:space="preserve"> </w:t>
      </w:r>
      <w:r w:rsidR="00CD3977">
        <w:rPr>
          <w:rFonts w:eastAsia="Times New Roman" w:cs="Times New Roman"/>
          <w:i/>
          <w:iCs/>
          <w:szCs w:val="24"/>
          <w:lang w:val="en-US"/>
        </w:rPr>
        <w:t xml:space="preserve">tweet </w:t>
      </w:r>
      <w:r w:rsidR="00CD3977">
        <w:rPr>
          <w:rFonts w:eastAsia="Times New Roman" w:cs="Times New Roman"/>
          <w:szCs w:val="24"/>
          <w:lang w:val="en-US"/>
        </w:rPr>
        <w:t xml:space="preserve">yang memiliki sentimen positif, negatif, dan netral dengan </w:t>
      </w:r>
      <w:proofErr w:type="spellStart"/>
      <w:r w:rsidR="00CD3977">
        <w:rPr>
          <w:rFonts w:eastAsia="Times New Roman" w:cs="Times New Roman"/>
          <w:szCs w:val="24"/>
          <w:lang w:val="en-US"/>
        </w:rPr>
        <w:t>klasifikator</w:t>
      </w:r>
      <w:proofErr w:type="spellEnd"/>
      <w:r w:rsidR="00CD3977">
        <w:rPr>
          <w:rFonts w:eastAsia="Times New Roman" w:cs="Times New Roman"/>
          <w:szCs w:val="24"/>
          <w:lang w:val="en-US"/>
        </w:rPr>
        <w:t xml:space="preserve"> </w:t>
      </w:r>
      <w:r w:rsidR="00CD3977" w:rsidRPr="00391290">
        <w:rPr>
          <w:rFonts w:eastAsia="Times New Roman" w:cs="Times New Roman"/>
          <w:i/>
          <w:iCs/>
          <w:szCs w:val="24"/>
          <w:lang w:val="en-US"/>
        </w:rPr>
        <w:t>naïve-</w:t>
      </w:r>
      <w:proofErr w:type="spellStart"/>
      <w:r w:rsidR="00CD3977" w:rsidRPr="00391290">
        <w:rPr>
          <w:rFonts w:eastAsia="Times New Roman" w:cs="Times New Roman"/>
          <w:i/>
          <w:iCs/>
          <w:szCs w:val="24"/>
          <w:lang w:val="en-US"/>
        </w:rPr>
        <w:t>bayes</w:t>
      </w:r>
      <w:proofErr w:type="spellEnd"/>
      <w:r w:rsidR="00BB6CF6">
        <w:rPr>
          <w:rFonts w:eastAsia="Times New Roman" w:cs="Times New Roman"/>
          <w:i/>
          <w:iCs/>
          <w:szCs w:val="24"/>
          <w:lang w:val="en-US"/>
        </w:rPr>
        <w:t xml:space="preserve"> </w:t>
      </w:r>
      <w:r w:rsidR="00BB6CF6">
        <w:rPr>
          <w:rFonts w:eastAsia="Times New Roman" w:cs="Times New Roman"/>
          <w:szCs w:val="24"/>
          <w:lang w:val="en-US"/>
        </w:rPr>
        <w:t xml:space="preserve">dan memasukkannya ke dalam analisis emosi dasar dari </w:t>
      </w:r>
      <w:proofErr w:type="spellStart"/>
      <w:r w:rsidR="00BB6CF6" w:rsidRPr="00391290">
        <w:rPr>
          <w:rFonts w:eastAsia="Times New Roman" w:cs="Times New Roman"/>
          <w:i/>
          <w:iCs/>
          <w:szCs w:val="24"/>
          <w:lang w:val="en-US"/>
        </w:rPr>
        <w:t>Plutchik’s</w:t>
      </w:r>
      <w:proofErr w:type="spellEnd"/>
      <w:r w:rsidR="00BB6CF6" w:rsidRPr="00391290">
        <w:rPr>
          <w:rFonts w:eastAsia="Times New Roman" w:cs="Times New Roman"/>
          <w:i/>
          <w:iCs/>
          <w:szCs w:val="24"/>
          <w:lang w:val="en-US"/>
        </w:rPr>
        <w:t xml:space="preserve"> Wheel of Emotions</w:t>
      </w:r>
      <w:r w:rsidR="00BB6CF6">
        <w:rPr>
          <w:rFonts w:eastAsia="Times New Roman" w:cs="Times New Roman"/>
          <w:szCs w:val="24"/>
          <w:lang w:val="en-US"/>
        </w:rPr>
        <w:t xml:space="preserve"> (</w:t>
      </w:r>
      <w:r w:rsidR="00BB6CF6">
        <w:rPr>
          <w:rFonts w:eastAsia="Times New Roman" w:cs="Times New Roman"/>
          <w:i/>
          <w:iCs/>
          <w:szCs w:val="24"/>
          <w:lang w:val="en-US"/>
        </w:rPr>
        <w:t xml:space="preserve">joy, fear, anticipation, anger, disgust, sadness, surprise, </w:t>
      </w:r>
      <w:r w:rsidR="00BB6CF6">
        <w:rPr>
          <w:rFonts w:eastAsia="Times New Roman" w:cs="Times New Roman"/>
          <w:szCs w:val="24"/>
          <w:lang w:val="en-US"/>
        </w:rPr>
        <w:t xml:space="preserve">dan </w:t>
      </w:r>
      <w:r w:rsidR="00BB6CF6">
        <w:rPr>
          <w:rFonts w:eastAsia="Times New Roman" w:cs="Times New Roman"/>
          <w:i/>
          <w:iCs/>
          <w:szCs w:val="24"/>
          <w:lang w:val="en-US"/>
        </w:rPr>
        <w:t>trust</w:t>
      </w:r>
      <w:r w:rsidR="00BB6CF6">
        <w:rPr>
          <w:rFonts w:eastAsia="Times New Roman" w:cs="Times New Roman"/>
          <w:szCs w:val="24"/>
          <w:lang w:val="en-US"/>
        </w:rPr>
        <w:t>)</w:t>
      </w:r>
      <w:r w:rsidR="00CD3977">
        <w:rPr>
          <w:rFonts w:eastAsia="Times New Roman" w:cs="Times New Roman"/>
          <w:szCs w:val="24"/>
          <w:lang w:val="en-US"/>
        </w:rPr>
        <w:t xml:space="preserve">. Penelitian ini dilakukan pada tanggal 21 Mei 2020 – 18 Juni 2020, dengan hasil data sebanyak 282.216 </w:t>
      </w:r>
      <w:r w:rsidR="00CD3977">
        <w:rPr>
          <w:rFonts w:eastAsia="Times New Roman" w:cs="Times New Roman"/>
          <w:i/>
          <w:iCs/>
          <w:szCs w:val="24"/>
          <w:lang w:val="en-US"/>
        </w:rPr>
        <w:t>tweet</w:t>
      </w:r>
      <w:r w:rsidR="00CD3977">
        <w:rPr>
          <w:rFonts w:eastAsia="Times New Roman" w:cs="Times New Roman"/>
          <w:szCs w:val="24"/>
          <w:lang w:val="en-US"/>
        </w:rPr>
        <w:t xml:space="preserve"> dari 137.057 pengguna. </w:t>
      </w:r>
      <w:r w:rsidR="00CD3977">
        <w:rPr>
          <w:rFonts w:eastAsia="Times New Roman" w:cs="Times New Roman"/>
          <w:i/>
          <w:iCs/>
          <w:szCs w:val="24"/>
          <w:lang w:val="en-US"/>
        </w:rPr>
        <w:t>Tweet</w:t>
      </w:r>
      <w:r w:rsidR="00CD3977">
        <w:rPr>
          <w:rFonts w:eastAsia="Times New Roman" w:cs="Times New Roman"/>
          <w:szCs w:val="24"/>
          <w:lang w:val="en-US"/>
        </w:rPr>
        <w:t xml:space="preserve"> itu </w:t>
      </w:r>
      <w:r w:rsidR="00CD3977">
        <w:rPr>
          <w:rFonts w:eastAsia="Times New Roman" w:cs="Times New Roman"/>
          <w:szCs w:val="24"/>
          <w:lang w:val="en-US"/>
        </w:rPr>
        <w:lastRenderedPageBreak/>
        <w:t xml:space="preserve">semua mengandung 88.677 </w:t>
      </w:r>
      <w:r w:rsidR="00CD3977">
        <w:rPr>
          <w:rFonts w:eastAsia="Times New Roman" w:cs="Times New Roman"/>
          <w:i/>
          <w:iCs/>
          <w:szCs w:val="24"/>
          <w:lang w:val="en-US"/>
        </w:rPr>
        <w:t>mention</w:t>
      </w:r>
      <w:r w:rsidR="00CD3977">
        <w:rPr>
          <w:rFonts w:eastAsia="Times New Roman" w:cs="Times New Roman"/>
          <w:szCs w:val="24"/>
          <w:lang w:val="en-US"/>
        </w:rPr>
        <w:t xml:space="preserve">, 31.452 </w:t>
      </w:r>
      <w:r w:rsidR="00CD3977">
        <w:rPr>
          <w:rFonts w:eastAsia="Times New Roman" w:cs="Times New Roman"/>
          <w:i/>
          <w:iCs/>
          <w:szCs w:val="24"/>
          <w:lang w:val="en-US"/>
        </w:rPr>
        <w:t>reply</w:t>
      </w:r>
      <w:r w:rsidR="00CD3977">
        <w:rPr>
          <w:rFonts w:eastAsia="Times New Roman" w:cs="Times New Roman"/>
          <w:szCs w:val="24"/>
          <w:lang w:val="en-US"/>
        </w:rPr>
        <w:t xml:space="preserve">, 164.087 </w:t>
      </w:r>
      <w:r w:rsidR="00CD3977">
        <w:rPr>
          <w:rFonts w:eastAsia="Times New Roman" w:cs="Times New Roman"/>
          <w:i/>
          <w:iCs/>
          <w:szCs w:val="24"/>
          <w:lang w:val="en-US"/>
        </w:rPr>
        <w:t>retweet</w:t>
      </w:r>
      <w:r w:rsidR="00CD3977">
        <w:rPr>
          <w:rFonts w:eastAsia="Times New Roman" w:cs="Times New Roman"/>
          <w:szCs w:val="24"/>
          <w:lang w:val="en-US"/>
        </w:rPr>
        <w:t xml:space="preserve">. </w:t>
      </w:r>
      <w:r w:rsidR="0021455F">
        <w:rPr>
          <w:rFonts w:eastAsia="Times New Roman" w:cs="Times New Roman"/>
          <w:szCs w:val="24"/>
          <w:lang w:val="en-US"/>
        </w:rPr>
        <w:t xml:space="preserve">Hasil tersebut disebar ke dalam </w:t>
      </w:r>
      <w:proofErr w:type="spellStart"/>
      <w:r w:rsidR="0021455F">
        <w:rPr>
          <w:rFonts w:eastAsia="Times New Roman" w:cs="Times New Roman"/>
          <w:i/>
          <w:iCs/>
          <w:szCs w:val="24"/>
          <w:lang w:val="en-US"/>
        </w:rPr>
        <w:t>Plutchik’s</w:t>
      </w:r>
      <w:proofErr w:type="spellEnd"/>
      <w:r w:rsidR="0021455F">
        <w:rPr>
          <w:rFonts w:eastAsia="Times New Roman" w:cs="Times New Roman"/>
          <w:i/>
          <w:iCs/>
          <w:szCs w:val="24"/>
          <w:lang w:val="en-US"/>
        </w:rPr>
        <w:t xml:space="preserve"> Wheel of Emotions</w:t>
      </w:r>
      <w:r w:rsidR="0021455F">
        <w:rPr>
          <w:rFonts w:eastAsia="Times New Roman" w:cs="Times New Roman"/>
          <w:szCs w:val="24"/>
          <w:lang w:val="en-US"/>
        </w:rPr>
        <w:t xml:space="preserve"> dengan persentase; </w:t>
      </w:r>
      <w:r w:rsidR="0021455F">
        <w:rPr>
          <w:rFonts w:eastAsia="Times New Roman" w:cs="Times New Roman"/>
          <w:i/>
          <w:iCs/>
          <w:szCs w:val="24"/>
          <w:lang w:val="en-US"/>
        </w:rPr>
        <w:t xml:space="preserve">joy </w:t>
      </w:r>
      <w:r w:rsidR="0021455F">
        <w:rPr>
          <w:rFonts w:eastAsia="Times New Roman" w:cs="Times New Roman"/>
          <w:szCs w:val="24"/>
          <w:lang w:val="en-US"/>
        </w:rPr>
        <w:t>(9,01%)</w:t>
      </w:r>
      <w:r w:rsidR="0021455F">
        <w:rPr>
          <w:rFonts w:eastAsia="Times New Roman" w:cs="Times New Roman"/>
          <w:i/>
          <w:iCs/>
          <w:szCs w:val="24"/>
          <w:lang w:val="en-US"/>
        </w:rPr>
        <w:t>, fear</w:t>
      </w:r>
      <w:r w:rsidR="0021455F">
        <w:rPr>
          <w:rFonts w:eastAsia="Times New Roman" w:cs="Times New Roman"/>
          <w:szCs w:val="24"/>
          <w:lang w:val="en-US"/>
        </w:rPr>
        <w:t xml:space="preserve"> (6,50%)</w:t>
      </w:r>
      <w:r w:rsidR="0021455F">
        <w:rPr>
          <w:rFonts w:eastAsia="Times New Roman" w:cs="Times New Roman"/>
          <w:i/>
          <w:iCs/>
          <w:szCs w:val="24"/>
          <w:lang w:val="en-US"/>
        </w:rPr>
        <w:t xml:space="preserve">, anticipation </w:t>
      </w:r>
      <w:r w:rsidR="0021455F">
        <w:rPr>
          <w:rFonts w:eastAsia="Times New Roman" w:cs="Times New Roman"/>
          <w:szCs w:val="24"/>
          <w:lang w:val="en-US"/>
        </w:rPr>
        <w:t>(14,82%)</w:t>
      </w:r>
      <w:r w:rsidR="0021455F">
        <w:rPr>
          <w:rFonts w:eastAsia="Times New Roman" w:cs="Times New Roman"/>
          <w:i/>
          <w:iCs/>
          <w:szCs w:val="24"/>
          <w:lang w:val="en-US"/>
        </w:rPr>
        <w:t xml:space="preserve">, anger </w:t>
      </w:r>
      <w:r w:rsidR="0021455F" w:rsidRPr="00A40A2D">
        <w:rPr>
          <w:rFonts w:eastAsia="Times New Roman" w:cs="Times New Roman"/>
          <w:szCs w:val="24"/>
          <w:lang w:val="en-US"/>
        </w:rPr>
        <w:t>(</w:t>
      </w:r>
      <w:r w:rsidR="0021455F" w:rsidRPr="0062230D">
        <w:rPr>
          <w:rFonts w:eastAsia="Times New Roman" w:cs="Times New Roman"/>
          <w:szCs w:val="24"/>
          <w:lang w:val="en-US"/>
        </w:rPr>
        <w:t>4,81%</w:t>
      </w:r>
      <w:r w:rsidR="0021455F" w:rsidRPr="00A40A2D">
        <w:rPr>
          <w:rFonts w:eastAsia="Times New Roman" w:cs="Times New Roman"/>
          <w:szCs w:val="24"/>
          <w:lang w:val="en-US"/>
        </w:rPr>
        <w:t>)</w:t>
      </w:r>
      <w:r w:rsidR="0021455F">
        <w:rPr>
          <w:rFonts w:eastAsia="Times New Roman" w:cs="Times New Roman"/>
          <w:i/>
          <w:iCs/>
          <w:szCs w:val="24"/>
          <w:lang w:val="en-US"/>
        </w:rPr>
        <w:t xml:space="preserve">, disgust </w:t>
      </w:r>
      <w:r w:rsidR="0021455F">
        <w:rPr>
          <w:rFonts w:eastAsia="Times New Roman" w:cs="Times New Roman"/>
          <w:szCs w:val="24"/>
          <w:lang w:val="en-US"/>
        </w:rPr>
        <w:t>(0,73%)</w:t>
      </w:r>
      <w:r w:rsidR="0021455F">
        <w:rPr>
          <w:rFonts w:eastAsia="Times New Roman" w:cs="Times New Roman"/>
          <w:i/>
          <w:iCs/>
          <w:szCs w:val="24"/>
          <w:lang w:val="en-US"/>
        </w:rPr>
        <w:t xml:space="preserve">, sadness </w:t>
      </w:r>
      <w:r w:rsidR="0021455F" w:rsidRPr="00391290">
        <w:rPr>
          <w:rFonts w:eastAsia="Times New Roman" w:cs="Times New Roman"/>
          <w:szCs w:val="24"/>
          <w:lang w:val="en-US"/>
        </w:rPr>
        <w:t>(</w:t>
      </w:r>
      <w:r w:rsidR="0021455F">
        <w:rPr>
          <w:rFonts w:eastAsia="Times New Roman" w:cs="Times New Roman"/>
          <w:szCs w:val="24"/>
          <w:lang w:val="en-US"/>
        </w:rPr>
        <w:t>1,74%</w:t>
      </w:r>
      <w:r w:rsidR="0021455F" w:rsidRPr="00A40A2D">
        <w:rPr>
          <w:rFonts w:eastAsia="Times New Roman" w:cs="Times New Roman"/>
          <w:szCs w:val="24"/>
          <w:lang w:val="en-US"/>
        </w:rPr>
        <w:t>)</w:t>
      </w:r>
      <w:r w:rsidR="0021455F">
        <w:rPr>
          <w:rFonts w:eastAsia="Times New Roman" w:cs="Times New Roman"/>
          <w:i/>
          <w:iCs/>
          <w:szCs w:val="24"/>
          <w:lang w:val="en-US"/>
        </w:rPr>
        <w:t xml:space="preserve">, surprise </w:t>
      </w:r>
      <w:r w:rsidR="0021455F" w:rsidRPr="00A40A2D">
        <w:rPr>
          <w:rFonts w:eastAsia="Times New Roman" w:cs="Times New Roman"/>
          <w:szCs w:val="24"/>
          <w:lang w:val="en-US"/>
        </w:rPr>
        <w:t>(</w:t>
      </w:r>
      <w:r w:rsidR="0021455F">
        <w:rPr>
          <w:rFonts w:eastAsia="Times New Roman" w:cs="Times New Roman"/>
          <w:szCs w:val="24"/>
          <w:lang w:val="en-US"/>
        </w:rPr>
        <w:t>8,62%</w:t>
      </w:r>
      <w:r w:rsidR="0021455F" w:rsidRPr="00A40A2D">
        <w:rPr>
          <w:rFonts w:eastAsia="Times New Roman" w:cs="Times New Roman"/>
          <w:szCs w:val="24"/>
          <w:lang w:val="en-US"/>
        </w:rPr>
        <w:t>)</w:t>
      </w:r>
      <w:r w:rsidR="0021455F">
        <w:rPr>
          <w:rFonts w:eastAsia="Times New Roman" w:cs="Times New Roman"/>
          <w:i/>
          <w:iCs/>
          <w:szCs w:val="24"/>
          <w:lang w:val="en-US"/>
        </w:rPr>
        <w:t xml:space="preserve">, </w:t>
      </w:r>
      <w:r w:rsidR="0021455F">
        <w:rPr>
          <w:rFonts w:eastAsia="Times New Roman" w:cs="Times New Roman"/>
          <w:szCs w:val="24"/>
          <w:lang w:val="en-US"/>
        </w:rPr>
        <w:t xml:space="preserve">dan </w:t>
      </w:r>
      <w:r w:rsidR="0021455F">
        <w:rPr>
          <w:rFonts w:eastAsia="Times New Roman" w:cs="Times New Roman"/>
          <w:i/>
          <w:iCs/>
          <w:szCs w:val="24"/>
          <w:lang w:val="en-US"/>
        </w:rPr>
        <w:t xml:space="preserve">trust </w:t>
      </w:r>
      <w:r w:rsidR="0021455F" w:rsidRPr="00A40A2D">
        <w:rPr>
          <w:rFonts w:eastAsia="Times New Roman" w:cs="Times New Roman"/>
          <w:szCs w:val="24"/>
          <w:lang w:val="en-US"/>
        </w:rPr>
        <w:t>(</w:t>
      </w:r>
      <w:r w:rsidR="0021455F">
        <w:rPr>
          <w:rFonts w:eastAsia="Times New Roman" w:cs="Times New Roman"/>
          <w:szCs w:val="24"/>
          <w:lang w:val="en-US"/>
        </w:rPr>
        <w:t>53,77%</w:t>
      </w:r>
      <w:r w:rsidR="0021455F" w:rsidRPr="00A40A2D">
        <w:rPr>
          <w:rFonts w:eastAsia="Times New Roman" w:cs="Times New Roman"/>
          <w:szCs w:val="24"/>
          <w:lang w:val="en-US"/>
        </w:rPr>
        <w:t>)</w:t>
      </w:r>
      <w:r w:rsidR="0021455F">
        <w:rPr>
          <w:rFonts w:eastAsia="Times New Roman" w:cs="Times New Roman"/>
          <w:szCs w:val="24"/>
          <w:lang w:val="en-US"/>
        </w:rPr>
        <w:t>. Kemudian</w:t>
      </w:r>
      <w:ins w:id="221" w:author="fahmi abdillah" w:date="2022-06-28T17:07:00Z">
        <w:r w:rsidR="00391290">
          <w:rPr>
            <w:rFonts w:eastAsia="Times New Roman" w:cs="Times New Roman"/>
            <w:szCs w:val="24"/>
            <w:lang w:val="en-US"/>
          </w:rPr>
          <w:t>,</w:t>
        </w:r>
      </w:ins>
      <w:r w:rsidR="0021455F">
        <w:rPr>
          <w:rFonts w:eastAsia="Times New Roman" w:cs="Times New Roman"/>
          <w:szCs w:val="24"/>
          <w:lang w:val="en-US"/>
        </w:rPr>
        <w:t xml:space="preserve"> didapatkan hasil </w:t>
      </w:r>
      <w:r w:rsidR="00565960">
        <w:rPr>
          <w:rFonts w:eastAsia="Times New Roman" w:cs="Times New Roman"/>
          <w:szCs w:val="24"/>
          <w:lang w:val="en-US"/>
        </w:rPr>
        <w:t xml:space="preserve">penggunaan tiga </w:t>
      </w:r>
      <w:r w:rsidR="00565960">
        <w:rPr>
          <w:rFonts w:eastAsia="Times New Roman" w:cs="Times New Roman"/>
          <w:i/>
          <w:iCs/>
          <w:szCs w:val="24"/>
          <w:lang w:val="en-US"/>
        </w:rPr>
        <w:t>hashtag</w:t>
      </w:r>
      <w:r w:rsidR="00565960">
        <w:rPr>
          <w:rFonts w:eastAsia="Times New Roman" w:cs="Times New Roman"/>
          <w:szCs w:val="24"/>
          <w:lang w:val="en-US"/>
        </w:rPr>
        <w:t xml:space="preserve"> terbanyak, yaitu </w:t>
      </w:r>
      <w:r w:rsidR="00565960" w:rsidRPr="0062230D">
        <w:rPr>
          <w:rFonts w:eastAsia="Times New Roman" w:cs="Times New Roman"/>
          <w:i/>
          <w:iCs/>
          <w:szCs w:val="24"/>
          <w:lang w:val="en-US"/>
        </w:rPr>
        <w:t>#</w:t>
      </w:r>
      <w:proofErr w:type="spellStart"/>
      <w:r w:rsidR="00565960" w:rsidRPr="0062230D">
        <w:rPr>
          <w:rFonts w:eastAsia="Times New Roman" w:cs="Times New Roman"/>
          <w:i/>
          <w:iCs/>
          <w:szCs w:val="24"/>
          <w:lang w:val="en-US"/>
        </w:rPr>
        <w:t>NewNormal</w:t>
      </w:r>
      <w:proofErr w:type="spellEnd"/>
      <w:r w:rsidR="00565960">
        <w:rPr>
          <w:rFonts w:eastAsia="Times New Roman" w:cs="Times New Roman"/>
          <w:i/>
          <w:iCs/>
          <w:szCs w:val="24"/>
          <w:lang w:val="en-US"/>
        </w:rPr>
        <w:t xml:space="preserve"> </w:t>
      </w:r>
      <w:r w:rsidR="00565960">
        <w:rPr>
          <w:rFonts w:eastAsia="Times New Roman" w:cs="Times New Roman"/>
          <w:szCs w:val="24"/>
          <w:lang w:val="en-US"/>
        </w:rPr>
        <w:t xml:space="preserve">(17.051 </w:t>
      </w:r>
      <w:r w:rsidR="00565960">
        <w:rPr>
          <w:rFonts w:eastAsia="Times New Roman" w:cs="Times New Roman"/>
          <w:i/>
          <w:iCs/>
          <w:szCs w:val="24"/>
          <w:lang w:val="en-US"/>
        </w:rPr>
        <w:t>tweet</w:t>
      </w:r>
      <w:r w:rsidR="00565960">
        <w:rPr>
          <w:rFonts w:eastAsia="Times New Roman" w:cs="Times New Roman"/>
          <w:szCs w:val="24"/>
          <w:lang w:val="en-US"/>
        </w:rPr>
        <w:t xml:space="preserve">), </w:t>
      </w:r>
      <w:r w:rsidR="00565960" w:rsidRPr="00A40A2D">
        <w:rPr>
          <w:rFonts w:eastAsia="Times New Roman" w:cs="Times New Roman"/>
          <w:i/>
          <w:iCs/>
          <w:szCs w:val="24"/>
          <w:lang w:val="en-US"/>
        </w:rPr>
        <w:t>#</w:t>
      </w:r>
      <w:proofErr w:type="spellStart"/>
      <w:r w:rsidR="00565960" w:rsidRPr="00A40A2D">
        <w:rPr>
          <w:rFonts w:eastAsia="Times New Roman" w:cs="Times New Roman"/>
          <w:i/>
          <w:iCs/>
          <w:szCs w:val="24"/>
          <w:lang w:val="en-US"/>
        </w:rPr>
        <w:t>TataKehidupanBaru</w:t>
      </w:r>
      <w:proofErr w:type="spellEnd"/>
      <w:r w:rsidR="00565960">
        <w:rPr>
          <w:rFonts w:eastAsia="Times New Roman" w:cs="Times New Roman"/>
          <w:szCs w:val="24"/>
          <w:lang w:val="en-US"/>
        </w:rPr>
        <w:t xml:space="preserve"> (10.980 </w:t>
      </w:r>
      <w:r w:rsidR="00565960">
        <w:rPr>
          <w:rFonts w:eastAsia="Times New Roman" w:cs="Times New Roman"/>
          <w:i/>
          <w:iCs/>
          <w:szCs w:val="24"/>
          <w:lang w:val="en-US"/>
        </w:rPr>
        <w:t>tweet</w:t>
      </w:r>
      <w:r w:rsidR="00565960">
        <w:rPr>
          <w:rFonts w:eastAsia="Times New Roman" w:cs="Times New Roman"/>
          <w:szCs w:val="24"/>
          <w:lang w:val="en-US"/>
        </w:rPr>
        <w:t xml:space="preserve">), dan </w:t>
      </w:r>
      <w:r w:rsidR="00565960">
        <w:rPr>
          <w:rFonts w:eastAsia="Times New Roman" w:cs="Times New Roman"/>
          <w:i/>
          <w:iCs/>
          <w:szCs w:val="24"/>
          <w:lang w:val="en-US"/>
        </w:rPr>
        <w:t>#</w:t>
      </w:r>
      <w:proofErr w:type="spellStart"/>
      <w:r w:rsidR="00565960">
        <w:rPr>
          <w:rFonts w:eastAsia="Times New Roman" w:cs="Times New Roman"/>
          <w:i/>
          <w:iCs/>
          <w:szCs w:val="24"/>
          <w:lang w:val="en-US"/>
        </w:rPr>
        <w:t>DisiplinPolaHidupBaru</w:t>
      </w:r>
      <w:proofErr w:type="spellEnd"/>
      <w:r w:rsidR="00565960">
        <w:rPr>
          <w:rFonts w:eastAsia="Times New Roman" w:cs="Times New Roman"/>
          <w:szCs w:val="24"/>
          <w:lang w:val="en-US"/>
        </w:rPr>
        <w:t xml:space="preserve"> (5.200 </w:t>
      </w:r>
      <w:r w:rsidR="00565960">
        <w:rPr>
          <w:rFonts w:eastAsia="Times New Roman" w:cs="Times New Roman"/>
          <w:i/>
          <w:iCs/>
          <w:szCs w:val="24"/>
          <w:lang w:val="en-US"/>
        </w:rPr>
        <w:t>tweet</w:t>
      </w:r>
      <w:r w:rsidR="00565960">
        <w:rPr>
          <w:rFonts w:eastAsia="Times New Roman" w:cs="Times New Roman"/>
          <w:szCs w:val="24"/>
          <w:lang w:val="en-US"/>
        </w:rPr>
        <w:t>).</w:t>
      </w:r>
      <w:r w:rsidR="00BB1464">
        <w:rPr>
          <w:rFonts w:eastAsia="Times New Roman" w:cs="Times New Roman"/>
          <w:szCs w:val="24"/>
          <w:lang w:val="en-US"/>
        </w:rPr>
        <w:t xml:space="preserve"> Dari hasil ini peneliti dapat menggolongkan suatu kejadian yang ada di situs </w:t>
      </w:r>
      <w:r w:rsidR="00BB1464">
        <w:rPr>
          <w:rFonts w:eastAsia="Times New Roman" w:cs="Times New Roman"/>
          <w:i/>
          <w:iCs/>
          <w:szCs w:val="24"/>
          <w:lang w:val="en-US"/>
        </w:rPr>
        <w:t>microblogging</w:t>
      </w:r>
      <w:r w:rsidR="00BB1464">
        <w:rPr>
          <w:rFonts w:eastAsia="Times New Roman" w:cs="Times New Roman"/>
          <w:szCs w:val="24"/>
          <w:lang w:val="en-US"/>
        </w:rPr>
        <w:t xml:space="preserve"> (Twitter) ke dalam pemetaan analisis berdasarkan emosi pengguna.</w:t>
      </w:r>
      <w:bookmarkEnd w:id="218"/>
    </w:p>
    <w:bookmarkEnd w:id="220"/>
    <w:p w14:paraId="21499A64" w14:textId="77777777" w:rsidR="00433D23" w:rsidRDefault="00433D23" w:rsidP="00CD56EC">
      <w:pPr>
        <w:spacing w:before="240" w:after="240" w:line="360" w:lineRule="auto"/>
        <w:ind w:firstLine="720"/>
        <w:jc w:val="both"/>
        <w:rPr>
          <w:rFonts w:eastAsia="Times New Roman" w:cs="Times New Roman"/>
          <w:szCs w:val="24"/>
        </w:rPr>
      </w:pPr>
    </w:p>
    <w:p w14:paraId="48521167" w14:textId="0F728818" w:rsidR="003A4EC0" w:rsidRDefault="003A4EC0">
      <w:pPr>
        <w:rPr>
          <w:rFonts w:eastAsia="Times New Roman" w:cs="Times New Roman"/>
          <w:szCs w:val="24"/>
        </w:rPr>
      </w:pPr>
      <w:r>
        <w:rPr>
          <w:rFonts w:eastAsia="Times New Roman" w:cs="Times New Roman"/>
          <w:szCs w:val="24"/>
        </w:rPr>
        <w:br w:type="page"/>
      </w:r>
    </w:p>
    <w:p w14:paraId="3697E691" w14:textId="77777777" w:rsidR="00A50A86" w:rsidRDefault="00A50A86" w:rsidP="006B62F1">
      <w:pPr>
        <w:pStyle w:val="Heading1"/>
        <w:rPr>
          <w:ins w:id="222" w:author="fahmi abdillah" w:date="2022-07-14T00:30:00Z"/>
          <w:lang w:val="en-US"/>
        </w:rPr>
        <w:sectPr w:rsidR="00A50A86" w:rsidSect="00EC47D2">
          <w:headerReference w:type="first" r:id="rId14"/>
          <w:footerReference w:type="first" r:id="rId15"/>
          <w:pgSz w:w="11909" w:h="16834" w:code="9"/>
          <w:pgMar w:top="1701" w:right="1701" w:bottom="1701" w:left="2268" w:header="720" w:footer="720" w:gutter="0"/>
          <w:cols w:space="720"/>
          <w:titlePg/>
          <w:docGrid w:linePitch="326"/>
        </w:sectPr>
      </w:pPr>
    </w:p>
    <w:p w14:paraId="7D0C3407" w14:textId="03CEFBA0" w:rsidR="006B62F1" w:rsidRDefault="006B62F1" w:rsidP="006B62F1">
      <w:pPr>
        <w:pStyle w:val="Heading1"/>
        <w:rPr>
          <w:lang w:val="en-US"/>
        </w:rPr>
      </w:pPr>
      <w:bookmarkStart w:id="227" w:name="_Toc139379660"/>
      <w:bookmarkEnd w:id="227"/>
    </w:p>
    <w:p w14:paraId="6EA2A610" w14:textId="5AFB7D8B" w:rsidR="003A4EC0" w:rsidRDefault="003A4EC0" w:rsidP="006B62F1">
      <w:pPr>
        <w:pStyle w:val="Heading1"/>
        <w:numPr>
          <w:ilvl w:val="0"/>
          <w:numId w:val="0"/>
        </w:numPr>
        <w:rPr>
          <w:lang w:val="en-US"/>
        </w:rPr>
      </w:pPr>
      <w:bookmarkStart w:id="228" w:name="_Toc139379661"/>
      <w:r w:rsidRPr="006F3A86">
        <w:rPr>
          <w:lang w:val="en-US"/>
        </w:rPr>
        <w:t>METODE PENELITIAN</w:t>
      </w:r>
      <w:bookmarkEnd w:id="228"/>
    </w:p>
    <w:p w14:paraId="0CC6915E" w14:textId="77777777" w:rsidR="006F3A86" w:rsidRPr="006F3A86" w:rsidRDefault="006F3A86" w:rsidP="006F3A86">
      <w:pPr>
        <w:rPr>
          <w:lang w:val="en-US"/>
        </w:rPr>
      </w:pPr>
    </w:p>
    <w:p w14:paraId="27D4124E" w14:textId="20A4A586" w:rsidR="006A1BFB" w:rsidRDefault="003A4EC0" w:rsidP="003A4EC0">
      <w:pPr>
        <w:spacing w:line="360" w:lineRule="auto"/>
        <w:jc w:val="both"/>
        <w:rPr>
          <w:rFonts w:eastAsia="Times New Roman" w:cs="Times New Roman"/>
          <w:bCs/>
          <w:szCs w:val="24"/>
          <w:lang w:val="en-US"/>
        </w:rPr>
      </w:pPr>
      <w:r>
        <w:rPr>
          <w:rFonts w:eastAsia="Times New Roman" w:cs="Times New Roman"/>
          <w:bCs/>
          <w:szCs w:val="24"/>
          <w:lang w:val="en-US"/>
        </w:rPr>
        <w:tab/>
      </w:r>
      <w:bookmarkStart w:id="229" w:name="_Hlk148655515"/>
      <w:r>
        <w:rPr>
          <w:rFonts w:eastAsia="Times New Roman" w:cs="Times New Roman"/>
          <w:bCs/>
          <w:szCs w:val="24"/>
          <w:lang w:val="en-US"/>
        </w:rPr>
        <w:t>Metode penelitian merupakan suatu prosedur yang digunakan untuk melakukan penelitian, sehingga mampu menjawab rumusan masalah dan tujuan penelitian dengan landasan ilmiah tertentu.</w:t>
      </w:r>
      <w:bookmarkEnd w:id="229"/>
    </w:p>
    <w:p w14:paraId="676EC0B9" w14:textId="1EE45825" w:rsidR="003A4EC0" w:rsidRDefault="003A4EC0" w:rsidP="003A4EC0">
      <w:pPr>
        <w:jc w:val="both"/>
        <w:rPr>
          <w:rFonts w:eastAsia="Times New Roman" w:cs="Times New Roman"/>
          <w:bCs/>
          <w:szCs w:val="24"/>
          <w:lang w:val="en-US"/>
        </w:rPr>
      </w:pPr>
    </w:p>
    <w:p w14:paraId="09057681" w14:textId="2B575D0A" w:rsidR="003A4EC0" w:rsidRDefault="003A4EC0" w:rsidP="006F3A86">
      <w:pPr>
        <w:pStyle w:val="Heading2"/>
        <w:rPr>
          <w:lang w:val="en-US"/>
        </w:rPr>
      </w:pPr>
      <w:bookmarkStart w:id="230" w:name="_Toc139379662"/>
      <w:r w:rsidRPr="003A4EC0">
        <w:rPr>
          <w:lang w:val="en-US"/>
        </w:rPr>
        <w:t>Waktu Penelitian</w:t>
      </w:r>
      <w:bookmarkEnd w:id="230"/>
    </w:p>
    <w:p w14:paraId="4F83E931" w14:textId="74C0676F" w:rsidR="00E256C8" w:rsidDel="00FC2508" w:rsidRDefault="003A4EC0" w:rsidP="0077059C">
      <w:pPr>
        <w:spacing w:line="360" w:lineRule="auto"/>
        <w:jc w:val="both"/>
        <w:rPr>
          <w:del w:id="231" w:author="fahmi abdillah" w:date="2022-07-13T23:13:00Z"/>
          <w:rFonts w:eastAsia="Times New Roman" w:cs="Times New Roman"/>
          <w:bCs/>
          <w:szCs w:val="24"/>
          <w:lang w:val="en-US"/>
        </w:rPr>
      </w:pPr>
      <w:r>
        <w:rPr>
          <w:rFonts w:eastAsia="Times New Roman" w:cs="Times New Roman"/>
          <w:b/>
          <w:szCs w:val="24"/>
          <w:lang w:val="en-US"/>
        </w:rPr>
        <w:tab/>
      </w:r>
      <w:bookmarkStart w:id="232" w:name="_Hlk148655543"/>
      <w:r>
        <w:rPr>
          <w:rFonts w:eastAsia="Times New Roman" w:cs="Times New Roman"/>
          <w:bCs/>
          <w:szCs w:val="24"/>
          <w:lang w:val="en-US"/>
        </w:rPr>
        <w:t xml:space="preserve">Penelitian ini dilaksanakan selama 6 bulan mulai dari </w:t>
      </w:r>
      <w:r w:rsidR="00CA1942">
        <w:rPr>
          <w:rFonts w:eastAsia="Times New Roman" w:cs="Times New Roman"/>
          <w:bCs/>
          <w:szCs w:val="24"/>
          <w:lang w:val="en-US"/>
        </w:rPr>
        <w:t xml:space="preserve">1 </w:t>
      </w:r>
      <w:del w:id="233" w:author="fahmi abdillah" w:date="2022-07-13T23:13:00Z">
        <w:r w:rsidR="008561A6" w:rsidDel="00E37A8C">
          <w:rPr>
            <w:rFonts w:eastAsia="Times New Roman" w:cs="Times New Roman"/>
            <w:bCs/>
            <w:szCs w:val="24"/>
            <w:lang w:val="en-US"/>
          </w:rPr>
          <w:delText xml:space="preserve">Januari </w:delText>
        </w:r>
      </w:del>
      <w:r w:rsidR="006861DC">
        <w:rPr>
          <w:rFonts w:eastAsia="Times New Roman" w:cs="Times New Roman"/>
          <w:bCs/>
          <w:szCs w:val="24"/>
          <w:lang w:val="en-US"/>
        </w:rPr>
        <w:t>Mei</w:t>
      </w:r>
      <w:ins w:id="234" w:author="fahmi abdillah" w:date="2022-07-13T23:13:00Z">
        <w:r w:rsidR="00E37A8C">
          <w:rPr>
            <w:rFonts w:eastAsia="Times New Roman" w:cs="Times New Roman"/>
            <w:bCs/>
            <w:szCs w:val="24"/>
            <w:lang w:val="en-US"/>
          </w:rPr>
          <w:t xml:space="preserve"> </w:t>
        </w:r>
      </w:ins>
      <w:r w:rsidR="00CA1942">
        <w:rPr>
          <w:rFonts w:eastAsia="Times New Roman" w:cs="Times New Roman"/>
          <w:bCs/>
          <w:szCs w:val="24"/>
          <w:lang w:val="en-US"/>
        </w:rPr>
        <w:t xml:space="preserve">2022 – 30 </w:t>
      </w:r>
      <w:del w:id="235" w:author="fahmi abdillah" w:date="2022-07-13T23:13:00Z">
        <w:r w:rsidR="00CA1942" w:rsidDel="00E84413">
          <w:rPr>
            <w:rFonts w:eastAsia="Times New Roman" w:cs="Times New Roman"/>
            <w:bCs/>
            <w:szCs w:val="24"/>
            <w:lang w:val="en-US"/>
          </w:rPr>
          <w:delText xml:space="preserve">Agustus </w:delText>
        </w:r>
      </w:del>
      <w:ins w:id="236" w:author="fahmi abdillah" w:date="2022-07-13T23:13:00Z">
        <w:r w:rsidR="001E2A46">
          <w:rPr>
            <w:rFonts w:eastAsia="Times New Roman" w:cs="Times New Roman"/>
            <w:bCs/>
            <w:szCs w:val="24"/>
            <w:lang w:val="en-US"/>
          </w:rPr>
          <w:t xml:space="preserve">Oktober </w:t>
        </w:r>
      </w:ins>
      <w:r w:rsidR="00CA1942">
        <w:rPr>
          <w:rFonts w:eastAsia="Times New Roman" w:cs="Times New Roman"/>
          <w:bCs/>
          <w:szCs w:val="24"/>
          <w:lang w:val="en-US"/>
        </w:rPr>
        <w:t>2022</w:t>
      </w:r>
      <w:r w:rsidR="00311182">
        <w:rPr>
          <w:rFonts w:eastAsia="Times New Roman" w:cs="Times New Roman"/>
          <w:bCs/>
          <w:szCs w:val="24"/>
          <w:lang w:val="en-US"/>
        </w:rPr>
        <w:t>.</w:t>
      </w:r>
      <w:ins w:id="237" w:author="fahmi abdillah" w:date="2022-07-08T14:08:00Z">
        <w:r w:rsidR="00E256C8">
          <w:rPr>
            <w:rFonts w:eastAsia="Times New Roman" w:cs="Times New Roman"/>
            <w:bCs/>
            <w:szCs w:val="24"/>
            <w:lang w:val="en-US"/>
          </w:rPr>
          <w:t xml:space="preserve"> </w:t>
        </w:r>
      </w:ins>
      <w:bookmarkEnd w:id="232"/>
    </w:p>
    <w:p w14:paraId="31021D7F" w14:textId="77777777" w:rsidR="00311182" w:rsidRDefault="00311182" w:rsidP="0077059C">
      <w:pPr>
        <w:spacing w:line="360" w:lineRule="auto"/>
        <w:jc w:val="both"/>
        <w:rPr>
          <w:rFonts w:eastAsia="Times New Roman" w:cs="Times New Roman"/>
          <w:bCs/>
          <w:szCs w:val="24"/>
          <w:lang w:val="en-US"/>
        </w:rPr>
      </w:pPr>
    </w:p>
    <w:p w14:paraId="09961CF8" w14:textId="0FCF2527" w:rsidR="00311182" w:rsidRDefault="00311182" w:rsidP="006F3A86">
      <w:pPr>
        <w:pStyle w:val="Heading2"/>
      </w:pPr>
      <w:bookmarkStart w:id="238" w:name="_Toc139379663"/>
      <w:r w:rsidRPr="00311182">
        <w:rPr>
          <w:lang w:val="en-US"/>
        </w:rPr>
        <w:t>Objek Penelitian</w:t>
      </w:r>
      <w:bookmarkEnd w:id="238"/>
    </w:p>
    <w:p w14:paraId="3B7F0F1A" w14:textId="595F09DB" w:rsidR="00C73B8B" w:rsidDel="00044A65" w:rsidRDefault="00311182" w:rsidP="0077059C">
      <w:pPr>
        <w:spacing w:line="360" w:lineRule="auto"/>
        <w:jc w:val="both"/>
        <w:rPr>
          <w:del w:id="239" w:author="fahmi abdillah" w:date="2022-07-13T23:29:00Z"/>
          <w:rFonts w:eastAsia="Times New Roman" w:cs="Times New Roman"/>
          <w:bCs/>
          <w:szCs w:val="24"/>
          <w:lang w:val="en-US"/>
        </w:rPr>
      </w:pPr>
      <w:r>
        <w:rPr>
          <w:rFonts w:eastAsia="Times New Roman" w:cs="Times New Roman"/>
          <w:b/>
          <w:szCs w:val="24"/>
        </w:rPr>
        <w:tab/>
      </w:r>
      <w:bookmarkStart w:id="240" w:name="_Hlk148655573"/>
      <w:r>
        <w:rPr>
          <w:rFonts w:eastAsia="Times New Roman" w:cs="Times New Roman"/>
          <w:bCs/>
          <w:szCs w:val="24"/>
          <w:lang w:val="en-US"/>
        </w:rPr>
        <w:t xml:space="preserve">Objek penelitian ini adalah </w:t>
      </w:r>
      <w:r>
        <w:rPr>
          <w:rFonts w:eastAsia="Times New Roman" w:cs="Times New Roman"/>
          <w:bCs/>
          <w:i/>
          <w:iCs/>
          <w:szCs w:val="24"/>
          <w:lang w:val="en-US"/>
        </w:rPr>
        <w:t>tweet</w:t>
      </w:r>
      <w:r>
        <w:rPr>
          <w:rFonts w:eastAsia="Times New Roman" w:cs="Times New Roman"/>
          <w:bCs/>
          <w:szCs w:val="24"/>
          <w:lang w:val="en-US"/>
        </w:rPr>
        <w:t xml:space="preserve"> terkait penyebaran penyakit menular langsung di Indonesia dengan</w:t>
      </w:r>
      <w:r w:rsidR="00FB4361">
        <w:rPr>
          <w:rFonts w:eastAsia="Times New Roman" w:cs="Times New Roman"/>
          <w:bCs/>
          <w:szCs w:val="24"/>
          <w:lang w:val="en-US"/>
        </w:rPr>
        <w:t xml:space="preserve"> periode waktu tertentu, yaitu</w:t>
      </w:r>
      <w:r w:rsidR="00507A0C">
        <w:rPr>
          <w:rFonts w:eastAsia="Times New Roman" w:cs="Times New Roman"/>
          <w:bCs/>
          <w:szCs w:val="24"/>
          <w:lang w:val="en-US"/>
        </w:rPr>
        <w:t xml:space="preserve"> khusus virus Covid-19 varian delta</w:t>
      </w:r>
      <w:r w:rsidR="00FB4361">
        <w:rPr>
          <w:rFonts w:eastAsia="Times New Roman" w:cs="Times New Roman"/>
          <w:bCs/>
          <w:szCs w:val="24"/>
          <w:lang w:val="en-US"/>
        </w:rPr>
        <w:t xml:space="preserve"> dimulai dari </w:t>
      </w:r>
      <w:r w:rsidR="008D68B1" w:rsidRPr="00A3127B">
        <w:rPr>
          <w:rFonts w:eastAsia="Times New Roman" w:cs="Times New Roman"/>
          <w:bCs/>
          <w:szCs w:val="24"/>
          <w:lang w:val="en-US"/>
        </w:rPr>
        <w:t>1 April 2021 – 30 September 2021</w:t>
      </w:r>
      <w:r w:rsidR="00FB4361">
        <w:rPr>
          <w:rFonts w:eastAsia="Times New Roman" w:cs="Times New Roman"/>
          <w:bCs/>
          <w:szCs w:val="24"/>
          <w:lang w:val="en-US"/>
        </w:rPr>
        <w:t xml:space="preserve"> dan</w:t>
      </w:r>
      <w:r w:rsidR="00507A0C">
        <w:rPr>
          <w:rFonts w:eastAsia="Times New Roman" w:cs="Times New Roman"/>
          <w:bCs/>
          <w:szCs w:val="24"/>
          <w:lang w:val="en-US"/>
        </w:rPr>
        <w:t xml:space="preserve"> khusus virus Covid-19 Varian Omicron dimulai dari 1 Januari 2022 – </w:t>
      </w:r>
      <w:r w:rsidR="00516B10">
        <w:rPr>
          <w:rFonts w:eastAsia="Times New Roman" w:cs="Times New Roman"/>
          <w:bCs/>
          <w:szCs w:val="24"/>
          <w:lang w:val="en-US"/>
        </w:rPr>
        <w:t>30 Juni 2022</w:t>
      </w:r>
      <w:r w:rsidR="00507A0C">
        <w:rPr>
          <w:rFonts w:eastAsia="Times New Roman" w:cs="Times New Roman"/>
          <w:bCs/>
          <w:szCs w:val="24"/>
          <w:lang w:val="en-US"/>
        </w:rPr>
        <w:t xml:space="preserve">, </w:t>
      </w:r>
      <w:del w:id="241" w:author="fahmi abdillah" w:date="2022-07-01T15:15:00Z">
        <w:r w:rsidR="00FB4361" w:rsidDel="00507A0C">
          <w:rPr>
            <w:rFonts w:eastAsia="Times New Roman" w:cs="Times New Roman"/>
            <w:bCs/>
            <w:szCs w:val="24"/>
            <w:lang w:val="en-US"/>
          </w:rPr>
          <w:delText xml:space="preserve"> </w:delText>
        </w:r>
      </w:del>
      <w:r w:rsidR="00FB4361">
        <w:rPr>
          <w:rFonts w:eastAsia="Times New Roman" w:cs="Times New Roman"/>
          <w:bCs/>
          <w:szCs w:val="24"/>
          <w:lang w:val="en-US"/>
        </w:rPr>
        <w:t>dengan</w:t>
      </w:r>
      <w:r>
        <w:rPr>
          <w:rFonts w:eastAsia="Times New Roman" w:cs="Times New Roman"/>
          <w:bCs/>
          <w:szCs w:val="24"/>
          <w:lang w:val="en-US"/>
        </w:rPr>
        <w:t xml:space="preserve"> menggunakan kata kunci. Kata kunci dapat dilihat pada Tabel 3.1</w:t>
      </w:r>
      <w:del w:id="242" w:author="fahmi abdillah" w:date="2022-07-13T23:29:00Z">
        <w:r w:rsidDel="00801F2A">
          <w:rPr>
            <w:rFonts w:eastAsia="Times New Roman" w:cs="Times New Roman"/>
            <w:bCs/>
            <w:szCs w:val="24"/>
            <w:lang w:val="en-US"/>
          </w:rPr>
          <w:delText xml:space="preserve">, sedangkan atribut data </w:delText>
        </w:r>
        <w:r w:rsidDel="00801F2A">
          <w:rPr>
            <w:rFonts w:eastAsia="Times New Roman" w:cs="Times New Roman"/>
            <w:bCs/>
            <w:i/>
            <w:iCs/>
            <w:szCs w:val="24"/>
            <w:lang w:val="en-US"/>
          </w:rPr>
          <w:delText>tweet</w:delText>
        </w:r>
        <w:r w:rsidDel="00801F2A">
          <w:rPr>
            <w:rFonts w:eastAsia="Times New Roman" w:cs="Times New Roman"/>
            <w:bCs/>
            <w:szCs w:val="24"/>
            <w:lang w:val="en-US"/>
          </w:rPr>
          <w:delText xml:space="preserve"> yang telah diakuisisi dapat dilihat pada Tabel 3.</w:delText>
        </w:r>
        <w:r w:rsidR="00F05176" w:rsidDel="00801F2A">
          <w:rPr>
            <w:rFonts w:eastAsia="Times New Roman" w:cs="Times New Roman"/>
            <w:bCs/>
            <w:szCs w:val="24"/>
            <w:lang w:val="en-US"/>
          </w:rPr>
          <w:delText>2</w:delText>
        </w:r>
      </w:del>
      <w:ins w:id="243" w:author="fahmi abdillah" w:date="2022-07-13T23:29:00Z">
        <w:r w:rsidR="00801F2A">
          <w:rPr>
            <w:rFonts w:eastAsia="Times New Roman" w:cs="Times New Roman"/>
            <w:bCs/>
            <w:szCs w:val="24"/>
            <w:lang w:val="en-US"/>
          </w:rPr>
          <w:t>.</w:t>
        </w:r>
      </w:ins>
      <w:bookmarkEnd w:id="240"/>
      <w:del w:id="244" w:author="fahmi abdillah" w:date="2022-07-13T23:29:00Z">
        <w:r w:rsidDel="002D6EBB">
          <w:rPr>
            <w:rFonts w:eastAsia="Times New Roman" w:cs="Times New Roman"/>
            <w:bCs/>
            <w:szCs w:val="24"/>
            <w:lang w:val="en-US"/>
          </w:rPr>
          <w:delText>.</w:delText>
        </w:r>
      </w:del>
    </w:p>
    <w:p w14:paraId="1ED09510" w14:textId="17BAF143" w:rsidR="00C73B8B" w:rsidRDefault="00F32712" w:rsidP="0077059C">
      <w:pPr>
        <w:spacing w:line="360" w:lineRule="auto"/>
        <w:jc w:val="both"/>
        <w:rPr>
          <w:rFonts w:eastAsia="Times New Roman" w:cs="Times New Roman"/>
          <w:bCs/>
          <w:szCs w:val="24"/>
          <w:lang w:val="en-US"/>
        </w:rPr>
      </w:pPr>
      <w:del w:id="245" w:author="fahmi abdillah" w:date="2022-07-13T23:29:00Z">
        <w:r w:rsidDel="00044A65">
          <w:rPr>
            <w:rFonts w:eastAsia="Times New Roman" w:cs="Times New Roman"/>
            <w:bCs/>
            <w:szCs w:val="24"/>
            <w:lang w:val="en-US"/>
          </w:rPr>
          <w:tab/>
          <w:delText>Tabel 3.1 Kata Kunci Covid-19 yang digunakan untuk pencarian Tweet</w:delText>
        </w:r>
      </w:del>
    </w:p>
    <w:p w14:paraId="086631A3" w14:textId="77777777" w:rsidR="007E2F09" w:rsidRDefault="007E2F09">
      <w:pPr>
        <w:rPr>
          <w:szCs w:val="24"/>
        </w:rPr>
      </w:pPr>
      <w:r>
        <w:rPr>
          <w:i/>
          <w:iCs/>
          <w:szCs w:val="24"/>
        </w:rPr>
        <w:br w:type="page"/>
      </w:r>
    </w:p>
    <w:p w14:paraId="40676BAC" w14:textId="2042D188" w:rsidR="00044A65" w:rsidRPr="005F0D74" w:rsidRDefault="00044A65">
      <w:pPr>
        <w:pStyle w:val="Caption"/>
        <w:keepNext/>
        <w:jc w:val="center"/>
        <w:rPr>
          <w:ins w:id="246" w:author="fahmi abdillah" w:date="2022-07-13T23:29:00Z"/>
          <w:szCs w:val="24"/>
        </w:rPr>
        <w:pPrChange w:id="247" w:author="fahmi abdillah" w:date="2022-07-13T23:29:00Z">
          <w:pPr/>
        </w:pPrChange>
      </w:pPr>
      <w:bookmarkStart w:id="248" w:name="_Toc134021161"/>
      <w:ins w:id="249" w:author="fahmi abdillah" w:date="2022-07-13T23:29:00Z">
        <w:r w:rsidRPr="00044A65">
          <w:rPr>
            <w:i w:val="0"/>
            <w:iCs w:val="0"/>
            <w:color w:val="auto"/>
            <w:sz w:val="24"/>
            <w:szCs w:val="24"/>
            <w:rPrChange w:id="250" w:author="fahmi abdillah" w:date="2022-07-13T23:29:00Z">
              <w:rPr/>
            </w:rPrChange>
          </w:rPr>
          <w:lastRenderedPageBreak/>
          <w:t xml:space="preserve">Tabel </w:t>
        </w:r>
        <w:r>
          <w:rPr>
            <w:i w:val="0"/>
            <w:iCs w:val="0"/>
            <w:color w:val="auto"/>
            <w:sz w:val="24"/>
            <w:szCs w:val="24"/>
            <w:lang w:val="en-US"/>
          </w:rPr>
          <w:t>3</w:t>
        </w:r>
        <w:r w:rsidRPr="00044A65">
          <w:rPr>
            <w:i w:val="0"/>
            <w:iCs w:val="0"/>
            <w:color w:val="auto"/>
            <w:sz w:val="24"/>
            <w:szCs w:val="24"/>
            <w:rPrChange w:id="251" w:author="fahmi abdillah" w:date="2022-07-13T23:29:00Z">
              <w:rPr/>
            </w:rPrChange>
          </w:rPr>
          <w:t>.</w:t>
        </w:r>
      </w:ins>
      <w:r w:rsidR="00AA3164">
        <w:rPr>
          <w:i w:val="0"/>
          <w:iCs w:val="0"/>
          <w:color w:val="auto"/>
          <w:sz w:val="24"/>
          <w:szCs w:val="24"/>
        </w:rPr>
        <w:fldChar w:fldCharType="begin"/>
      </w:r>
      <w:r w:rsidR="00AA3164">
        <w:rPr>
          <w:i w:val="0"/>
          <w:iCs w:val="0"/>
          <w:color w:val="auto"/>
          <w:sz w:val="24"/>
          <w:szCs w:val="24"/>
        </w:rPr>
        <w:instrText xml:space="preserve"> STYLEREF 1 \s </w:instrText>
      </w:r>
      <w:r w:rsidR="00AA3164">
        <w:rPr>
          <w:i w:val="0"/>
          <w:iCs w:val="0"/>
          <w:color w:val="auto"/>
          <w:sz w:val="24"/>
          <w:szCs w:val="24"/>
        </w:rPr>
        <w:fldChar w:fldCharType="separate"/>
      </w:r>
      <w:r w:rsidR="00AA3164">
        <w:rPr>
          <w:i w:val="0"/>
          <w:iCs w:val="0"/>
          <w:noProof/>
          <w:color w:val="auto"/>
          <w:sz w:val="24"/>
          <w:szCs w:val="24"/>
        </w:rPr>
        <w:t>0</w:t>
      </w:r>
      <w:r w:rsidR="00AA3164">
        <w:rPr>
          <w:i w:val="0"/>
          <w:iCs w:val="0"/>
          <w:color w:val="auto"/>
          <w:sz w:val="24"/>
          <w:szCs w:val="24"/>
        </w:rPr>
        <w:fldChar w:fldCharType="end"/>
      </w:r>
      <w:r w:rsidR="00AA3164">
        <w:rPr>
          <w:i w:val="0"/>
          <w:iCs w:val="0"/>
          <w:color w:val="auto"/>
          <w:sz w:val="24"/>
          <w:szCs w:val="24"/>
        </w:rPr>
        <w:t>.</w:t>
      </w:r>
      <w:r w:rsidR="00AA3164">
        <w:rPr>
          <w:i w:val="0"/>
          <w:iCs w:val="0"/>
          <w:color w:val="auto"/>
          <w:sz w:val="24"/>
          <w:szCs w:val="24"/>
        </w:rPr>
        <w:fldChar w:fldCharType="begin"/>
      </w:r>
      <w:r w:rsidR="00AA3164">
        <w:rPr>
          <w:i w:val="0"/>
          <w:iCs w:val="0"/>
          <w:color w:val="auto"/>
          <w:sz w:val="24"/>
          <w:szCs w:val="24"/>
        </w:rPr>
        <w:instrText xml:space="preserve"> SEQ Tabel \* ARABIC \s 1 </w:instrText>
      </w:r>
      <w:r w:rsidR="00AA3164">
        <w:rPr>
          <w:i w:val="0"/>
          <w:iCs w:val="0"/>
          <w:color w:val="auto"/>
          <w:sz w:val="24"/>
          <w:szCs w:val="24"/>
        </w:rPr>
        <w:fldChar w:fldCharType="separate"/>
      </w:r>
      <w:r w:rsidR="00AA3164">
        <w:rPr>
          <w:i w:val="0"/>
          <w:iCs w:val="0"/>
          <w:noProof/>
          <w:color w:val="auto"/>
          <w:sz w:val="24"/>
          <w:szCs w:val="24"/>
        </w:rPr>
        <w:t>1</w:t>
      </w:r>
      <w:r w:rsidR="00AA3164">
        <w:rPr>
          <w:i w:val="0"/>
          <w:iCs w:val="0"/>
          <w:color w:val="auto"/>
          <w:sz w:val="24"/>
          <w:szCs w:val="24"/>
        </w:rPr>
        <w:fldChar w:fldCharType="end"/>
      </w:r>
      <w:ins w:id="252" w:author="fahmi abdillah" w:date="2022-07-13T23:29:00Z">
        <w:r w:rsidRPr="00044A65">
          <w:rPr>
            <w:color w:val="auto"/>
            <w:sz w:val="24"/>
            <w:szCs w:val="24"/>
            <w:lang w:val="en-US"/>
            <w:rPrChange w:id="253" w:author="fahmi abdillah" w:date="2022-07-13T23:29:00Z">
              <w:rPr>
                <w:lang w:val="en-US"/>
              </w:rPr>
            </w:rPrChange>
          </w:rPr>
          <w:t xml:space="preserve"> </w:t>
        </w:r>
        <w:bookmarkStart w:id="254" w:name="_Hlk148655604"/>
        <w:r w:rsidRPr="00044A65">
          <w:rPr>
            <w:i w:val="0"/>
            <w:iCs w:val="0"/>
            <w:color w:val="auto"/>
            <w:sz w:val="24"/>
            <w:szCs w:val="24"/>
            <w:lang w:val="en-US"/>
            <w:rPrChange w:id="255" w:author="fahmi abdillah" w:date="2022-07-13T23:29:00Z">
              <w:rPr>
                <w:i/>
                <w:iCs/>
                <w:lang w:val="en-US"/>
              </w:rPr>
            </w:rPrChange>
          </w:rPr>
          <w:t xml:space="preserve">Kata Kunci yang digunakan untuk pencarian </w:t>
        </w:r>
        <w:r w:rsidRPr="00044A65">
          <w:rPr>
            <w:color w:val="auto"/>
            <w:sz w:val="24"/>
            <w:szCs w:val="24"/>
            <w:lang w:val="en-US"/>
            <w:rPrChange w:id="256" w:author="fahmi abdillah" w:date="2022-07-13T23:29:00Z">
              <w:rPr>
                <w:lang w:val="en-US"/>
              </w:rPr>
            </w:rPrChange>
          </w:rPr>
          <w:t>tweet</w:t>
        </w:r>
        <w:bookmarkEnd w:id="248"/>
        <w:bookmarkEnd w:id="254"/>
      </w:ins>
    </w:p>
    <w:tbl>
      <w:tblPr>
        <w:tblStyle w:val="TableGrid"/>
        <w:tblW w:w="0" w:type="auto"/>
        <w:tblLook w:val="04A0" w:firstRow="1" w:lastRow="0" w:firstColumn="1" w:lastColumn="0" w:noHBand="0" w:noVBand="1"/>
      </w:tblPr>
      <w:tblGrid>
        <w:gridCol w:w="846"/>
        <w:gridCol w:w="2835"/>
        <w:gridCol w:w="4249"/>
      </w:tblGrid>
      <w:tr w:rsidR="00F32712" w14:paraId="2AC8E4D8" w14:textId="77777777" w:rsidTr="003047C7">
        <w:trPr>
          <w:trHeight w:val="340"/>
        </w:trPr>
        <w:tc>
          <w:tcPr>
            <w:tcW w:w="846" w:type="dxa"/>
          </w:tcPr>
          <w:p w14:paraId="42AE9A4C" w14:textId="7E62CE37" w:rsidR="00F32712" w:rsidRDefault="00F32712" w:rsidP="003047C7">
            <w:pPr>
              <w:spacing w:line="276" w:lineRule="auto"/>
              <w:jc w:val="both"/>
              <w:rPr>
                <w:rFonts w:eastAsia="Times New Roman" w:cs="Times New Roman"/>
                <w:bCs/>
                <w:szCs w:val="24"/>
                <w:lang w:val="en-US"/>
              </w:rPr>
            </w:pPr>
            <w:bookmarkStart w:id="257" w:name="_Hlk148655625"/>
            <w:r>
              <w:rPr>
                <w:rFonts w:eastAsia="Times New Roman" w:cs="Times New Roman"/>
                <w:bCs/>
                <w:szCs w:val="24"/>
                <w:lang w:val="en-US"/>
              </w:rPr>
              <w:t>No.</w:t>
            </w:r>
          </w:p>
        </w:tc>
        <w:tc>
          <w:tcPr>
            <w:tcW w:w="2835" w:type="dxa"/>
          </w:tcPr>
          <w:p w14:paraId="3F623944" w14:textId="0D693293" w:rsidR="00F32712" w:rsidRDefault="00F32712" w:rsidP="003047C7">
            <w:pPr>
              <w:spacing w:line="276" w:lineRule="auto"/>
              <w:jc w:val="both"/>
              <w:rPr>
                <w:rFonts w:eastAsia="Times New Roman" w:cs="Times New Roman"/>
                <w:bCs/>
                <w:szCs w:val="24"/>
                <w:lang w:val="en-US"/>
              </w:rPr>
            </w:pPr>
            <w:r>
              <w:rPr>
                <w:rFonts w:eastAsia="Times New Roman" w:cs="Times New Roman"/>
                <w:bCs/>
                <w:szCs w:val="24"/>
                <w:lang w:val="en-US"/>
              </w:rPr>
              <w:t>Kata Kunci Covid-19</w:t>
            </w:r>
          </w:p>
        </w:tc>
        <w:tc>
          <w:tcPr>
            <w:tcW w:w="4249" w:type="dxa"/>
          </w:tcPr>
          <w:p w14:paraId="363BAF82" w14:textId="6E12D179" w:rsidR="00F32712" w:rsidRDefault="00F32712" w:rsidP="003047C7">
            <w:pPr>
              <w:spacing w:line="276" w:lineRule="auto"/>
              <w:jc w:val="both"/>
              <w:rPr>
                <w:rFonts w:eastAsia="Times New Roman" w:cs="Times New Roman"/>
                <w:bCs/>
                <w:szCs w:val="24"/>
                <w:lang w:val="en-US"/>
              </w:rPr>
            </w:pPr>
            <w:r>
              <w:rPr>
                <w:rFonts w:eastAsia="Times New Roman" w:cs="Times New Roman"/>
                <w:bCs/>
                <w:szCs w:val="24"/>
                <w:lang w:val="en-US"/>
              </w:rPr>
              <w:t>Keterangan</w:t>
            </w:r>
          </w:p>
        </w:tc>
      </w:tr>
      <w:tr w:rsidR="00F32712" w14:paraId="104DFBA0" w14:textId="77777777" w:rsidTr="003047C7">
        <w:trPr>
          <w:trHeight w:val="340"/>
        </w:trPr>
        <w:tc>
          <w:tcPr>
            <w:tcW w:w="846" w:type="dxa"/>
            <w:vAlign w:val="center"/>
          </w:tcPr>
          <w:p w14:paraId="43B4DF8C" w14:textId="26D633D7" w:rsidR="00F32712" w:rsidRPr="00F44437" w:rsidRDefault="00F32712"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0CF0DBAC" w14:textId="6879A05E" w:rsidR="00F32712" w:rsidRPr="00F44437" w:rsidRDefault="00F32712" w:rsidP="003047C7">
            <w:pPr>
              <w:spacing w:line="276" w:lineRule="auto"/>
              <w:rPr>
                <w:rFonts w:eastAsia="Times New Roman" w:cs="Times New Roman"/>
                <w:bCs/>
                <w:szCs w:val="24"/>
                <w:lang w:val="en-US"/>
              </w:rPr>
            </w:pPr>
            <w:r w:rsidRPr="00F44437">
              <w:rPr>
                <w:rFonts w:eastAsia="Times New Roman" w:cs="Times New Roman"/>
                <w:bCs/>
                <w:szCs w:val="24"/>
                <w:lang w:val="en-US"/>
              </w:rPr>
              <w:t>Covid-19</w:t>
            </w:r>
          </w:p>
        </w:tc>
        <w:tc>
          <w:tcPr>
            <w:tcW w:w="4249" w:type="dxa"/>
          </w:tcPr>
          <w:p w14:paraId="0F2818D9" w14:textId="425731F8" w:rsidR="00F32712" w:rsidRDefault="001C59A5" w:rsidP="003047C7">
            <w:pPr>
              <w:spacing w:line="276" w:lineRule="auto"/>
              <w:jc w:val="both"/>
              <w:rPr>
                <w:rFonts w:eastAsia="Times New Roman" w:cs="Times New Roman"/>
                <w:bCs/>
                <w:szCs w:val="24"/>
                <w:lang w:val="en-US"/>
              </w:rPr>
            </w:pPr>
            <w:r>
              <w:rPr>
                <w:rFonts w:eastAsia="Times New Roman" w:cs="Times New Roman"/>
                <w:bCs/>
                <w:szCs w:val="24"/>
                <w:lang w:val="en-US"/>
              </w:rPr>
              <w:t>V</w:t>
            </w:r>
            <w:r w:rsidR="00C12F5A">
              <w:rPr>
                <w:rFonts w:eastAsia="Times New Roman" w:cs="Times New Roman"/>
                <w:bCs/>
                <w:szCs w:val="24"/>
                <w:lang w:val="en-US"/>
              </w:rPr>
              <w:t>irus penyakit</w:t>
            </w:r>
            <w:r>
              <w:rPr>
                <w:rFonts w:eastAsia="Times New Roman" w:cs="Times New Roman"/>
                <w:bCs/>
                <w:szCs w:val="24"/>
                <w:lang w:val="en-US"/>
              </w:rPr>
              <w:t xml:space="preserve"> yang menjadi pandemi dimulai pada tahun 2019</w:t>
            </w:r>
          </w:p>
        </w:tc>
      </w:tr>
      <w:tr w:rsidR="00F32712" w14:paraId="4DE450E9" w14:textId="77777777" w:rsidTr="003047C7">
        <w:trPr>
          <w:trHeight w:val="340"/>
        </w:trPr>
        <w:tc>
          <w:tcPr>
            <w:tcW w:w="846" w:type="dxa"/>
            <w:vAlign w:val="center"/>
          </w:tcPr>
          <w:p w14:paraId="1ABAE4D8" w14:textId="028F76A2" w:rsidR="00F32712" w:rsidRPr="00F44437" w:rsidRDefault="00F32712"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0EEA0365" w14:textId="740A9FF2" w:rsidR="00F32712" w:rsidRPr="001274C0" w:rsidRDefault="001274C0" w:rsidP="003047C7">
            <w:pPr>
              <w:spacing w:line="276" w:lineRule="auto"/>
              <w:rPr>
                <w:rFonts w:eastAsia="Times New Roman" w:cs="Times New Roman"/>
                <w:bCs/>
                <w:i/>
                <w:iCs/>
                <w:szCs w:val="24"/>
                <w:lang w:val="en-US"/>
              </w:rPr>
            </w:pPr>
            <w:r w:rsidRPr="001274C0">
              <w:rPr>
                <w:rFonts w:cs="Times New Roman"/>
                <w:i/>
                <w:iCs/>
                <w:color w:val="202124"/>
                <w:szCs w:val="24"/>
                <w:shd w:val="clear" w:color="auto" w:fill="FFFFFF"/>
              </w:rPr>
              <w:t>SARS-CoV-2</w:t>
            </w:r>
          </w:p>
        </w:tc>
        <w:tc>
          <w:tcPr>
            <w:tcW w:w="4249" w:type="dxa"/>
          </w:tcPr>
          <w:p w14:paraId="4290F3C3" w14:textId="4C6CDE22" w:rsidR="00F32712" w:rsidRDefault="001274C0" w:rsidP="003047C7">
            <w:pPr>
              <w:spacing w:line="276" w:lineRule="auto"/>
              <w:jc w:val="both"/>
              <w:rPr>
                <w:rFonts w:eastAsia="Times New Roman" w:cs="Times New Roman"/>
                <w:bCs/>
                <w:szCs w:val="24"/>
                <w:lang w:val="en-US"/>
              </w:rPr>
            </w:pPr>
            <w:r>
              <w:rPr>
                <w:rFonts w:eastAsia="Times New Roman" w:cs="Times New Roman"/>
                <w:bCs/>
                <w:szCs w:val="24"/>
                <w:lang w:val="en-US"/>
              </w:rPr>
              <w:t>Virus penyebab penyakit Covid-19</w:t>
            </w:r>
          </w:p>
        </w:tc>
      </w:tr>
      <w:tr w:rsidR="00C12F5A" w14:paraId="33D3CEC5" w14:textId="77777777" w:rsidTr="003047C7">
        <w:trPr>
          <w:trHeight w:val="340"/>
        </w:trPr>
        <w:tc>
          <w:tcPr>
            <w:tcW w:w="846" w:type="dxa"/>
            <w:vAlign w:val="center"/>
          </w:tcPr>
          <w:p w14:paraId="2C1AAB3A" w14:textId="77777777"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1627A7E4" w14:textId="2F84092F" w:rsidR="00C12F5A" w:rsidRDefault="00C12F5A"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Coronavirus</w:t>
            </w:r>
          </w:p>
        </w:tc>
        <w:tc>
          <w:tcPr>
            <w:tcW w:w="4249" w:type="dxa"/>
          </w:tcPr>
          <w:p w14:paraId="0A6084D0" w14:textId="61E0B88D" w:rsidR="00C12F5A" w:rsidRDefault="00195D80" w:rsidP="003047C7">
            <w:pPr>
              <w:spacing w:line="276" w:lineRule="auto"/>
              <w:jc w:val="both"/>
              <w:rPr>
                <w:rFonts w:eastAsia="Times New Roman" w:cs="Times New Roman"/>
                <w:bCs/>
                <w:szCs w:val="24"/>
                <w:lang w:val="en-US"/>
              </w:rPr>
            </w:pPr>
            <w:r>
              <w:rPr>
                <w:rFonts w:eastAsia="Times New Roman" w:cs="Times New Roman"/>
                <w:bCs/>
                <w:szCs w:val="24"/>
                <w:lang w:val="en-US"/>
              </w:rPr>
              <w:t>Jenis virus penyakit</w:t>
            </w:r>
            <w:r w:rsidR="00F74151">
              <w:rPr>
                <w:rFonts w:eastAsia="Times New Roman" w:cs="Times New Roman"/>
                <w:bCs/>
                <w:szCs w:val="24"/>
                <w:lang w:val="en-US"/>
              </w:rPr>
              <w:t xml:space="preserve"> yang </w:t>
            </w:r>
            <w:r w:rsidR="00DE6834">
              <w:rPr>
                <w:rFonts w:eastAsia="Times New Roman" w:cs="Times New Roman"/>
                <w:bCs/>
                <w:szCs w:val="24"/>
                <w:lang w:val="en-US"/>
              </w:rPr>
              <w:t>menginfeksi sistem pernapasan</w:t>
            </w:r>
          </w:p>
        </w:tc>
      </w:tr>
      <w:tr w:rsidR="00C12F5A" w14:paraId="1BB6202A" w14:textId="77777777" w:rsidTr="003047C7">
        <w:trPr>
          <w:trHeight w:val="340"/>
        </w:trPr>
        <w:tc>
          <w:tcPr>
            <w:tcW w:w="846" w:type="dxa"/>
            <w:vAlign w:val="center"/>
          </w:tcPr>
          <w:p w14:paraId="3895FD5B" w14:textId="6912DAF5"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6D255303" w14:textId="1A949E39" w:rsidR="00C12F5A" w:rsidRDefault="00C12F5A"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Batuk</w:t>
            </w:r>
          </w:p>
        </w:tc>
        <w:tc>
          <w:tcPr>
            <w:tcW w:w="4249" w:type="dxa"/>
          </w:tcPr>
          <w:p w14:paraId="4BEE9AD1" w14:textId="0514F130" w:rsidR="00C12F5A" w:rsidRDefault="00BF5984" w:rsidP="003047C7">
            <w:pPr>
              <w:spacing w:line="276" w:lineRule="auto"/>
              <w:jc w:val="both"/>
              <w:rPr>
                <w:rFonts w:eastAsia="Times New Roman" w:cs="Times New Roman"/>
                <w:bCs/>
                <w:szCs w:val="24"/>
                <w:lang w:val="en-US"/>
              </w:rPr>
            </w:pPr>
            <w:r>
              <w:rPr>
                <w:rFonts w:eastAsia="Times New Roman" w:cs="Times New Roman"/>
                <w:bCs/>
                <w:szCs w:val="24"/>
                <w:lang w:val="en-US"/>
              </w:rPr>
              <w:t xml:space="preserve">Bentuk respons tubuh terhadap infeksi </w:t>
            </w:r>
            <w:r w:rsidR="00FF7EB3">
              <w:rPr>
                <w:rFonts w:eastAsia="Times New Roman" w:cs="Times New Roman"/>
                <w:bCs/>
                <w:szCs w:val="24"/>
                <w:lang w:val="en-US"/>
              </w:rPr>
              <w:t xml:space="preserve">atau iritasi </w:t>
            </w:r>
            <w:r w:rsidR="00A227B4">
              <w:rPr>
                <w:rFonts w:eastAsia="Times New Roman" w:cs="Times New Roman"/>
                <w:bCs/>
                <w:szCs w:val="24"/>
                <w:lang w:val="en-US"/>
              </w:rPr>
              <w:t xml:space="preserve">yang terjadi di </w:t>
            </w:r>
            <w:r>
              <w:rPr>
                <w:rFonts w:eastAsia="Times New Roman" w:cs="Times New Roman"/>
                <w:bCs/>
                <w:szCs w:val="24"/>
                <w:lang w:val="en-US"/>
              </w:rPr>
              <w:t xml:space="preserve">dalam sistem </w:t>
            </w:r>
            <w:r w:rsidR="00A227B4">
              <w:rPr>
                <w:rFonts w:eastAsia="Times New Roman" w:cs="Times New Roman"/>
                <w:bCs/>
                <w:szCs w:val="24"/>
                <w:lang w:val="en-US"/>
              </w:rPr>
              <w:t>pernapasan</w:t>
            </w:r>
          </w:p>
        </w:tc>
      </w:tr>
      <w:tr w:rsidR="00627FF6" w14:paraId="2A495B4A" w14:textId="77777777" w:rsidTr="003047C7">
        <w:trPr>
          <w:trHeight w:val="340"/>
        </w:trPr>
        <w:tc>
          <w:tcPr>
            <w:tcW w:w="846" w:type="dxa"/>
            <w:vAlign w:val="center"/>
          </w:tcPr>
          <w:p w14:paraId="39798DDA" w14:textId="77777777" w:rsidR="00627FF6" w:rsidRPr="00F44437" w:rsidRDefault="00627FF6"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0743C348" w14:textId="2B17F89E" w:rsidR="00627FF6" w:rsidRDefault="00627FF6"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Batuk Kering</w:t>
            </w:r>
          </w:p>
        </w:tc>
        <w:tc>
          <w:tcPr>
            <w:tcW w:w="4249" w:type="dxa"/>
          </w:tcPr>
          <w:p w14:paraId="4DA767E3" w14:textId="6833F866" w:rsidR="00627FF6" w:rsidRDefault="008345AF" w:rsidP="003047C7">
            <w:pPr>
              <w:spacing w:line="276" w:lineRule="auto"/>
              <w:jc w:val="both"/>
              <w:rPr>
                <w:rFonts w:eastAsia="Times New Roman" w:cs="Times New Roman"/>
                <w:bCs/>
                <w:szCs w:val="24"/>
                <w:lang w:val="en-US"/>
              </w:rPr>
            </w:pPr>
            <w:r>
              <w:rPr>
                <w:rFonts w:eastAsia="Times New Roman" w:cs="Times New Roman"/>
                <w:bCs/>
                <w:szCs w:val="24"/>
                <w:lang w:val="en-US"/>
              </w:rPr>
              <w:t>Jenis batuk yang tidak mengandung dahak atau lendir</w:t>
            </w:r>
          </w:p>
        </w:tc>
      </w:tr>
      <w:tr w:rsidR="00C12F5A" w14:paraId="0F61919B" w14:textId="77777777" w:rsidTr="003047C7">
        <w:trPr>
          <w:trHeight w:val="340"/>
        </w:trPr>
        <w:tc>
          <w:tcPr>
            <w:tcW w:w="846" w:type="dxa"/>
            <w:vAlign w:val="center"/>
          </w:tcPr>
          <w:p w14:paraId="07E78CC9" w14:textId="1366E277"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5910AA5F" w14:textId="14F9C37D" w:rsidR="00C12F5A" w:rsidRDefault="004937B9"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Pilek</w:t>
            </w:r>
          </w:p>
        </w:tc>
        <w:tc>
          <w:tcPr>
            <w:tcW w:w="4249" w:type="dxa"/>
          </w:tcPr>
          <w:p w14:paraId="6F64F6EB" w14:textId="6F1508A6" w:rsidR="00C12F5A" w:rsidRDefault="004937B9" w:rsidP="003047C7">
            <w:pPr>
              <w:spacing w:line="276" w:lineRule="auto"/>
              <w:jc w:val="both"/>
              <w:rPr>
                <w:rFonts w:eastAsia="Times New Roman" w:cs="Times New Roman"/>
                <w:bCs/>
                <w:szCs w:val="24"/>
                <w:lang w:val="en-US"/>
              </w:rPr>
            </w:pPr>
            <w:r>
              <w:rPr>
                <w:rFonts w:eastAsia="Times New Roman" w:cs="Times New Roman"/>
                <w:bCs/>
                <w:szCs w:val="24"/>
                <w:lang w:val="en-US"/>
              </w:rPr>
              <w:t>Kondisi saat hidung mengeluarkan lendir yang berlebihan</w:t>
            </w:r>
          </w:p>
        </w:tc>
      </w:tr>
      <w:tr w:rsidR="00A0631B" w14:paraId="5B1F6907" w14:textId="77777777" w:rsidTr="003047C7">
        <w:trPr>
          <w:trHeight w:val="340"/>
        </w:trPr>
        <w:tc>
          <w:tcPr>
            <w:tcW w:w="846" w:type="dxa"/>
            <w:vAlign w:val="center"/>
          </w:tcPr>
          <w:p w14:paraId="45BF9A62" w14:textId="77777777" w:rsidR="00A0631B" w:rsidRPr="00F44437" w:rsidRDefault="00A0631B"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62928DA5" w14:textId="78079480" w:rsidR="00A0631B" w:rsidRDefault="00063CA5"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 xml:space="preserve">Kelelahan </w:t>
            </w:r>
          </w:p>
        </w:tc>
        <w:tc>
          <w:tcPr>
            <w:tcW w:w="4249" w:type="dxa"/>
          </w:tcPr>
          <w:p w14:paraId="2B50F04C" w14:textId="59446B2A" w:rsidR="00A0631B" w:rsidRDefault="00063CA5" w:rsidP="003047C7">
            <w:pPr>
              <w:spacing w:line="276" w:lineRule="auto"/>
              <w:jc w:val="both"/>
              <w:rPr>
                <w:rFonts w:eastAsia="Times New Roman" w:cs="Times New Roman"/>
                <w:bCs/>
                <w:szCs w:val="24"/>
                <w:lang w:val="en-US"/>
              </w:rPr>
            </w:pPr>
            <w:r>
              <w:rPr>
                <w:rFonts w:eastAsia="Times New Roman" w:cs="Times New Roman"/>
                <w:bCs/>
                <w:szCs w:val="24"/>
                <w:lang w:val="en-US"/>
              </w:rPr>
              <w:t>Bentuk respons tubuh terhadap virus yang telah menginfeksi sistem imun</w:t>
            </w:r>
          </w:p>
        </w:tc>
      </w:tr>
      <w:tr w:rsidR="009E7C2A" w14:paraId="4BBB8562" w14:textId="77777777" w:rsidTr="003047C7">
        <w:trPr>
          <w:trHeight w:val="340"/>
        </w:trPr>
        <w:tc>
          <w:tcPr>
            <w:tcW w:w="846" w:type="dxa"/>
            <w:vAlign w:val="center"/>
          </w:tcPr>
          <w:p w14:paraId="50542701" w14:textId="77777777" w:rsidR="009E7C2A" w:rsidRPr="00F44437" w:rsidRDefault="009E7C2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476939D0" w14:textId="7F0353C9" w:rsidR="009E7C2A" w:rsidRDefault="000455EF"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 xml:space="preserve">Sakit </w:t>
            </w:r>
            <w:r w:rsidR="009E7C2A">
              <w:rPr>
                <w:rFonts w:cs="Times New Roman"/>
                <w:color w:val="202124"/>
                <w:szCs w:val="24"/>
                <w:shd w:val="clear" w:color="auto" w:fill="FFFFFF"/>
                <w:lang w:val="en-US"/>
              </w:rPr>
              <w:t>Kepala</w:t>
            </w:r>
          </w:p>
        </w:tc>
        <w:tc>
          <w:tcPr>
            <w:tcW w:w="4249" w:type="dxa"/>
          </w:tcPr>
          <w:p w14:paraId="2ADBC258" w14:textId="63FD973F" w:rsidR="009E7C2A" w:rsidRDefault="001704E0" w:rsidP="003047C7">
            <w:pPr>
              <w:spacing w:line="276" w:lineRule="auto"/>
              <w:jc w:val="both"/>
              <w:rPr>
                <w:rFonts w:eastAsia="Times New Roman" w:cs="Times New Roman"/>
                <w:bCs/>
                <w:szCs w:val="24"/>
                <w:lang w:val="en-US"/>
              </w:rPr>
            </w:pPr>
            <w:r>
              <w:rPr>
                <w:rFonts w:eastAsia="Times New Roman" w:cs="Times New Roman"/>
                <w:bCs/>
                <w:szCs w:val="24"/>
                <w:lang w:val="en-US"/>
              </w:rPr>
              <w:t>Rasa nyeri yang menyerang bagian kepala</w:t>
            </w:r>
          </w:p>
        </w:tc>
      </w:tr>
      <w:tr w:rsidR="00C12F5A" w14:paraId="5990CCFF" w14:textId="77777777" w:rsidTr="003047C7">
        <w:trPr>
          <w:trHeight w:val="340"/>
        </w:trPr>
        <w:tc>
          <w:tcPr>
            <w:tcW w:w="846" w:type="dxa"/>
            <w:vAlign w:val="center"/>
          </w:tcPr>
          <w:p w14:paraId="7B9C26A3" w14:textId="6D0AB390"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30832970" w14:textId="02BE6D19" w:rsidR="00C12F5A" w:rsidRDefault="00C12F5A"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Demam</w:t>
            </w:r>
          </w:p>
        </w:tc>
        <w:tc>
          <w:tcPr>
            <w:tcW w:w="4249" w:type="dxa"/>
          </w:tcPr>
          <w:p w14:paraId="32D968A8" w14:textId="05E1BECF" w:rsidR="00C12F5A" w:rsidRDefault="00C12F5A" w:rsidP="003047C7">
            <w:pPr>
              <w:spacing w:line="276" w:lineRule="auto"/>
              <w:jc w:val="both"/>
              <w:rPr>
                <w:rFonts w:eastAsia="Times New Roman" w:cs="Times New Roman"/>
                <w:bCs/>
                <w:szCs w:val="24"/>
                <w:lang w:val="en-US"/>
              </w:rPr>
            </w:pPr>
            <w:r>
              <w:rPr>
                <w:rFonts w:eastAsia="Times New Roman" w:cs="Times New Roman"/>
                <w:bCs/>
                <w:szCs w:val="24"/>
                <w:lang w:val="en-US"/>
              </w:rPr>
              <w:t xml:space="preserve">Bentuk respons tubuh terhadap Penyakit </w:t>
            </w:r>
          </w:p>
        </w:tc>
      </w:tr>
      <w:tr w:rsidR="00C12F5A" w14:paraId="1F5D6474" w14:textId="77777777" w:rsidTr="003047C7">
        <w:trPr>
          <w:trHeight w:val="340"/>
        </w:trPr>
        <w:tc>
          <w:tcPr>
            <w:tcW w:w="846" w:type="dxa"/>
            <w:vAlign w:val="center"/>
          </w:tcPr>
          <w:p w14:paraId="2A923472" w14:textId="4E978E54"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45F2C94A" w14:textId="2624D01C" w:rsidR="00C12F5A" w:rsidRDefault="001C59A5"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Sesak Napas</w:t>
            </w:r>
          </w:p>
        </w:tc>
        <w:tc>
          <w:tcPr>
            <w:tcW w:w="4249" w:type="dxa"/>
          </w:tcPr>
          <w:p w14:paraId="0E20E77D" w14:textId="68EC4F7D" w:rsidR="00C12F5A" w:rsidRDefault="00BF5984" w:rsidP="003047C7">
            <w:pPr>
              <w:spacing w:line="276" w:lineRule="auto"/>
              <w:jc w:val="both"/>
              <w:rPr>
                <w:rFonts w:eastAsia="Times New Roman" w:cs="Times New Roman"/>
                <w:bCs/>
                <w:szCs w:val="24"/>
                <w:lang w:val="en-US"/>
              </w:rPr>
            </w:pPr>
            <w:r>
              <w:rPr>
                <w:rFonts w:eastAsia="Times New Roman" w:cs="Times New Roman"/>
                <w:bCs/>
                <w:szCs w:val="24"/>
                <w:lang w:val="en-US"/>
              </w:rPr>
              <w:t>Kondisi seseorang mengalami kesusahan dalam bernapas</w:t>
            </w:r>
          </w:p>
        </w:tc>
      </w:tr>
      <w:tr w:rsidR="00C12F5A" w14:paraId="1FCEBE73" w14:textId="77777777" w:rsidTr="003047C7">
        <w:trPr>
          <w:trHeight w:val="340"/>
        </w:trPr>
        <w:tc>
          <w:tcPr>
            <w:tcW w:w="846" w:type="dxa"/>
            <w:vAlign w:val="center"/>
          </w:tcPr>
          <w:p w14:paraId="1D4845D6" w14:textId="273BFF77"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78ABF77C" w14:textId="3D861145" w:rsidR="00C12F5A" w:rsidRDefault="00C12F5A"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Varian</w:t>
            </w:r>
            <w:r w:rsidR="008E1A39">
              <w:rPr>
                <w:rFonts w:cs="Times New Roman"/>
                <w:color w:val="202124"/>
                <w:szCs w:val="24"/>
                <w:shd w:val="clear" w:color="auto" w:fill="FFFFFF"/>
                <w:lang w:val="en-US"/>
              </w:rPr>
              <w:t xml:space="preserve"> Omicron Covid-19</w:t>
            </w:r>
          </w:p>
        </w:tc>
        <w:tc>
          <w:tcPr>
            <w:tcW w:w="4249" w:type="dxa"/>
          </w:tcPr>
          <w:p w14:paraId="78423A98" w14:textId="3DB24CBE" w:rsidR="00C12F5A" w:rsidRDefault="008E1A39" w:rsidP="003047C7">
            <w:pPr>
              <w:spacing w:line="276" w:lineRule="auto"/>
              <w:jc w:val="both"/>
              <w:rPr>
                <w:rFonts w:eastAsia="Times New Roman" w:cs="Times New Roman"/>
                <w:bCs/>
                <w:szCs w:val="24"/>
                <w:lang w:val="en-US"/>
              </w:rPr>
            </w:pPr>
            <w:r>
              <w:rPr>
                <w:rFonts w:eastAsia="Times New Roman" w:cs="Times New Roman"/>
                <w:bCs/>
                <w:szCs w:val="24"/>
                <w:lang w:val="en-US"/>
              </w:rPr>
              <w:t xml:space="preserve">Sebuah varian atau jenis penyakit dari virus Covid-19 </w:t>
            </w:r>
            <w:r w:rsidR="009C38F6">
              <w:rPr>
                <w:rFonts w:eastAsia="Times New Roman" w:cs="Times New Roman"/>
                <w:bCs/>
                <w:szCs w:val="24"/>
                <w:lang w:val="en-US"/>
              </w:rPr>
              <w:t>(</w:t>
            </w:r>
            <w:r w:rsidR="009C38F6">
              <w:rPr>
                <w:rFonts w:eastAsia="Times New Roman" w:cs="Times New Roman"/>
                <w:bCs/>
                <w:i/>
                <w:iCs/>
                <w:szCs w:val="24"/>
                <w:lang w:val="en-US"/>
              </w:rPr>
              <w:t>Variants of Concern</w:t>
            </w:r>
            <w:r w:rsidR="009C38F6">
              <w:rPr>
                <w:rFonts w:eastAsia="Times New Roman" w:cs="Times New Roman"/>
                <w:bCs/>
                <w:szCs w:val="24"/>
                <w:lang w:val="en-US"/>
              </w:rPr>
              <w:t xml:space="preserve">) </w:t>
            </w:r>
            <w:r>
              <w:rPr>
                <w:rFonts w:eastAsia="Times New Roman" w:cs="Times New Roman"/>
                <w:bCs/>
                <w:szCs w:val="24"/>
                <w:lang w:val="en-US"/>
              </w:rPr>
              <w:t xml:space="preserve">dengan tingkat fatalitas </w:t>
            </w:r>
            <w:r w:rsidR="00E403A8">
              <w:rPr>
                <w:rFonts w:eastAsia="Times New Roman" w:cs="Times New Roman"/>
                <w:bCs/>
                <w:szCs w:val="24"/>
                <w:lang w:val="en-US"/>
              </w:rPr>
              <w:t>1,9</w:t>
            </w:r>
            <w:r>
              <w:rPr>
                <w:rFonts w:eastAsia="Times New Roman" w:cs="Times New Roman"/>
                <w:bCs/>
                <w:szCs w:val="24"/>
                <w:lang w:val="en-US"/>
              </w:rPr>
              <w:t>%</w:t>
            </w:r>
          </w:p>
        </w:tc>
      </w:tr>
      <w:tr w:rsidR="00C12F5A" w14:paraId="222E6EAF" w14:textId="77777777" w:rsidTr="003047C7">
        <w:trPr>
          <w:trHeight w:val="340"/>
        </w:trPr>
        <w:tc>
          <w:tcPr>
            <w:tcW w:w="846" w:type="dxa"/>
            <w:vAlign w:val="center"/>
          </w:tcPr>
          <w:p w14:paraId="2C992EA4" w14:textId="43C42EA1"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0B9F1F73" w14:textId="49083889" w:rsidR="00C12F5A" w:rsidRDefault="008E1A39"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 xml:space="preserve">Varian </w:t>
            </w:r>
            <w:r w:rsidR="00C12F5A">
              <w:rPr>
                <w:rFonts w:cs="Times New Roman"/>
                <w:color w:val="202124"/>
                <w:szCs w:val="24"/>
                <w:shd w:val="clear" w:color="auto" w:fill="FFFFFF"/>
                <w:lang w:val="en-US"/>
              </w:rPr>
              <w:t>Delta</w:t>
            </w:r>
            <w:r w:rsidR="00507A0C">
              <w:rPr>
                <w:rFonts w:cs="Times New Roman"/>
                <w:color w:val="202124"/>
                <w:szCs w:val="24"/>
                <w:shd w:val="clear" w:color="auto" w:fill="FFFFFF"/>
                <w:lang w:val="en-US"/>
              </w:rPr>
              <w:t xml:space="preserve"> Covid-19</w:t>
            </w:r>
          </w:p>
        </w:tc>
        <w:tc>
          <w:tcPr>
            <w:tcW w:w="4249" w:type="dxa"/>
          </w:tcPr>
          <w:p w14:paraId="72863865" w14:textId="7C36DF46" w:rsidR="00C12F5A" w:rsidRDefault="00C12F5A" w:rsidP="003047C7">
            <w:pPr>
              <w:spacing w:line="276" w:lineRule="auto"/>
              <w:jc w:val="both"/>
              <w:rPr>
                <w:rFonts w:eastAsia="Times New Roman" w:cs="Times New Roman"/>
                <w:bCs/>
                <w:szCs w:val="24"/>
                <w:lang w:val="en-US"/>
              </w:rPr>
            </w:pPr>
            <w:r>
              <w:rPr>
                <w:rFonts w:eastAsia="Times New Roman" w:cs="Times New Roman"/>
                <w:bCs/>
                <w:szCs w:val="24"/>
                <w:lang w:val="en-US"/>
              </w:rPr>
              <w:t xml:space="preserve">Sebuah varian atau jenis penyakit dari </w:t>
            </w:r>
            <w:r w:rsidR="00507A0C">
              <w:rPr>
                <w:rFonts w:eastAsia="Times New Roman" w:cs="Times New Roman"/>
                <w:bCs/>
                <w:szCs w:val="24"/>
                <w:lang w:val="en-US"/>
              </w:rPr>
              <w:t>virus Covid-19</w:t>
            </w:r>
            <w:r w:rsidR="00247A08">
              <w:rPr>
                <w:rFonts w:eastAsia="Times New Roman" w:cs="Times New Roman"/>
                <w:bCs/>
                <w:szCs w:val="24"/>
                <w:lang w:val="en-US"/>
              </w:rPr>
              <w:t xml:space="preserve"> (</w:t>
            </w:r>
            <w:r w:rsidR="00247A08" w:rsidRPr="00C2182C">
              <w:rPr>
                <w:rFonts w:eastAsia="Times New Roman" w:cs="Times New Roman"/>
                <w:bCs/>
                <w:i/>
                <w:iCs/>
                <w:szCs w:val="24"/>
                <w:lang w:val="en-US"/>
              </w:rPr>
              <w:t>Variants</w:t>
            </w:r>
            <w:r w:rsidR="00247A08">
              <w:rPr>
                <w:rFonts w:eastAsia="Times New Roman" w:cs="Times New Roman"/>
                <w:bCs/>
                <w:szCs w:val="24"/>
                <w:lang w:val="en-US"/>
              </w:rPr>
              <w:t xml:space="preserve"> of Concern)</w:t>
            </w:r>
            <w:r w:rsidR="00507A0C">
              <w:rPr>
                <w:rFonts w:eastAsia="Times New Roman" w:cs="Times New Roman"/>
                <w:bCs/>
                <w:szCs w:val="24"/>
                <w:lang w:val="en-US"/>
              </w:rPr>
              <w:t xml:space="preserve"> dengan tingkat fatalitas</w:t>
            </w:r>
            <w:r w:rsidR="008E1A39">
              <w:rPr>
                <w:rFonts w:eastAsia="Times New Roman" w:cs="Times New Roman"/>
                <w:bCs/>
                <w:szCs w:val="24"/>
                <w:lang w:val="en-US"/>
              </w:rPr>
              <w:t xml:space="preserve"> </w:t>
            </w:r>
            <w:r w:rsidR="00E403A8">
              <w:rPr>
                <w:rFonts w:eastAsia="Times New Roman" w:cs="Times New Roman"/>
                <w:bCs/>
                <w:szCs w:val="24"/>
                <w:lang w:val="en-US"/>
              </w:rPr>
              <w:t>3,4</w:t>
            </w:r>
            <w:r w:rsidR="008E1A39">
              <w:rPr>
                <w:rFonts w:eastAsia="Times New Roman" w:cs="Times New Roman"/>
                <w:bCs/>
                <w:szCs w:val="24"/>
                <w:lang w:val="en-US"/>
              </w:rPr>
              <w:t>%</w:t>
            </w:r>
            <w:r w:rsidR="00507A0C">
              <w:rPr>
                <w:rFonts w:eastAsia="Times New Roman" w:cs="Times New Roman"/>
                <w:bCs/>
                <w:szCs w:val="24"/>
                <w:lang w:val="en-US"/>
              </w:rPr>
              <w:t xml:space="preserve"> </w:t>
            </w:r>
          </w:p>
        </w:tc>
      </w:tr>
      <w:tr w:rsidR="00C12F5A" w14:paraId="61240C18" w14:textId="77777777" w:rsidTr="003047C7">
        <w:trPr>
          <w:trHeight w:val="340"/>
        </w:trPr>
        <w:tc>
          <w:tcPr>
            <w:tcW w:w="846" w:type="dxa"/>
            <w:vAlign w:val="center"/>
          </w:tcPr>
          <w:p w14:paraId="5700DD97" w14:textId="50E4A0B9"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5741DC0C" w14:textId="1CD59631" w:rsidR="00C12F5A" w:rsidRDefault="00C12F5A"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Sakit Tenggorokan</w:t>
            </w:r>
          </w:p>
        </w:tc>
        <w:tc>
          <w:tcPr>
            <w:tcW w:w="4249" w:type="dxa"/>
          </w:tcPr>
          <w:p w14:paraId="14A38B4F" w14:textId="43233338" w:rsidR="00C12F5A" w:rsidRDefault="001704E0" w:rsidP="003047C7">
            <w:pPr>
              <w:spacing w:line="276" w:lineRule="auto"/>
              <w:jc w:val="both"/>
              <w:rPr>
                <w:rFonts w:eastAsia="Times New Roman" w:cs="Times New Roman"/>
                <w:bCs/>
                <w:szCs w:val="24"/>
                <w:lang w:val="en-US"/>
              </w:rPr>
            </w:pPr>
            <w:r>
              <w:rPr>
                <w:rFonts w:eastAsia="Times New Roman" w:cs="Times New Roman"/>
                <w:bCs/>
                <w:szCs w:val="24"/>
                <w:lang w:val="en-US"/>
              </w:rPr>
              <w:t>Rasa nyeri yang menyerang tenggorokan dan susah menelan makanan</w:t>
            </w:r>
          </w:p>
        </w:tc>
      </w:tr>
      <w:tr w:rsidR="00C12F5A" w14:paraId="5B375285" w14:textId="77777777" w:rsidTr="003047C7">
        <w:trPr>
          <w:trHeight w:val="340"/>
        </w:trPr>
        <w:tc>
          <w:tcPr>
            <w:tcW w:w="846" w:type="dxa"/>
            <w:vAlign w:val="center"/>
          </w:tcPr>
          <w:p w14:paraId="307A37ED" w14:textId="77777777" w:rsidR="00C12F5A" w:rsidRPr="00F44437" w:rsidRDefault="00C12F5A" w:rsidP="003047C7">
            <w:pPr>
              <w:pStyle w:val="ListParagraph"/>
              <w:numPr>
                <w:ilvl w:val="0"/>
                <w:numId w:val="9"/>
              </w:numPr>
              <w:spacing w:line="276" w:lineRule="auto"/>
              <w:jc w:val="center"/>
              <w:rPr>
                <w:rFonts w:eastAsia="Times New Roman" w:cs="Times New Roman"/>
                <w:bCs/>
                <w:szCs w:val="24"/>
                <w:lang w:val="en-US"/>
              </w:rPr>
            </w:pPr>
          </w:p>
        </w:tc>
        <w:tc>
          <w:tcPr>
            <w:tcW w:w="2835" w:type="dxa"/>
            <w:vAlign w:val="center"/>
          </w:tcPr>
          <w:p w14:paraId="5BC04A66" w14:textId="4CD48E43" w:rsidR="00C12F5A" w:rsidRDefault="00A0631B" w:rsidP="003047C7">
            <w:pPr>
              <w:spacing w:line="276" w:lineRule="auto"/>
              <w:rPr>
                <w:rFonts w:cs="Times New Roman"/>
                <w:color w:val="202124"/>
                <w:szCs w:val="24"/>
                <w:shd w:val="clear" w:color="auto" w:fill="FFFFFF"/>
                <w:lang w:val="en-US"/>
              </w:rPr>
            </w:pPr>
            <w:r>
              <w:rPr>
                <w:rFonts w:cs="Times New Roman"/>
                <w:color w:val="202124"/>
                <w:szCs w:val="24"/>
                <w:shd w:val="clear" w:color="auto" w:fill="FFFFFF"/>
                <w:lang w:val="en-US"/>
              </w:rPr>
              <w:t>Anosmia</w:t>
            </w:r>
          </w:p>
        </w:tc>
        <w:tc>
          <w:tcPr>
            <w:tcW w:w="4249" w:type="dxa"/>
          </w:tcPr>
          <w:p w14:paraId="7AF319F2" w14:textId="29CD8DC2" w:rsidR="00C12F5A" w:rsidDel="00C12F5A" w:rsidRDefault="00A0631B" w:rsidP="003047C7">
            <w:pPr>
              <w:spacing w:line="276" w:lineRule="auto"/>
              <w:jc w:val="both"/>
              <w:rPr>
                <w:rFonts w:eastAsia="Times New Roman" w:cs="Times New Roman"/>
                <w:bCs/>
                <w:szCs w:val="24"/>
                <w:lang w:val="en-US"/>
              </w:rPr>
            </w:pPr>
            <w:r>
              <w:rPr>
                <w:rFonts w:eastAsia="Times New Roman" w:cs="Times New Roman"/>
                <w:bCs/>
                <w:szCs w:val="24"/>
                <w:lang w:val="en-US"/>
              </w:rPr>
              <w:t xml:space="preserve">Kehilangan kemampuan untuk </w:t>
            </w:r>
            <w:r w:rsidR="008E1A39">
              <w:rPr>
                <w:rFonts w:eastAsia="Times New Roman" w:cs="Times New Roman"/>
                <w:bCs/>
                <w:szCs w:val="24"/>
                <w:lang w:val="en-US"/>
              </w:rPr>
              <w:t xml:space="preserve">mendeteksi </w:t>
            </w:r>
            <w:r w:rsidR="00427300">
              <w:rPr>
                <w:rFonts w:eastAsia="Times New Roman" w:cs="Times New Roman"/>
                <w:bCs/>
                <w:szCs w:val="24"/>
                <w:lang w:val="en-US"/>
              </w:rPr>
              <w:t xml:space="preserve">rasa atau </w:t>
            </w:r>
            <w:r w:rsidR="008E1A39">
              <w:rPr>
                <w:rFonts w:eastAsia="Times New Roman" w:cs="Times New Roman"/>
                <w:bCs/>
                <w:szCs w:val="24"/>
                <w:lang w:val="en-US"/>
              </w:rPr>
              <w:t xml:space="preserve">bau </w:t>
            </w:r>
          </w:p>
        </w:tc>
      </w:tr>
      <w:tr w:rsidR="009E7C2A" w14:paraId="03A8DC17" w14:textId="77777777" w:rsidTr="003047C7">
        <w:trPr>
          <w:trHeight w:val="340"/>
        </w:trPr>
        <w:tc>
          <w:tcPr>
            <w:tcW w:w="846" w:type="dxa"/>
            <w:vAlign w:val="center"/>
          </w:tcPr>
          <w:p w14:paraId="1E0CB07C" w14:textId="18D64B0C" w:rsidR="009E7C2A" w:rsidRPr="00F44437" w:rsidRDefault="009E7C2A" w:rsidP="003047C7">
            <w:pPr>
              <w:pStyle w:val="ListParagraph"/>
              <w:numPr>
                <w:ilvl w:val="0"/>
                <w:numId w:val="9"/>
              </w:numPr>
              <w:spacing w:line="276" w:lineRule="auto"/>
              <w:jc w:val="center"/>
              <w:rPr>
                <w:rFonts w:eastAsia="Times New Roman" w:cs="Times New Roman"/>
                <w:bCs/>
                <w:szCs w:val="24"/>
                <w:lang w:val="en-US"/>
              </w:rPr>
            </w:pPr>
          </w:p>
        </w:tc>
        <w:tc>
          <w:tcPr>
            <w:tcW w:w="2835" w:type="dxa"/>
          </w:tcPr>
          <w:p w14:paraId="67DB3885" w14:textId="09138B31" w:rsidR="009E7C2A" w:rsidRDefault="009E7C2A" w:rsidP="003047C7">
            <w:pPr>
              <w:spacing w:line="276" w:lineRule="auto"/>
              <w:jc w:val="both"/>
              <w:rPr>
                <w:rFonts w:cs="Times New Roman"/>
                <w:color w:val="202124"/>
                <w:szCs w:val="24"/>
                <w:shd w:val="clear" w:color="auto" w:fill="FFFFFF"/>
                <w:lang w:val="en-US"/>
              </w:rPr>
            </w:pPr>
            <w:r>
              <w:rPr>
                <w:rFonts w:cs="Times New Roman"/>
                <w:color w:val="202124"/>
                <w:szCs w:val="24"/>
                <w:shd w:val="clear" w:color="auto" w:fill="FFFFFF"/>
                <w:lang w:val="en-US"/>
              </w:rPr>
              <w:t>Diare</w:t>
            </w:r>
          </w:p>
        </w:tc>
        <w:tc>
          <w:tcPr>
            <w:tcW w:w="4249" w:type="dxa"/>
          </w:tcPr>
          <w:p w14:paraId="60143E5A" w14:textId="0EE1C1C9" w:rsidR="009E7C2A" w:rsidRDefault="00F53FCD" w:rsidP="003047C7">
            <w:pPr>
              <w:spacing w:line="276" w:lineRule="auto"/>
              <w:jc w:val="both"/>
              <w:rPr>
                <w:rFonts w:eastAsia="Times New Roman" w:cs="Times New Roman"/>
                <w:bCs/>
                <w:szCs w:val="24"/>
                <w:lang w:val="en-US"/>
              </w:rPr>
            </w:pPr>
            <w:r>
              <w:rPr>
                <w:rFonts w:eastAsia="Times New Roman" w:cs="Times New Roman"/>
                <w:bCs/>
                <w:szCs w:val="24"/>
                <w:lang w:val="en-US"/>
              </w:rPr>
              <w:t>Buang air besar encer dan berulang</w:t>
            </w:r>
          </w:p>
        </w:tc>
      </w:tr>
      <w:bookmarkEnd w:id="257"/>
    </w:tbl>
    <w:p w14:paraId="5A27056C" w14:textId="77777777" w:rsidR="00F32712" w:rsidRDefault="00F32712" w:rsidP="0077059C">
      <w:pPr>
        <w:spacing w:line="360" w:lineRule="auto"/>
        <w:jc w:val="both"/>
        <w:rPr>
          <w:rFonts w:eastAsia="Times New Roman" w:cs="Times New Roman"/>
          <w:bCs/>
          <w:szCs w:val="24"/>
          <w:lang w:val="en-US"/>
        </w:rPr>
      </w:pPr>
    </w:p>
    <w:p w14:paraId="414610F1" w14:textId="2303BC7B" w:rsidR="00C73B8B" w:rsidRDefault="00C73B8B" w:rsidP="006F3A86">
      <w:pPr>
        <w:pStyle w:val="Heading2"/>
      </w:pPr>
      <w:bookmarkStart w:id="258" w:name="_Toc139379664"/>
      <w:r w:rsidRPr="00C73B8B">
        <w:rPr>
          <w:lang w:val="en-US"/>
        </w:rPr>
        <w:t>Tahapan Penelitian</w:t>
      </w:r>
      <w:bookmarkEnd w:id="258"/>
    </w:p>
    <w:p w14:paraId="53B67C99" w14:textId="77777777" w:rsidR="00C73B8B" w:rsidRDefault="00C73B8B" w:rsidP="0077059C">
      <w:pPr>
        <w:spacing w:line="360" w:lineRule="auto"/>
        <w:jc w:val="both"/>
        <w:rPr>
          <w:rFonts w:eastAsia="Times New Roman" w:cs="Times New Roman"/>
          <w:bCs/>
          <w:szCs w:val="24"/>
          <w:lang w:val="en-US"/>
        </w:rPr>
      </w:pPr>
      <w:r>
        <w:rPr>
          <w:rFonts w:eastAsia="Times New Roman" w:cs="Times New Roman"/>
          <w:b/>
          <w:szCs w:val="24"/>
          <w:lang w:val="en-US"/>
        </w:rPr>
        <w:tab/>
      </w:r>
      <w:bookmarkStart w:id="259" w:name="_Hlk148655656"/>
      <w:r>
        <w:rPr>
          <w:rFonts w:eastAsia="Times New Roman" w:cs="Times New Roman"/>
          <w:bCs/>
          <w:szCs w:val="24"/>
          <w:lang w:val="en-US"/>
        </w:rPr>
        <w:t>Penelitian ini memiliki beberapa tahapan yang dapat dilihat pada Gambar di bawah ini.</w:t>
      </w:r>
    </w:p>
    <w:bookmarkEnd w:id="259"/>
    <w:p w14:paraId="3B46E1F0" w14:textId="77777777" w:rsidR="0077059C" w:rsidRDefault="00C73B8B" w:rsidP="0077059C">
      <w:pPr>
        <w:spacing w:line="360" w:lineRule="auto"/>
        <w:jc w:val="both"/>
        <w:rPr>
          <w:rFonts w:eastAsia="Times New Roman" w:cs="Times New Roman"/>
          <w:b/>
          <w:szCs w:val="24"/>
        </w:rPr>
      </w:pPr>
      <w:r>
        <w:rPr>
          <w:rFonts w:eastAsia="Times New Roman" w:cs="Times New Roman"/>
          <w:b/>
          <w:noProof/>
          <w:szCs w:val="24"/>
        </w:rPr>
        <w:lastRenderedPageBreak/>
        <mc:AlternateContent>
          <mc:Choice Requires="wpc">
            <w:drawing>
              <wp:inline distT="0" distB="0" distL="0" distR="0" wp14:anchorId="0B9F9758" wp14:editId="7C575ED1">
                <wp:extent cx="4920419" cy="2870451"/>
                <wp:effectExtent l="19050" t="0" r="52070" b="2540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solidFill>
                        </a:ln>
                      </wpc:whole>
                      <wps:wsp>
                        <wps:cNvPr id="4" name="Flowchart: Terminator 4"/>
                        <wps:cNvSpPr/>
                        <wps:spPr>
                          <a:xfrm>
                            <a:off x="35999" y="449580"/>
                            <a:ext cx="853440" cy="339115"/>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0785C123" w14:textId="688B69D7" w:rsidR="00506AA9" w:rsidRPr="00C73B8B" w:rsidRDefault="00506AA9" w:rsidP="00C73B8B">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1270439" y="182880"/>
                            <a:ext cx="960120" cy="864108"/>
                          </a:xfrm>
                          <a:prstGeom prst="roundRect">
                            <a:avLst>
                              <a:gd name="adj" fmla="val 18160"/>
                            </a:avLst>
                          </a:prstGeom>
                          <a:ln w="9525"/>
                        </wps:spPr>
                        <wps:style>
                          <a:lnRef idx="1">
                            <a:schemeClr val="accent1"/>
                          </a:lnRef>
                          <a:fillRef idx="3">
                            <a:schemeClr val="accent1"/>
                          </a:fillRef>
                          <a:effectRef idx="2">
                            <a:schemeClr val="accent1"/>
                          </a:effectRef>
                          <a:fontRef idx="minor">
                            <a:schemeClr val="lt1"/>
                          </a:fontRef>
                        </wps:style>
                        <wps:txbx>
                          <w:txbxContent>
                            <w:p w14:paraId="2451740A" w14:textId="610F32FF" w:rsidR="00506AA9" w:rsidRPr="00C73B8B" w:rsidRDefault="00506AA9" w:rsidP="00C73B8B">
                              <w:pPr>
                                <w:jc w:val="center"/>
                                <w:rPr>
                                  <w:i/>
                                  <w:iCs/>
                                  <w:lang w:val="en-US"/>
                                </w:rPr>
                              </w:pPr>
                              <w:r>
                                <w:rPr>
                                  <w:lang w:val="en-US"/>
                                </w:rPr>
                                <w:t xml:space="preserve">Akuisisi </w:t>
                              </w:r>
                              <w:r>
                                <w:rPr>
                                  <w:i/>
                                  <w:iCs/>
                                  <w:lang w:val="en-US"/>
                                </w:rPr>
                                <w:t>Tweet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2616299" y="182882"/>
                            <a:ext cx="970620" cy="873331"/>
                          </a:xfrm>
                          <a:prstGeom prst="roundRect">
                            <a:avLst>
                              <a:gd name="adj" fmla="val 18160"/>
                            </a:avLst>
                          </a:prstGeom>
                          <a:ln w="9525"/>
                        </wps:spPr>
                        <wps:style>
                          <a:lnRef idx="1">
                            <a:schemeClr val="accent1"/>
                          </a:lnRef>
                          <a:fillRef idx="3">
                            <a:schemeClr val="accent1"/>
                          </a:fillRef>
                          <a:effectRef idx="2">
                            <a:schemeClr val="accent1"/>
                          </a:effectRef>
                          <a:fontRef idx="minor">
                            <a:schemeClr val="lt1"/>
                          </a:fontRef>
                        </wps:style>
                        <wps:txbx>
                          <w:txbxContent>
                            <w:p w14:paraId="493C70DC" w14:textId="07BD4CB5" w:rsidR="00506AA9" w:rsidRDefault="00506AA9" w:rsidP="00C73B8B">
                              <w:pPr>
                                <w:jc w:val="center"/>
                                <w:rPr>
                                  <w:szCs w:val="24"/>
                                </w:rPr>
                              </w:pPr>
                              <w:r>
                                <w:rPr>
                                  <w:lang w:val="en-US"/>
                                </w:rPr>
                                <w:t>Praproses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Flowchart: Data 9"/>
                        <wps:cNvSpPr/>
                        <wps:spPr>
                          <a:xfrm>
                            <a:off x="3853180" y="68580"/>
                            <a:ext cx="1066800" cy="1097280"/>
                          </a:xfrm>
                          <a:prstGeom prst="flowChartInputOutput">
                            <a:avLst/>
                          </a:prstGeom>
                        </wps:spPr>
                        <wps:style>
                          <a:lnRef idx="1">
                            <a:schemeClr val="accent1"/>
                          </a:lnRef>
                          <a:fillRef idx="3">
                            <a:schemeClr val="accent1"/>
                          </a:fillRef>
                          <a:effectRef idx="2">
                            <a:schemeClr val="accent1"/>
                          </a:effectRef>
                          <a:fontRef idx="minor">
                            <a:schemeClr val="lt1"/>
                          </a:fontRef>
                        </wps:style>
                        <wps:txbx>
                          <w:txbxContent>
                            <w:p w14:paraId="13C8BAC9" w14:textId="5CA551D0" w:rsidR="00506AA9" w:rsidRPr="00C73B8B" w:rsidRDefault="00506AA9" w:rsidP="00C73B8B">
                              <w:pPr>
                                <w:jc w:val="center"/>
                                <w:rPr>
                                  <w:lang w:val="en-US"/>
                                </w:rPr>
                              </w:pPr>
                              <w:r>
                                <w:rPr>
                                  <w:lang w:val="en-US"/>
                                </w:rPr>
                                <w:t>Hasil Praproses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853179" y="1796848"/>
                            <a:ext cx="1045454" cy="894578"/>
                          </a:xfrm>
                          <a:prstGeom prst="roundRect">
                            <a:avLst>
                              <a:gd name="adj" fmla="val 18160"/>
                            </a:avLst>
                          </a:prstGeom>
                          <a:ln w="9525"/>
                        </wps:spPr>
                        <wps:style>
                          <a:lnRef idx="1">
                            <a:schemeClr val="accent1"/>
                          </a:lnRef>
                          <a:fillRef idx="3">
                            <a:schemeClr val="accent1"/>
                          </a:fillRef>
                          <a:effectRef idx="2">
                            <a:schemeClr val="accent1"/>
                          </a:effectRef>
                          <a:fontRef idx="minor">
                            <a:schemeClr val="lt1"/>
                          </a:fontRef>
                        </wps:style>
                        <wps:txbx>
                          <w:txbxContent>
                            <w:p w14:paraId="389D0BD4" w14:textId="56509437" w:rsidR="00506AA9" w:rsidRPr="00363A7B" w:rsidRDefault="00506AA9" w:rsidP="00C73B8B">
                              <w:pPr>
                                <w:jc w:val="center"/>
                              </w:pPr>
                              <w:r w:rsidRPr="00363A7B">
                                <w:rPr>
                                  <w:sz w:val="20"/>
                                  <w:szCs w:val="20"/>
                                  <w:lang w:val="en-US"/>
                                </w:rPr>
                                <w:t>Klasterisasi DBSCAN dan OPTICS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2616639" y="1810680"/>
                            <a:ext cx="970280" cy="873125"/>
                          </a:xfrm>
                          <a:prstGeom prst="roundRect">
                            <a:avLst>
                              <a:gd name="adj" fmla="val 18160"/>
                            </a:avLst>
                          </a:prstGeom>
                          <a:ln w="9525"/>
                        </wps:spPr>
                        <wps:style>
                          <a:lnRef idx="1">
                            <a:schemeClr val="accent1"/>
                          </a:lnRef>
                          <a:fillRef idx="3">
                            <a:schemeClr val="accent1"/>
                          </a:fillRef>
                          <a:effectRef idx="2">
                            <a:schemeClr val="accent1"/>
                          </a:effectRef>
                          <a:fontRef idx="minor">
                            <a:schemeClr val="lt1"/>
                          </a:fontRef>
                        </wps:style>
                        <wps:txbx>
                          <w:txbxContent>
                            <w:p w14:paraId="6ABF9E6D" w14:textId="134E06E3" w:rsidR="00506AA9" w:rsidRDefault="00506AA9" w:rsidP="00C73B8B">
                              <w:pPr>
                                <w:jc w:val="center"/>
                                <w:rPr>
                                  <w:szCs w:val="24"/>
                                </w:rPr>
                              </w:pPr>
                              <w:r>
                                <w:rPr>
                                  <w:lang w:val="en-US"/>
                                </w:rPr>
                                <w:t>Evaluasi Hasil Analisis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1282799" y="1818300"/>
                            <a:ext cx="970280" cy="873125"/>
                          </a:xfrm>
                          <a:prstGeom prst="roundRect">
                            <a:avLst>
                              <a:gd name="adj" fmla="val 18160"/>
                            </a:avLst>
                          </a:prstGeom>
                          <a:ln w="9525"/>
                        </wps:spPr>
                        <wps:style>
                          <a:lnRef idx="1">
                            <a:schemeClr val="accent1"/>
                          </a:lnRef>
                          <a:fillRef idx="3">
                            <a:schemeClr val="accent1"/>
                          </a:fillRef>
                          <a:effectRef idx="2">
                            <a:schemeClr val="accent1"/>
                          </a:effectRef>
                          <a:fontRef idx="minor">
                            <a:schemeClr val="lt1"/>
                          </a:fontRef>
                        </wps:style>
                        <wps:txbx>
                          <w:txbxContent>
                            <w:p w14:paraId="59600EC9" w14:textId="604675FD" w:rsidR="00506AA9" w:rsidRDefault="00506AA9" w:rsidP="00C73B8B">
                              <w:pPr>
                                <w:jc w:val="center"/>
                                <w:rPr>
                                  <w:szCs w:val="24"/>
                                </w:rPr>
                              </w:pPr>
                              <w:r>
                                <w:rPr>
                                  <w:lang w:val="en-US"/>
                                </w:rPr>
                                <w:t>Geovisualisasi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Terminator 13"/>
                        <wps:cNvSpPr/>
                        <wps:spPr>
                          <a:xfrm>
                            <a:off x="94079" y="2085000"/>
                            <a:ext cx="853440" cy="339090"/>
                          </a:xfrm>
                          <a:prstGeom prst="flowChartTerminator">
                            <a:avLst/>
                          </a:prstGeom>
                        </wps:spPr>
                        <wps:style>
                          <a:lnRef idx="1">
                            <a:schemeClr val="accent1"/>
                          </a:lnRef>
                          <a:fillRef idx="3">
                            <a:schemeClr val="accent1"/>
                          </a:fillRef>
                          <a:effectRef idx="2">
                            <a:schemeClr val="accent1"/>
                          </a:effectRef>
                          <a:fontRef idx="minor">
                            <a:schemeClr val="lt1"/>
                          </a:fontRef>
                        </wps:style>
                        <wps:txbx>
                          <w:txbxContent>
                            <w:p w14:paraId="51A63EE3" w14:textId="3187AD4D" w:rsidR="00506AA9" w:rsidRDefault="00506AA9" w:rsidP="00C73B8B">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a:stCxn id="4" idx="3"/>
                          <a:endCxn id="7" idx="1"/>
                        </wps:cNvCnPr>
                        <wps:spPr>
                          <a:xfrm flipV="1">
                            <a:off x="889360" y="614880"/>
                            <a:ext cx="380966" cy="420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5" name="Straight Arrow Connector 15"/>
                        <wps:cNvCnPr>
                          <a:stCxn id="7" idx="3"/>
                          <a:endCxn id="8" idx="1"/>
                        </wps:cNvCnPr>
                        <wps:spPr>
                          <a:xfrm>
                            <a:off x="2230559" y="614934"/>
                            <a:ext cx="385740" cy="461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 name="Straight Arrow Connector 17"/>
                        <wps:cNvCnPr>
                          <a:stCxn id="8" idx="3"/>
                          <a:endCxn id="9" idx="2"/>
                        </wps:cNvCnPr>
                        <wps:spPr>
                          <a:xfrm flipV="1">
                            <a:off x="3586919" y="617220"/>
                            <a:ext cx="372941" cy="23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a:stCxn id="9" idx="4"/>
                          <a:endCxn id="10" idx="0"/>
                        </wps:cNvCnPr>
                        <wps:spPr>
                          <a:xfrm flipH="1">
                            <a:off x="4375906" y="1165860"/>
                            <a:ext cx="10674" cy="63098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a:stCxn id="10" idx="1"/>
                          <a:endCxn id="11" idx="3"/>
                        </wps:cNvCnPr>
                        <wps:spPr>
                          <a:xfrm flipH="1">
                            <a:off x="3586919" y="2244137"/>
                            <a:ext cx="266260" cy="310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1" name="Straight Arrow Connector 21"/>
                        <wps:cNvCnPr>
                          <a:stCxn id="11" idx="1"/>
                          <a:endCxn id="12" idx="3"/>
                        </wps:cNvCnPr>
                        <wps:spPr>
                          <a:xfrm flipH="1">
                            <a:off x="2252878" y="2247047"/>
                            <a:ext cx="363528" cy="76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2" name="Straight Arrow Connector 22"/>
                        <wps:cNvCnPr>
                          <a:stCxn id="12" idx="1"/>
                          <a:endCxn id="13" idx="3"/>
                        </wps:cNvCnPr>
                        <wps:spPr>
                          <a:xfrm flipH="1" flipV="1">
                            <a:off x="947519" y="2254545"/>
                            <a:ext cx="335280" cy="3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0B9F9758" id="Canvas 3" o:spid="_x0000_s1027" editas="canvas" style="width:387.45pt;height:226pt;mso-position-horizontal-relative:char;mso-position-vertical-relative:line" coordsize="49199,2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199;height:28702;visibility:visible;mso-wrap-style:square" filled="t" stroked="t" strokecolor="white [3212]">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4" o:spid="_x0000_s1029" type="#_x0000_t116" style="position:absolute;left:359;top:4495;width:8535;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" fillcolor="#4f81bd [3204]" strokecolor="#4579b8 [3044]">
                  <v:fill color2="#a7bfde [1620]" rotate="t" angle="180" focus="100%" type="gradient">
                    <o:fill v:ext="view" type="gradientUnscaled"/>
                  </v:fill>
                  <v:shadow on="t" color="black" opacity="22937f" origin=",.5" offset="0,.63889mm"/>
                  <v:textbox>
                    <w:txbxContent>
                      <w:p w14:paraId="0785C123" w14:textId="688B69D7" w:rsidR="00506AA9" w:rsidRPr="00C73B8B" w:rsidRDefault="00506AA9" w:rsidP="00C73B8B">
                        <w:pPr>
                          <w:jc w:val="center"/>
                          <w:rPr>
                            <w:lang w:val="en-US"/>
                          </w:rPr>
                        </w:pPr>
                        <w:r>
                          <w:rPr>
                            <w:lang w:val="en-US"/>
                          </w:rPr>
                          <w:t>Mulai</w:t>
                        </w:r>
                      </w:p>
                    </w:txbxContent>
                  </v:textbox>
                </v:shape>
                <v:roundrect id="Rectangle: Rounded Corners 7" o:spid="_x0000_s1030" style="position:absolute;left:12704;top:1828;width:9601;height:8641;visibility:visible;mso-wrap-style:square;v-text-anchor:middle" arcsize="119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textbox>
                    <w:txbxContent>
                      <w:p w14:paraId="2451740A" w14:textId="610F32FF" w:rsidR="00506AA9" w:rsidRPr="00C73B8B" w:rsidRDefault="00506AA9" w:rsidP="00C73B8B">
                        <w:pPr>
                          <w:jc w:val="center"/>
                          <w:rPr>
                            <w:i/>
                            <w:iCs/>
                            <w:lang w:val="en-US"/>
                          </w:rPr>
                        </w:pPr>
                        <w:r>
                          <w:rPr>
                            <w:lang w:val="en-US"/>
                          </w:rPr>
                          <w:t xml:space="preserve">Akuisisi </w:t>
                        </w:r>
                        <w:r>
                          <w:rPr>
                            <w:i/>
                            <w:iCs/>
                            <w:lang w:val="en-US"/>
                          </w:rPr>
                          <w:t>Tweet</w:t>
                        </w:r>
                      </w:p>
                    </w:txbxContent>
                  </v:textbox>
                </v:roundrect>
                <v:roundrect id="Rectangle: Rounded Corners 8" o:spid="_x0000_s1031" style="position:absolute;left:26162;top:1828;width:9707;height:8734;visibility:visible;mso-wrap-style:square;v-text-anchor:middle" arcsize="119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" fillcolor="#4f81bd [3204]" strokecolor="#4579b8 [3044]">
                  <v:fill color2="#a7bfde [1620]" rotate="t" angle="180" focus="100%" type="gradient">
                    <o:fill v:ext="view" type="gradientUnscaled"/>
                  </v:fill>
                  <v:shadow on="t" color="black" opacity="22937f" origin=",.5" offset="0,.63889mm"/>
                  <v:textbox>
                    <w:txbxContent>
                      <w:p w14:paraId="493C70DC" w14:textId="07BD4CB5" w:rsidR="00506AA9" w:rsidRDefault="00506AA9" w:rsidP="00C73B8B">
                        <w:pPr>
                          <w:jc w:val="center"/>
                          <w:rPr>
                            <w:szCs w:val="24"/>
                          </w:rPr>
                        </w:pPr>
                        <w:r>
                          <w:rPr>
                            <w:lang w:val="en-US"/>
                          </w:rPr>
                          <w:t>Praproses Data</w:t>
                        </w:r>
                      </w:p>
                    </w:txbxContent>
                  </v:textbox>
                </v:round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9" o:spid="_x0000_s1032" type="#_x0000_t111" style="position:absolute;left:38531;top:685;width:10668;height:10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13C8BAC9" w14:textId="5CA551D0" w:rsidR="00506AA9" w:rsidRPr="00C73B8B" w:rsidRDefault="00506AA9" w:rsidP="00C73B8B">
                        <w:pPr>
                          <w:jc w:val="center"/>
                          <w:rPr>
                            <w:lang w:val="en-US"/>
                          </w:rPr>
                        </w:pPr>
                        <w:r>
                          <w:rPr>
                            <w:lang w:val="en-US"/>
                          </w:rPr>
                          <w:t>Hasil Praproses</w:t>
                        </w:r>
                      </w:p>
                    </w:txbxContent>
                  </v:textbox>
                </v:shape>
                <v:roundrect id="Rectangle: Rounded Corners 10" o:spid="_x0000_s1033" style="position:absolute;left:38531;top:17968;width:10455;height:8946;visibility:visible;mso-wrap-style:square;v-text-anchor:middle" arcsize="119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" fillcolor="#4f81bd [3204]" strokecolor="#4579b8 [3044]">
                  <v:fill color2="#a7bfde [1620]" rotate="t" angle="180" focus="100%" type="gradient">
                    <o:fill v:ext="view" type="gradientUnscaled"/>
                  </v:fill>
                  <v:shadow on="t" color="black" opacity="22937f" origin=",.5" offset="0,.63889mm"/>
                  <v:textbox>
                    <w:txbxContent>
                      <w:p w14:paraId="389D0BD4" w14:textId="56509437" w:rsidR="00506AA9" w:rsidRPr="00363A7B" w:rsidRDefault="00506AA9" w:rsidP="00C73B8B">
                        <w:pPr>
                          <w:jc w:val="center"/>
                        </w:pPr>
                        <w:r w:rsidRPr="00363A7B">
                          <w:rPr>
                            <w:sz w:val="20"/>
                            <w:szCs w:val="20"/>
                            <w:lang w:val="en-US"/>
                          </w:rPr>
                          <w:t>Klasterisasi DBSCAN dan OPTICS</w:t>
                        </w:r>
                      </w:p>
                    </w:txbxContent>
                  </v:textbox>
                </v:roundrect>
                <v:roundrect id="Rectangle: Rounded Corners 11" o:spid="_x0000_s1034" style="position:absolute;left:26166;top:18106;width:9703;height:8732;visibility:visible;mso-wrap-style:square;v-text-anchor:middle" arcsize="119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6ABF9E6D" w14:textId="134E06E3" w:rsidR="00506AA9" w:rsidRDefault="00506AA9" w:rsidP="00C73B8B">
                        <w:pPr>
                          <w:jc w:val="center"/>
                          <w:rPr>
                            <w:szCs w:val="24"/>
                          </w:rPr>
                        </w:pPr>
                        <w:r>
                          <w:rPr>
                            <w:lang w:val="en-US"/>
                          </w:rPr>
                          <w:t>Evaluasi Hasil Analisis</w:t>
                        </w:r>
                      </w:p>
                    </w:txbxContent>
                  </v:textbox>
                </v:roundrect>
                <v:roundrect id="Rectangle: Rounded Corners 12" o:spid="_x0000_s1035" style="position:absolute;left:12827;top:18183;width:9703;height:8731;visibility:visible;mso-wrap-style:square;v-text-anchor:middle" arcsize="119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" fillcolor="#4f81bd [3204]" strokecolor="#4579b8 [3044]">
                  <v:fill color2="#a7bfde [1620]" rotate="t" angle="180" focus="100%" type="gradient">
                    <o:fill v:ext="view" type="gradientUnscaled"/>
                  </v:fill>
                  <v:shadow on="t" color="black" opacity="22937f" origin=",.5" offset="0,.63889mm"/>
                  <v:textbox>
                    <w:txbxContent>
                      <w:p w14:paraId="59600EC9" w14:textId="604675FD" w:rsidR="00506AA9" w:rsidRDefault="00506AA9" w:rsidP="00C73B8B">
                        <w:pPr>
                          <w:jc w:val="center"/>
                          <w:rPr>
                            <w:szCs w:val="24"/>
                          </w:rPr>
                        </w:pPr>
                        <w:r>
                          <w:rPr>
                            <w:lang w:val="en-US"/>
                          </w:rPr>
                          <w:t>Geovisualisasi</w:t>
                        </w:r>
                      </w:p>
                    </w:txbxContent>
                  </v:textbox>
                </v:roundrect>
                <v:shape id="Flowchart: Terminator 13" o:spid="_x0000_s1036" type="#_x0000_t116" style="position:absolute;left:940;top:20850;width:8535;height:3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" fillcolor="#4f81bd [3204]" strokecolor="#4579b8 [3044]">
                  <v:fill color2="#a7bfde [1620]" rotate="t" angle="180" focus="100%" type="gradient">
                    <o:fill v:ext="view" type="gradientUnscaled"/>
                  </v:fill>
                  <v:shadow on="t" color="black" opacity="22937f" origin=",.5" offset="0,.63889mm"/>
                  <v:textbox>
                    <w:txbxContent>
                      <w:p w14:paraId="51A63EE3" w14:textId="3187AD4D" w:rsidR="00506AA9" w:rsidRDefault="00506AA9" w:rsidP="00C73B8B">
                        <w:pPr>
                          <w:jc w:val="center"/>
                          <w:rPr>
                            <w:szCs w:val="24"/>
                          </w:rPr>
                        </w:pPr>
                        <w:r>
                          <w:rPr>
                            <w:lang w:val="en-US"/>
                          </w:rPr>
                          <w:t>Selesai</w:t>
                        </w:r>
                      </w:p>
                    </w:txbxContent>
                  </v:textbox>
                </v:shape>
                <v:shapetype id="_x0000_t32" coordsize="21600,21600" o:spt="32" o:oned="t" path="m,l21600,21600e" filled="f">
                  <v:path arrowok="t" fillok="f" o:connecttype="none"/>
                  <o:lock v:ext="edit" shapetype="t"/>
                </v:shapetype>
                <v:shape id="Straight Arrow Connector 14" o:spid="_x0000_s1037" type="#_x0000_t32" style="position:absolute;left:8893;top:6148;width:3810;height: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" strokecolor="#4f81bd [3204]" strokeweight="2pt">
                  <v:stroke endarrow="block"/>
                  <v:shadow on="t" color="black" opacity="24903f" origin=",.5" offset="0,.55556mm"/>
                </v:shape>
                <v:shape id="Straight Arrow Connector 15" o:spid="_x0000_s1038" type="#_x0000_t32" style="position:absolute;left:22305;top:6149;width:3857;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" strokecolor="#4f81bd [3204]" strokeweight="2pt">
                  <v:stroke endarrow="block"/>
                  <v:shadow on="t" color="black" opacity="24903f" origin=",.5" offset="0,.55556mm"/>
                </v:shape>
                <v:shape id="Straight Arrow Connector 17" o:spid="_x0000_s1039" type="#_x0000_t32" style="position:absolute;left:35869;top:6172;width:3729;height: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" strokecolor="#4f81bd [3204]" strokeweight="2pt">
                  <v:stroke endarrow="block"/>
                  <v:shadow on="t" color="black" opacity="24903f" origin=",.5" offset="0,.55556mm"/>
                </v:shape>
                <v:shape id="Straight Arrow Connector 19" o:spid="_x0000_s1040" type="#_x0000_t32" style="position:absolute;left:43759;top:11658;width:106;height:6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" strokecolor="#4f81bd [3204]" strokeweight="2pt">
                  <v:stroke endarrow="block"/>
                  <v:shadow on="t" color="black" opacity="24903f" origin=",.5" offset="0,.55556mm"/>
                </v:shape>
                <v:shape id="Straight Arrow Connector 20" o:spid="_x0000_s1041" type="#_x0000_t32" style="position:absolute;left:35869;top:22441;width:2662;height: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" strokecolor="#4f81bd [3204]" strokeweight="2pt">
                  <v:stroke endarrow="block"/>
                  <v:shadow on="t" color="black" opacity="24903f" origin=",.5" offset="0,.55556mm"/>
                </v:shape>
                <v:shape id="Straight Arrow Connector 21" o:spid="_x0000_s1042" type="#_x0000_t32" style="position:absolute;left:22528;top:22470;width:363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" strokecolor="#4f81bd [3204]" strokeweight="2pt">
                  <v:stroke endarrow="block"/>
                  <v:shadow on="t" color="black" opacity="24903f" origin=",.5" offset="0,.55556mm"/>
                </v:shape>
                <v:shape id="Straight Arrow Connector 22" o:spid="_x0000_s1043" type="#_x0000_t32" style="position:absolute;left:9475;top:22545;width:3352;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" strokecolor="#4f81bd [3204]" strokeweight="2pt">
                  <v:stroke endarrow="block"/>
                  <v:shadow on="t" color="black" opacity="24903f" origin=",.5" offset="0,.55556mm"/>
                </v:shape>
                <w10:anchorlock/>
              </v:group>
            </w:pict>
          </mc:Fallback>
        </mc:AlternateContent>
      </w:r>
    </w:p>
    <w:p w14:paraId="788234FD" w14:textId="77777777" w:rsidR="0077059C" w:rsidRDefault="0077059C" w:rsidP="0077059C">
      <w:pPr>
        <w:spacing w:line="360" w:lineRule="auto"/>
        <w:jc w:val="both"/>
        <w:rPr>
          <w:rFonts w:eastAsia="Times New Roman" w:cs="Times New Roman"/>
          <w:b/>
          <w:szCs w:val="24"/>
        </w:rPr>
      </w:pPr>
    </w:p>
    <w:p w14:paraId="26B316ED" w14:textId="28132141" w:rsidR="007F2186" w:rsidRDefault="0077059C" w:rsidP="006F3A86">
      <w:pPr>
        <w:pStyle w:val="Heading3"/>
        <w:rPr>
          <w:i/>
          <w:iCs/>
          <w:lang w:val="en-US"/>
        </w:rPr>
      </w:pPr>
      <w:bookmarkStart w:id="260" w:name="_Toc139379665"/>
      <w:r>
        <w:rPr>
          <w:lang w:val="en-US"/>
        </w:rPr>
        <w:t xml:space="preserve">Akuisisi </w:t>
      </w:r>
      <w:r>
        <w:rPr>
          <w:i/>
          <w:iCs/>
          <w:lang w:val="en-US"/>
        </w:rPr>
        <w:t>Tweet</w:t>
      </w:r>
      <w:bookmarkEnd w:id="260"/>
    </w:p>
    <w:p w14:paraId="3F5E42F6" w14:textId="6FCD70F9" w:rsidR="007F2186" w:rsidRDefault="007F2186" w:rsidP="00B64BD7">
      <w:pPr>
        <w:spacing w:line="360" w:lineRule="auto"/>
        <w:ind w:firstLine="720"/>
        <w:jc w:val="both"/>
        <w:rPr>
          <w:rFonts w:eastAsia="Times New Roman" w:cs="Times New Roman"/>
          <w:bCs/>
          <w:iCs/>
          <w:szCs w:val="24"/>
          <w:lang w:val="en-US"/>
        </w:rPr>
      </w:pPr>
      <w:bookmarkStart w:id="261" w:name="_Hlk148655911"/>
      <w:r>
        <w:rPr>
          <w:rFonts w:eastAsia="Times New Roman" w:cs="Times New Roman"/>
          <w:bCs/>
          <w:szCs w:val="24"/>
          <w:lang w:val="en-US"/>
        </w:rPr>
        <w:t xml:space="preserve">Akuisisi </w:t>
      </w:r>
      <w:r>
        <w:rPr>
          <w:rFonts w:eastAsia="Times New Roman" w:cs="Times New Roman"/>
          <w:bCs/>
          <w:i/>
          <w:iCs/>
          <w:szCs w:val="24"/>
          <w:lang w:val="en-US"/>
        </w:rPr>
        <w:t>tweet</w:t>
      </w:r>
      <w:r>
        <w:rPr>
          <w:rFonts w:eastAsia="Times New Roman" w:cs="Times New Roman"/>
          <w:bCs/>
          <w:szCs w:val="24"/>
          <w:lang w:val="en-US"/>
        </w:rPr>
        <w:t xml:space="preserve"> menggunakan proses </w:t>
      </w:r>
      <w:r>
        <w:rPr>
          <w:rFonts w:eastAsia="Times New Roman" w:cs="Times New Roman"/>
          <w:bCs/>
          <w:i/>
          <w:iCs/>
          <w:szCs w:val="24"/>
          <w:lang w:val="en-US"/>
        </w:rPr>
        <w:t xml:space="preserve">web crawling </w:t>
      </w:r>
      <w:r>
        <w:rPr>
          <w:rFonts w:eastAsia="Times New Roman" w:cs="Times New Roman"/>
          <w:bCs/>
          <w:szCs w:val="24"/>
          <w:lang w:val="en-US"/>
        </w:rPr>
        <w:t xml:space="preserve">dan </w:t>
      </w:r>
      <w:r>
        <w:rPr>
          <w:rFonts w:eastAsia="Times New Roman" w:cs="Times New Roman"/>
          <w:bCs/>
          <w:i/>
          <w:iCs/>
          <w:szCs w:val="24"/>
          <w:lang w:val="en-US"/>
        </w:rPr>
        <w:t>web scraping</w:t>
      </w:r>
      <w:r>
        <w:rPr>
          <w:rFonts w:eastAsia="Times New Roman" w:cs="Times New Roman"/>
          <w:bCs/>
          <w:szCs w:val="24"/>
          <w:lang w:val="en-US"/>
        </w:rPr>
        <w:t xml:space="preserve"> dengan menggunakan program Python serta Twitter API. Proses </w:t>
      </w:r>
      <w:r>
        <w:rPr>
          <w:rFonts w:eastAsia="Times New Roman" w:cs="Times New Roman"/>
          <w:bCs/>
          <w:i/>
          <w:iCs/>
          <w:szCs w:val="24"/>
          <w:lang w:val="en-US"/>
        </w:rPr>
        <w:t xml:space="preserve">web crawling </w:t>
      </w:r>
      <w:r>
        <w:rPr>
          <w:rFonts w:eastAsia="Times New Roman" w:cs="Times New Roman"/>
          <w:bCs/>
          <w:szCs w:val="24"/>
          <w:lang w:val="en-US"/>
        </w:rPr>
        <w:t xml:space="preserve">dan </w:t>
      </w:r>
      <w:r>
        <w:rPr>
          <w:rFonts w:eastAsia="Times New Roman" w:cs="Times New Roman"/>
          <w:bCs/>
          <w:i/>
          <w:iCs/>
          <w:szCs w:val="24"/>
          <w:lang w:val="en-US"/>
        </w:rPr>
        <w:t xml:space="preserve">web scraping </w:t>
      </w:r>
      <w:r>
        <w:rPr>
          <w:rFonts w:eastAsia="Times New Roman" w:cs="Times New Roman"/>
          <w:bCs/>
          <w:szCs w:val="24"/>
          <w:lang w:val="en-US"/>
        </w:rPr>
        <w:t xml:space="preserve">menggunakan </w:t>
      </w:r>
      <w:del w:id="262" w:author="fahmi abdillah" w:date="2022-07-13T23:16:00Z">
        <w:r w:rsidDel="00B936CB">
          <w:rPr>
            <w:rFonts w:eastAsia="Times New Roman" w:cs="Times New Roman"/>
            <w:bCs/>
            <w:i/>
            <w:iCs/>
            <w:szCs w:val="24"/>
            <w:lang w:val="en-US"/>
          </w:rPr>
          <w:delText xml:space="preserve">tools </w:delText>
        </w:r>
        <w:r w:rsidDel="00B936CB">
          <w:rPr>
            <w:rFonts w:eastAsia="Times New Roman" w:cs="Times New Roman"/>
            <w:bCs/>
            <w:szCs w:val="24"/>
            <w:lang w:val="en-US"/>
          </w:rPr>
          <w:delText xml:space="preserve">Selenium </w:delText>
        </w:r>
      </w:del>
      <w:ins w:id="263" w:author="fahmi abdillah" w:date="2022-07-13T23:16:00Z">
        <w:r w:rsidR="00B936CB">
          <w:rPr>
            <w:rFonts w:eastAsia="Times New Roman" w:cs="Times New Roman"/>
            <w:bCs/>
            <w:i/>
            <w:iCs/>
            <w:szCs w:val="24"/>
            <w:lang w:val="en-US"/>
          </w:rPr>
          <w:t xml:space="preserve">library </w:t>
        </w:r>
        <w:proofErr w:type="spellStart"/>
        <w:r w:rsidR="00B936CB">
          <w:rPr>
            <w:rFonts w:eastAsia="Times New Roman" w:cs="Times New Roman"/>
            <w:bCs/>
            <w:i/>
            <w:iCs/>
            <w:szCs w:val="24"/>
            <w:lang w:val="en-US"/>
          </w:rPr>
          <w:t>snscrape</w:t>
        </w:r>
        <w:proofErr w:type="spellEnd"/>
        <w:r w:rsidR="00B936CB">
          <w:rPr>
            <w:rFonts w:eastAsia="Times New Roman" w:cs="Times New Roman"/>
            <w:bCs/>
            <w:i/>
            <w:iCs/>
            <w:szCs w:val="24"/>
            <w:lang w:val="en-US"/>
          </w:rPr>
          <w:t xml:space="preserve"> </w:t>
        </w:r>
      </w:ins>
      <w:r>
        <w:rPr>
          <w:rFonts w:eastAsia="Times New Roman" w:cs="Times New Roman"/>
          <w:bCs/>
          <w:szCs w:val="24"/>
          <w:lang w:val="en-US"/>
        </w:rPr>
        <w:t xml:space="preserve">yang tersedia pada </w:t>
      </w:r>
      <w:r w:rsidR="00A74FFE">
        <w:fldChar w:fldCharType="begin"/>
      </w:r>
      <w:r w:rsidR="00A74FFE">
        <w:instrText xml:space="preserve"> HYPERLINK "https://www.seleniumhq.org/" </w:instrText>
      </w:r>
      <w:r w:rsidR="00A74FFE">
        <w:fldChar w:fldCharType="separate"/>
      </w:r>
      <w:ins w:id="264" w:author="fahmi abdillah" w:date="2022-07-13T23:18:00Z">
        <w:r w:rsidR="00B936CB" w:rsidRPr="00B936CB">
          <w:t xml:space="preserve"> </w:t>
        </w:r>
        <w:r w:rsidR="00B936CB" w:rsidRPr="00B936CB">
          <w:rPr>
            <w:rStyle w:val="Hyperlink"/>
            <w:rFonts w:eastAsia="Times New Roman" w:cs="Times New Roman"/>
            <w:bCs/>
            <w:szCs w:val="24"/>
            <w:lang w:val="en-US"/>
          </w:rPr>
          <w:t>https://github.com/JustAnotherArchivist/snscrape</w:t>
        </w:r>
      </w:ins>
      <w:del w:id="265" w:author="fahmi abdillah" w:date="2022-07-13T23:18:00Z">
        <w:r w:rsidRPr="00466BA2" w:rsidDel="00B936CB">
          <w:rPr>
            <w:rStyle w:val="Hyperlink"/>
            <w:rFonts w:eastAsia="Times New Roman" w:cs="Times New Roman"/>
            <w:bCs/>
            <w:szCs w:val="24"/>
            <w:lang w:val="en-US"/>
          </w:rPr>
          <w:delText>https://www.seleniumhq.org</w:delText>
        </w:r>
      </w:del>
      <w:r w:rsidRPr="00466BA2">
        <w:rPr>
          <w:rStyle w:val="Hyperlink"/>
          <w:rFonts w:eastAsia="Times New Roman" w:cs="Times New Roman"/>
          <w:bCs/>
          <w:szCs w:val="24"/>
          <w:lang w:val="en-US"/>
        </w:rPr>
        <w:t>/</w:t>
      </w:r>
      <w:r w:rsidR="00A74FFE">
        <w:rPr>
          <w:rStyle w:val="Hyperlink"/>
          <w:rFonts w:eastAsia="Times New Roman" w:cs="Times New Roman"/>
          <w:bCs/>
          <w:szCs w:val="24"/>
          <w:lang w:val="en-US"/>
        </w:rPr>
        <w:fldChar w:fldCharType="end"/>
      </w:r>
      <w:r>
        <w:rPr>
          <w:rFonts w:eastAsia="Times New Roman" w:cs="Times New Roman"/>
          <w:bCs/>
          <w:szCs w:val="24"/>
          <w:lang w:val="en-US"/>
        </w:rPr>
        <w:t xml:space="preserve">. </w:t>
      </w:r>
      <w:del w:id="266" w:author="fahmi abdillah" w:date="2022-07-13T23:18:00Z">
        <w:r w:rsidRPr="00B936CB" w:rsidDel="00B936CB">
          <w:rPr>
            <w:rFonts w:eastAsia="Times New Roman" w:cs="Times New Roman"/>
            <w:bCs/>
            <w:i/>
            <w:iCs/>
            <w:szCs w:val="24"/>
            <w:lang w:val="en-US"/>
            <w:rPrChange w:id="267" w:author="fahmi abdillah" w:date="2022-07-13T23:18:00Z">
              <w:rPr>
                <w:rFonts w:eastAsia="Times New Roman" w:cs="Times New Roman"/>
                <w:bCs/>
                <w:szCs w:val="24"/>
                <w:lang w:val="en-US"/>
              </w:rPr>
            </w:rPrChange>
          </w:rPr>
          <w:delText xml:space="preserve">Selenium </w:delText>
        </w:r>
      </w:del>
      <w:proofErr w:type="spellStart"/>
      <w:ins w:id="268" w:author="fahmi abdillah" w:date="2022-07-13T23:18:00Z">
        <w:r w:rsidR="00B936CB">
          <w:rPr>
            <w:rFonts w:eastAsia="Times New Roman" w:cs="Times New Roman"/>
            <w:bCs/>
            <w:i/>
            <w:iCs/>
            <w:szCs w:val="24"/>
            <w:lang w:val="en-US"/>
          </w:rPr>
          <w:t>S</w:t>
        </w:r>
        <w:r w:rsidR="00B936CB" w:rsidRPr="00B936CB">
          <w:rPr>
            <w:rFonts w:eastAsia="Times New Roman" w:cs="Times New Roman"/>
            <w:bCs/>
            <w:i/>
            <w:iCs/>
            <w:szCs w:val="24"/>
            <w:lang w:val="en-US"/>
            <w:rPrChange w:id="269" w:author="fahmi abdillah" w:date="2022-07-13T23:18:00Z">
              <w:rPr>
                <w:rFonts w:eastAsia="Times New Roman" w:cs="Times New Roman"/>
                <w:bCs/>
                <w:szCs w:val="24"/>
                <w:lang w:val="en-US"/>
              </w:rPr>
            </w:rPrChange>
          </w:rPr>
          <w:t>nscrape</w:t>
        </w:r>
        <w:proofErr w:type="spellEnd"/>
        <w:r w:rsidR="00B936CB">
          <w:rPr>
            <w:rFonts w:eastAsia="Times New Roman" w:cs="Times New Roman"/>
            <w:bCs/>
            <w:szCs w:val="24"/>
            <w:lang w:val="en-US"/>
          </w:rPr>
          <w:t xml:space="preserve"> </w:t>
        </w:r>
      </w:ins>
      <w:r>
        <w:rPr>
          <w:rFonts w:eastAsia="Times New Roman" w:cs="Times New Roman"/>
          <w:bCs/>
          <w:szCs w:val="24"/>
          <w:lang w:val="en-US"/>
        </w:rPr>
        <w:t xml:space="preserve">merupakan </w:t>
      </w:r>
      <w:r>
        <w:rPr>
          <w:rFonts w:eastAsia="Times New Roman" w:cs="Times New Roman"/>
          <w:bCs/>
          <w:i/>
          <w:iCs/>
          <w:szCs w:val="24"/>
          <w:lang w:val="en-US"/>
        </w:rPr>
        <w:t>tools</w:t>
      </w:r>
      <w:r>
        <w:rPr>
          <w:rFonts w:eastAsia="Times New Roman" w:cs="Times New Roman"/>
          <w:bCs/>
          <w:szCs w:val="24"/>
          <w:lang w:val="en-US"/>
        </w:rPr>
        <w:t xml:space="preserve"> berupa </w:t>
      </w:r>
      <w:r>
        <w:rPr>
          <w:rFonts w:eastAsia="Times New Roman" w:cs="Times New Roman"/>
          <w:bCs/>
          <w:i/>
          <w:iCs/>
          <w:szCs w:val="24"/>
          <w:lang w:val="en-US"/>
        </w:rPr>
        <w:t>package</w:t>
      </w:r>
      <w:r>
        <w:rPr>
          <w:rFonts w:eastAsia="Times New Roman" w:cs="Times New Roman"/>
          <w:bCs/>
          <w:szCs w:val="24"/>
          <w:lang w:val="en-US"/>
        </w:rPr>
        <w:t xml:space="preserve"> </w:t>
      </w:r>
      <w:ins w:id="270" w:author="fahmi abdillah" w:date="2022-07-13T23:18:00Z">
        <w:r w:rsidR="00B936CB">
          <w:rPr>
            <w:rFonts w:eastAsia="Times New Roman" w:cs="Times New Roman"/>
            <w:bCs/>
            <w:i/>
            <w:iCs/>
            <w:szCs w:val="24"/>
            <w:lang w:val="en-US"/>
          </w:rPr>
          <w:t xml:space="preserve">library </w:t>
        </w:r>
      </w:ins>
      <w:r>
        <w:rPr>
          <w:rFonts w:eastAsia="Times New Roman" w:cs="Times New Roman"/>
          <w:bCs/>
          <w:szCs w:val="24"/>
          <w:lang w:val="en-US"/>
        </w:rPr>
        <w:t xml:space="preserve">untuk melakukan interaksi </w:t>
      </w:r>
      <w:r>
        <w:rPr>
          <w:rFonts w:eastAsia="Times New Roman" w:cs="Times New Roman"/>
          <w:bCs/>
          <w:i/>
          <w:iCs/>
          <w:szCs w:val="24"/>
          <w:lang w:val="en-US"/>
        </w:rPr>
        <w:t>web browser</w:t>
      </w:r>
      <w:r>
        <w:rPr>
          <w:rFonts w:eastAsia="Times New Roman" w:cs="Times New Roman"/>
          <w:bCs/>
          <w:szCs w:val="24"/>
          <w:lang w:val="en-US"/>
        </w:rPr>
        <w:t xml:space="preserve"> secara otomatis yang dikombinasikan dengan program </w:t>
      </w:r>
      <w:r w:rsidR="00A74A5A">
        <w:rPr>
          <w:rFonts w:eastAsia="Times New Roman" w:cs="Times New Roman"/>
          <w:bCs/>
          <w:szCs w:val="24"/>
          <w:lang w:val="en-US"/>
        </w:rPr>
        <w:t xml:space="preserve">Python. </w:t>
      </w:r>
      <w:del w:id="271" w:author="fahmi abdillah" w:date="2022-07-13T23:18:00Z">
        <w:r w:rsidR="00A74A5A" w:rsidDel="00B936CB">
          <w:rPr>
            <w:rFonts w:eastAsia="Times New Roman" w:cs="Times New Roman"/>
            <w:bCs/>
            <w:szCs w:val="24"/>
            <w:lang w:val="en-US"/>
          </w:rPr>
          <w:delText xml:space="preserve">Modul yang digunakan dari </w:delText>
        </w:r>
        <w:r w:rsidR="00A74A5A" w:rsidDel="00B936CB">
          <w:rPr>
            <w:rFonts w:eastAsia="Times New Roman" w:cs="Times New Roman"/>
            <w:bCs/>
            <w:i/>
            <w:iCs/>
            <w:szCs w:val="24"/>
            <w:lang w:val="en-US"/>
          </w:rPr>
          <w:delText>package</w:delText>
        </w:r>
        <w:r w:rsidR="00A74A5A" w:rsidDel="00B936CB">
          <w:rPr>
            <w:rFonts w:eastAsia="Times New Roman" w:cs="Times New Roman"/>
            <w:bCs/>
            <w:szCs w:val="24"/>
            <w:lang w:val="en-US"/>
          </w:rPr>
          <w:delText xml:space="preserve"> Selenium </w:delText>
        </w:r>
        <w:r w:rsidR="00A74A5A" w:rsidRPr="00A74A5A" w:rsidDel="00B936CB">
          <w:rPr>
            <w:rFonts w:eastAsia="Times New Roman" w:cs="Times New Roman"/>
            <w:bCs/>
            <w:szCs w:val="24"/>
            <w:lang w:val="en-US"/>
          </w:rPr>
          <w:delText>adalah</w:delText>
        </w:r>
        <w:r w:rsidR="00A74A5A" w:rsidDel="00B936CB">
          <w:rPr>
            <w:rFonts w:eastAsia="Times New Roman" w:cs="Times New Roman"/>
            <w:bCs/>
            <w:i/>
            <w:iCs/>
            <w:szCs w:val="24"/>
            <w:lang w:val="en-US"/>
          </w:rPr>
          <w:delText xml:space="preserve"> webdriver. </w:delText>
        </w:r>
      </w:del>
      <w:r w:rsidR="00A74A5A">
        <w:rPr>
          <w:rFonts w:eastAsia="Times New Roman" w:cs="Times New Roman"/>
          <w:bCs/>
          <w:szCs w:val="24"/>
          <w:lang w:val="en-US"/>
        </w:rPr>
        <w:t xml:space="preserve">Program Python akan melakukan proses </w:t>
      </w:r>
      <w:r w:rsidR="00A74A5A">
        <w:rPr>
          <w:rFonts w:eastAsia="Times New Roman" w:cs="Times New Roman"/>
          <w:bCs/>
          <w:i/>
          <w:iCs/>
          <w:szCs w:val="24"/>
          <w:lang w:val="en-US"/>
        </w:rPr>
        <w:t xml:space="preserve">web crawling </w:t>
      </w:r>
      <w:r w:rsidR="00A74A5A">
        <w:rPr>
          <w:rFonts w:eastAsia="Times New Roman" w:cs="Times New Roman"/>
          <w:bCs/>
          <w:szCs w:val="24"/>
          <w:lang w:val="en-US"/>
        </w:rPr>
        <w:t xml:space="preserve">dengan cara membuka halaman pencarian Twitter secara otomatis berdasarkan input tautan yang dimasukkan sebelumnya. Setelah halaman selesai dimuat seluruhnya, dilakukan proses </w:t>
      </w:r>
      <w:r w:rsidR="00A74A5A">
        <w:rPr>
          <w:rFonts w:eastAsia="Times New Roman" w:cs="Times New Roman"/>
          <w:bCs/>
          <w:i/>
          <w:szCs w:val="24"/>
          <w:lang w:val="en-US"/>
        </w:rPr>
        <w:t xml:space="preserve">web scraping </w:t>
      </w:r>
      <w:r w:rsidR="00A74A5A">
        <w:rPr>
          <w:rFonts w:eastAsia="Times New Roman" w:cs="Times New Roman"/>
          <w:bCs/>
          <w:iCs/>
          <w:szCs w:val="24"/>
          <w:lang w:val="en-US"/>
        </w:rPr>
        <w:t>dengan cara mengekstrak data dari halaman hasil pencarian Twitter.</w:t>
      </w:r>
    </w:p>
    <w:p w14:paraId="1311635F" w14:textId="446CB1EC" w:rsidR="00A74A5A" w:rsidRPr="00A74A5A" w:rsidRDefault="00A74A5A" w:rsidP="0077059C">
      <w:pPr>
        <w:spacing w:line="360" w:lineRule="auto"/>
        <w:jc w:val="both"/>
        <w:rPr>
          <w:rFonts w:eastAsia="Times New Roman" w:cs="Times New Roman"/>
          <w:bCs/>
          <w:iCs/>
          <w:szCs w:val="24"/>
          <w:lang w:val="en-US"/>
        </w:rPr>
      </w:pPr>
      <w:r>
        <w:rPr>
          <w:rFonts w:eastAsia="Times New Roman" w:cs="Times New Roman"/>
          <w:bCs/>
          <w:iCs/>
          <w:szCs w:val="24"/>
          <w:lang w:val="en-US"/>
        </w:rPr>
        <w:t xml:space="preserve">Akuisisi dilakukan dengan memasukkan kata kunci yang telah ditentukan dan rentang waktu selama </w:t>
      </w:r>
      <w:ins w:id="272" w:author="fahmi abdillah" w:date="2022-07-13T23:19:00Z">
        <w:r w:rsidR="007D3363">
          <w:rPr>
            <w:rFonts w:eastAsia="Times New Roman" w:cs="Times New Roman"/>
            <w:bCs/>
            <w:iCs/>
            <w:szCs w:val="24"/>
            <w:lang w:val="en-US"/>
          </w:rPr>
          <w:t xml:space="preserve">dua </w:t>
        </w:r>
      </w:ins>
      <w:del w:id="273" w:author="fahmi abdillah" w:date="2022-07-13T23:19:00Z">
        <w:r w:rsidDel="007D3363">
          <w:rPr>
            <w:rFonts w:eastAsia="Times New Roman" w:cs="Times New Roman"/>
            <w:bCs/>
            <w:iCs/>
            <w:szCs w:val="24"/>
            <w:lang w:val="en-US"/>
          </w:rPr>
          <w:delText xml:space="preserve">x </w:delText>
        </w:r>
      </w:del>
      <w:r>
        <w:rPr>
          <w:rFonts w:eastAsia="Times New Roman" w:cs="Times New Roman"/>
          <w:bCs/>
          <w:iCs/>
          <w:szCs w:val="24"/>
          <w:lang w:val="en-US"/>
        </w:rPr>
        <w:t xml:space="preserve">minggu pada tautan pencarian Twitter. Akuisisi dilakukan sebanyak </w:t>
      </w:r>
      <w:ins w:id="274" w:author="fahmi abdillah" w:date="2022-07-13T23:20:00Z">
        <w:r w:rsidR="004F4F9B">
          <w:rPr>
            <w:rFonts w:eastAsia="Times New Roman" w:cs="Times New Roman"/>
            <w:bCs/>
            <w:iCs/>
            <w:szCs w:val="24"/>
            <w:lang w:val="en-US"/>
          </w:rPr>
          <w:t>dua</w:t>
        </w:r>
      </w:ins>
      <w:ins w:id="275" w:author="fahmi abdillah" w:date="2022-07-13T23:19:00Z">
        <w:r w:rsidR="007D3363">
          <w:rPr>
            <w:rFonts w:eastAsia="Times New Roman" w:cs="Times New Roman"/>
            <w:bCs/>
            <w:iCs/>
            <w:szCs w:val="24"/>
            <w:lang w:val="en-US"/>
          </w:rPr>
          <w:t xml:space="preserve"> </w:t>
        </w:r>
      </w:ins>
      <w:del w:id="276" w:author="fahmi abdillah" w:date="2022-07-13T23:19:00Z">
        <w:r w:rsidDel="007D3363">
          <w:rPr>
            <w:rFonts w:eastAsia="Times New Roman" w:cs="Times New Roman"/>
            <w:bCs/>
            <w:iCs/>
            <w:szCs w:val="24"/>
            <w:lang w:val="en-US"/>
          </w:rPr>
          <w:delText xml:space="preserve">x </w:delText>
        </w:r>
      </w:del>
      <w:r>
        <w:rPr>
          <w:rFonts w:eastAsia="Times New Roman" w:cs="Times New Roman"/>
          <w:bCs/>
          <w:iCs/>
          <w:szCs w:val="24"/>
          <w:lang w:val="en-US"/>
        </w:rPr>
        <w:t xml:space="preserve">kali per bulan mulai bulan </w:t>
      </w:r>
      <w:ins w:id="277" w:author="fahmi abdillah" w:date="2022-07-13T23:19:00Z">
        <w:r w:rsidR="004F4F9B">
          <w:rPr>
            <w:rFonts w:eastAsia="Times New Roman" w:cs="Times New Roman"/>
            <w:bCs/>
            <w:iCs/>
            <w:szCs w:val="24"/>
            <w:lang w:val="en-US"/>
          </w:rPr>
          <w:t xml:space="preserve">April </w:t>
        </w:r>
      </w:ins>
      <w:del w:id="278" w:author="fahmi abdillah" w:date="2022-07-13T23:19:00Z">
        <w:r w:rsidDel="004F4F9B">
          <w:rPr>
            <w:rFonts w:eastAsia="Times New Roman" w:cs="Times New Roman"/>
            <w:bCs/>
            <w:iCs/>
            <w:szCs w:val="24"/>
            <w:lang w:val="en-US"/>
          </w:rPr>
          <w:delText xml:space="preserve">x </w:delText>
        </w:r>
      </w:del>
      <w:r>
        <w:rPr>
          <w:rFonts w:eastAsia="Times New Roman" w:cs="Times New Roman"/>
          <w:bCs/>
          <w:iCs/>
          <w:szCs w:val="24"/>
          <w:lang w:val="en-US"/>
        </w:rPr>
        <w:t>202</w:t>
      </w:r>
      <w:ins w:id="279" w:author="fahmi abdillah" w:date="2022-07-13T23:20:00Z">
        <w:r w:rsidR="004F4F9B">
          <w:rPr>
            <w:rFonts w:eastAsia="Times New Roman" w:cs="Times New Roman"/>
            <w:bCs/>
            <w:iCs/>
            <w:szCs w:val="24"/>
            <w:lang w:val="en-US"/>
          </w:rPr>
          <w:t>1</w:t>
        </w:r>
      </w:ins>
      <w:ins w:id="280" w:author="fahmi abdillah" w:date="2022-07-13T23:19:00Z">
        <w:r w:rsidR="004F4F9B">
          <w:rPr>
            <w:rFonts w:eastAsia="Times New Roman" w:cs="Times New Roman"/>
            <w:bCs/>
            <w:iCs/>
            <w:szCs w:val="24"/>
            <w:lang w:val="en-US"/>
          </w:rPr>
          <w:t xml:space="preserve"> </w:t>
        </w:r>
      </w:ins>
      <w:del w:id="281" w:author="fahmi abdillah" w:date="2022-07-13T23:19:00Z">
        <w:r w:rsidDel="004F4F9B">
          <w:rPr>
            <w:rFonts w:eastAsia="Times New Roman" w:cs="Times New Roman"/>
            <w:bCs/>
            <w:iCs/>
            <w:szCs w:val="24"/>
            <w:lang w:val="en-US"/>
          </w:rPr>
          <w:delText xml:space="preserve">0 </w:delText>
        </w:r>
      </w:del>
      <w:r>
        <w:rPr>
          <w:rFonts w:eastAsia="Times New Roman" w:cs="Times New Roman"/>
          <w:bCs/>
          <w:iCs/>
          <w:szCs w:val="24"/>
          <w:lang w:val="en-US"/>
        </w:rPr>
        <w:t>sampai bulan</w:t>
      </w:r>
      <w:ins w:id="282" w:author="fahmi abdillah" w:date="2022-07-13T23:20:00Z">
        <w:r w:rsidR="004F4F9B">
          <w:rPr>
            <w:rFonts w:eastAsia="Times New Roman" w:cs="Times New Roman"/>
            <w:bCs/>
            <w:iCs/>
            <w:szCs w:val="24"/>
            <w:lang w:val="en-US"/>
          </w:rPr>
          <w:t xml:space="preserve"> Juni</w:t>
        </w:r>
      </w:ins>
      <w:del w:id="283" w:author="fahmi abdillah" w:date="2022-07-13T23:20:00Z">
        <w:r w:rsidDel="004F4F9B">
          <w:rPr>
            <w:rFonts w:eastAsia="Times New Roman" w:cs="Times New Roman"/>
            <w:bCs/>
            <w:iCs/>
            <w:szCs w:val="24"/>
            <w:lang w:val="en-US"/>
          </w:rPr>
          <w:delText xml:space="preserve"> x</w:delText>
        </w:r>
      </w:del>
      <w:r>
        <w:rPr>
          <w:rFonts w:eastAsia="Times New Roman" w:cs="Times New Roman"/>
          <w:bCs/>
          <w:iCs/>
          <w:szCs w:val="24"/>
          <w:lang w:val="en-US"/>
        </w:rPr>
        <w:t xml:space="preserve"> 202</w:t>
      </w:r>
      <w:ins w:id="284" w:author="fahmi abdillah" w:date="2022-07-13T23:20:00Z">
        <w:r w:rsidR="004F4F9B">
          <w:rPr>
            <w:rFonts w:eastAsia="Times New Roman" w:cs="Times New Roman"/>
            <w:bCs/>
            <w:iCs/>
            <w:szCs w:val="24"/>
            <w:lang w:val="en-US"/>
          </w:rPr>
          <w:t>2</w:t>
        </w:r>
      </w:ins>
      <w:del w:id="285" w:author="fahmi abdillah" w:date="2022-07-13T23:20:00Z">
        <w:r w:rsidDel="004F4F9B">
          <w:rPr>
            <w:rFonts w:eastAsia="Times New Roman" w:cs="Times New Roman"/>
            <w:bCs/>
            <w:iCs/>
            <w:szCs w:val="24"/>
            <w:lang w:val="en-US"/>
          </w:rPr>
          <w:delText>0</w:delText>
        </w:r>
      </w:del>
      <w:r>
        <w:rPr>
          <w:rFonts w:eastAsia="Times New Roman" w:cs="Times New Roman"/>
          <w:bCs/>
          <w:iCs/>
          <w:szCs w:val="24"/>
          <w:lang w:val="en-US"/>
        </w:rPr>
        <w:t xml:space="preserve">. Tahap akuisisi </w:t>
      </w:r>
      <w:r>
        <w:rPr>
          <w:rFonts w:eastAsia="Times New Roman" w:cs="Times New Roman"/>
          <w:bCs/>
          <w:i/>
          <w:szCs w:val="24"/>
          <w:lang w:val="en-US"/>
        </w:rPr>
        <w:t xml:space="preserve">tweet </w:t>
      </w:r>
      <w:r>
        <w:rPr>
          <w:rFonts w:eastAsia="Times New Roman" w:cs="Times New Roman"/>
          <w:bCs/>
          <w:iCs/>
          <w:szCs w:val="24"/>
          <w:lang w:val="en-US"/>
        </w:rPr>
        <w:t xml:space="preserve">akan menghasilkan </w:t>
      </w:r>
      <w:r>
        <w:rPr>
          <w:rFonts w:eastAsia="Times New Roman" w:cs="Times New Roman"/>
          <w:bCs/>
          <w:i/>
          <w:szCs w:val="24"/>
          <w:lang w:val="en-US"/>
        </w:rPr>
        <w:t>output</w:t>
      </w:r>
      <w:r>
        <w:rPr>
          <w:rFonts w:eastAsia="Times New Roman" w:cs="Times New Roman"/>
          <w:bCs/>
          <w:iCs/>
          <w:szCs w:val="24"/>
          <w:lang w:val="en-US"/>
        </w:rPr>
        <w:t xml:space="preserve"> dalam format </w:t>
      </w:r>
      <w:r>
        <w:rPr>
          <w:rFonts w:eastAsia="Times New Roman" w:cs="Times New Roman"/>
          <w:bCs/>
          <w:i/>
          <w:szCs w:val="24"/>
          <w:lang w:val="en-US"/>
        </w:rPr>
        <w:t>Comma Separated</w:t>
      </w:r>
      <w:r>
        <w:rPr>
          <w:rFonts w:eastAsia="Times New Roman" w:cs="Times New Roman"/>
          <w:bCs/>
          <w:iCs/>
          <w:szCs w:val="24"/>
          <w:lang w:val="en-US"/>
        </w:rPr>
        <w:t xml:space="preserve"> </w:t>
      </w:r>
      <w:r>
        <w:rPr>
          <w:rFonts w:eastAsia="Times New Roman" w:cs="Times New Roman"/>
          <w:bCs/>
          <w:i/>
          <w:szCs w:val="24"/>
          <w:lang w:val="en-US"/>
        </w:rPr>
        <w:t xml:space="preserve">Value </w:t>
      </w:r>
      <w:r>
        <w:rPr>
          <w:rFonts w:eastAsia="Times New Roman" w:cs="Times New Roman"/>
          <w:bCs/>
          <w:iCs/>
          <w:szCs w:val="24"/>
          <w:lang w:val="en-US"/>
        </w:rPr>
        <w:t xml:space="preserve">(CSV). Metode </w:t>
      </w:r>
      <w:r>
        <w:rPr>
          <w:rFonts w:eastAsia="Times New Roman" w:cs="Times New Roman"/>
          <w:bCs/>
          <w:i/>
          <w:szCs w:val="24"/>
          <w:lang w:val="en-US"/>
        </w:rPr>
        <w:t xml:space="preserve">web crawling </w:t>
      </w:r>
      <w:r>
        <w:rPr>
          <w:rFonts w:eastAsia="Times New Roman" w:cs="Times New Roman"/>
          <w:bCs/>
          <w:iCs/>
          <w:szCs w:val="24"/>
          <w:lang w:val="en-US"/>
        </w:rPr>
        <w:t xml:space="preserve">dan </w:t>
      </w:r>
      <w:r>
        <w:rPr>
          <w:rFonts w:eastAsia="Times New Roman" w:cs="Times New Roman"/>
          <w:bCs/>
          <w:i/>
          <w:szCs w:val="24"/>
          <w:lang w:val="en-US"/>
        </w:rPr>
        <w:t xml:space="preserve">web scraping </w:t>
      </w:r>
      <w:r>
        <w:rPr>
          <w:rFonts w:eastAsia="Times New Roman" w:cs="Times New Roman"/>
          <w:bCs/>
          <w:iCs/>
          <w:szCs w:val="24"/>
          <w:lang w:val="en-US"/>
        </w:rPr>
        <w:t xml:space="preserve">menghasilkan </w:t>
      </w:r>
      <w:r>
        <w:rPr>
          <w:rFonts w:eastAsia="Times New Roman" w:cs="Times New Roman"/>
          <w:bCs/>
          <w:i/>
          <w:szCs w:val="24"/>
          <w:lang w:val="en-US"/>
        </w:rPr>
        <w:lastRenderedPageBreak/>
        <w:t>username,</w:t>
      </w:r>
      <w:r>
        <w:rPr>
          <w:rFonts w:eastAsia="Times New Roman" w:cs="Times New Roman"/>
          <w:bCs/>
          <w:iCs/>
          <w:szCs w:val="24"/>
          <w:lang w:val="en-US"/>
        </w:rPr>
        <w:t xml:space="preserve"> </w:t>
      </w:r>
      <w:r>
        <w:rPr>
          <w:rFonts w:eastAsia="Times New Roman" w:cs="Times New Roman"/>
          <w:bCs/>
          <w:i/>
          <w:szCs w:val="24"/>
          <w:lang w:val="en-US"/>
        </w:rPr>
        <w:t xml:space="preserve">date, time, </w:t>
      </w:r>
      <w:del w:id="286" w:author="fahmi abdillah" w:date="2022-07-13T23:21:00Z">
        <w:r w:rsidDel="00A651B7">
          <w:rPr>
            <w:rFonts w:eastAsia="Times New Roman" w:cs="Times New Roman"/>
            <w:bCs/>
            <w:i/>
            <w:szCs w:val="24"/>
            <w:lang w:val="en-US"/>
          </w:rPr>
          <w:delText>text</w:delText>
        </w:r>
      </w:del>
      <w:ins w:id="287" w:author="fahmi abdillah" w:date="2022-07-13T23:21:00Z">
        <w:r w:rsidR="00A651B7">
          <w:rPr>
            <w:rFonts w:eastAsia="Times New Roman" w:cs="Times New Roman"/>
            <w:bCs/>
            <w:i/>
            <w:szCs w:val="24"/>
            <w:lang w:val="en-US"/>
          </w:rPr>
          <w:t>content</w:t>
        </w:r>
      </w:ins>
      <w:r>
        <w:rPr>
          <w:rFonts w:eastAsia="Times New Roman" w:cs="Times New Roman"/>
          <w:bCs/>
          <w:i/>
          <w:szCs w:val="24"/>
          <w:lang w:val="en-US"/>
        </w:rPr>
        <w:t xml:space="preserve">, </w:t>
      </w:r>
      <w:r>
        <w:rPr>
          <w:rFonts w:eastAsia="Times New Roman" w:cs="Times New Roman"/>
          <w:bCs/>
          <w:iCs/>
          <w:szCs w:val="24"/>
          <w:lang w:val="en-US"/>
        </w:rPr>
        <w:t xml:space="preserve">dan </w:t>
      </w:r>
      <w:proofErr w:type="spellStart"/>
      <w:r>
        <w:rPr>
          <w:rFonts w:eastAsia="Times New Roman" w:cs="Times New Roman"/>
          <w:bCs/>
          <w:i/>
          <w:szCs w:val="24"/>
          <w:lang w:val="en-US"/>
        </w:rPr>
        <w:t>tweetID</w:t>
      </w:r>
      <w:proofErr w:type="spellEnd"/>
      <w:r>
        <w:rPr>
          <w:rFonts w:eastAsia="Times New Roman" w:cs="Times New Roman"/>
          <w:bCs/>
          <w:i/>
          <w:szCs w:val="24"/>
          <w:lang w:val="en-US"/>
        </w:rPr>
        <w:t xml:space="preserve">. </w:t>
      </w:r>
      <w:r>
        <w:rPr>
          <w:rFonts w:eastAsia="Times New Roman" w:cs="Times New Roman"/>
          <w:bCs/>
          <w:iCs/>
          <w:szCs w:val="24"/>
          <w:lang w:val="en-US"/>
        </w:rPr>
        <w:t xml:space="preserve">Twitter API digunakan untuk mendapatkan </w:t>
      </w:r>
      <w:proofErr w:type="spellStart"/>
      <w:r>
        <w:rPr>
          <w:rFonts w:eastAsia="Times New Roman" w:cs="Times New Roman"/>
          <w:bCs/>
          <w:i/>
          <w:szCs w:val="24"/>
          <w:lang w:val="en-US"/>
        </w:rPr>
        <w:t>placeID</w:t>
      </w:r>
      <w:proofErr w:type="spellEnd"/>
      <w:r>
        <w:rPr>
          <w:rFonts w:eastAsia="Times New Roman" w:cs="Times New Roman"/>
          <w:bCs/>
          <w:i/>
          <w:szCs w:val="24"/>
          <w:lang w:val="en-US"/>
        </w:rPr>
        <w:t xml:space="preserve">, </w:t>
      </w:r>
      <w:r>
        <w:rPr>
          <w:rFonts w:eastAsia="Times New Roman" w:cs="Times New Roman"/>
          <w:bCs/>
          <w:iCs/>
          <w:szCs w:val="24"/>
          <w:lang w:val="en-US"/>
        </w:rPr>
        <w:t xml:space="preserve">daerah, lokasi, </w:t>
      </w:r>
      <w:r>
        <w:rPr>
          <w:rFonts w:eastAsia="Times New Roman" w:cs="Times New Roman"/>
          <w:bCs/>
          <w:i/>
          <w:szCs w:val="24"/>
          <w:lang w:val="en-US"/>
        </w:rPr>
        <w:t xml:space="preserve">longitude, </w:t>
      </w:r>
      <w:r>
        <w:rPr>
          <w:rFonts w:eastAsia="Times New Roman" w:cs="Times New Roman"/>
          <w:bCs/>
          <w:iCs/>
          <w:szCs w:val="24"/>
          <w:lang w:val="en-US"/>
        </w:rPr>
        <w:t xml:space="preserve">dan </w:t>
      </w:r>
      <w:r>
        <w:rPr>
          <w:rFonts w:eastAsia="Times New Roman" w:cs="Times New Roman"/>
          <w:bCs/>
          <w:i/>
          <w:szCs w:val="24"/>
          <w:lang w:val="en-US"/>
        </w:rPr>
        <w:t>latitude.</w:t>
      </w:r>
    </w:p>
    <w:p w14:paraId="351DFB96" w14:textId="16E38DCB" w:rsidR="0077059C" w:rsidRDefault="0077059C" w:rsidP="006F3A86">
      <w:pPr>
        <w:pStyle w:val="Heading3"/>
        <w:rPr>
          <w:lang w:val="en-US"/>
        </w:rPr>
      </w:pPr>
      <w:bookmarkStart w:id="288" w:name="_Toc139379666"/>
      <w:bookmarkEnd w:id="261"/>
      <w:proofErr w:type="spellStart"/>
      <w:r>
        <w:rPr>
          <w:lang w:val="en-US"/>
        </w:rPr>
        <w:t>Praproses</w:t>
      </w:r>
      <w:proofErr w:type="spellEnd"/>
      <w:r>
        <w:rPr>
          <w:lang w:val="en-US"/>
        </w:rPr>
        <w:t xml:space="preserve"> Data</w:t>
      </w:r>
      <w:bookmarkEnd w:id="288"/>
    </w:p>
    <w:p w14:paraId="1305CC7D" w14:textId="3B6F8B5E" w:rsidR="00A74A5A" w:rsidRPr="00A74A5A" w:rsidRDefault="00914D21" w:rsidP="0077059C">
      <w:pPr>
        <w:spacing w:line="360" w:lineRule="auto"/>
        <w:jc w:val="both"/>
        <w:rPr>
          <w:rFonts w:eastAsia="Times New Roman" w:cs="Times New Roman"/>
          <w:bCs/>
          <w:szCs w:val="24"/>
          <w:lang w:val="en-US"/>
        </w:rPr>
      </w:pPr>
      <w:r>
        <w:rPr>
          <w:rFonts w:eastAsia="Times New Roman" w:cs="Times New Roman"/>
          <w:bCs/>
          <w:szCs w:val="24"/>
          <w:lang w:val="en-US"/>
        </w:rPr>
        <w:tab/>
      </w:r>
      <w:del w:id="289" w:author="fahmi abdillah" w:date="2022-06-29T19:32:00Z">
        <w:r w:rsidR="00A74A5A" w:rsidDel="00914D21">
          <w:rPr>
            <w:rFonts w:eastAsia="Times New Roman" w:cs="Times New Roman"/>
            <w:bCs/>
            <w:szCs w:val="24"/>
            <w:lang w:val="en-US"/>
          </w:rPr>
          <w:tab/>
        </w:r>
      </w:del>
      <w:bookmarkStart w:id="290" w:name="_Hlk148655993"/>
      <w:proofErr w:type="spellStart"/>
      <w:r w:rsidR="00A74A5A">
        <w:rPr>
          <w:rFonts w:eastAsia="Times New Roman" w:cs="Times New Roman"/>
          <w:bCs/>
          <w:szCs w:val="24"/>
          <w:lang w:val="en-US"/>
        </w:rPr>
        <w:t>Pra</w:t>
      </w:r>
      <w:ins w:id="291" w:author="fahmi abdillah" w:date="2022-06-29T19:32:00Z">
        <w:r>
          <w:rPr>
            <w:rFonts w:eastAsia="Times New Roman" w:cs="Times New Roman"/>
            <w:bCs/>
            <w:szCs w:val="24"/>
            <w:lang w:val="en-US"/>
          </w:rPr>
          <w:t>p</w:t>
        </w:r>
      </w:ins>
      <w:r w:rsidR="00A74A5A">
        <w:rPr>
          <w:rFonts w:eastAsia="Times New Roman" w:cs="Times New Roman"/>
          <w:bCs/>
          <w:szCs w:val="24"/>
          <w:lang w:val="en-US"/>
        </w:rPr>
        <w:t>roses</w:t>
      </w:r>
      <w:proofErr w:type="spellEnd"/>
      <w:r w:rsidR="00A74A5A">
        <w:rPr>
          <w:rFonts w:eastAsia="Times New Roman" w:cs="Times New Roman"/>
          <w:bCs/>
          <w:szCs w:val="24"/>
          <w:lang w:val="en-US"/>
        </w:rPr>
        <w:t xml:space="preserve"> data dilakukan untuk</w:t>
      </w:r>
      <w:r w:rsidR="00AF335C">
        <w:rPr>
          <w:rFonts w:eastAsia="Times New Roman" w:cs="Times New Roman"/>
          <w:bCs/>
          <w:szCs w:val="24"/>
          <w:lang w:val="en-US"/>
        </w:rPr>
        <w:t xml:space="preserve"> pengolahan</w:t>
      </w:r>
      <w:r w:rsidR="00A74A5A">
        <w:rPr>
          <w:rFonts w:eastAsia="Times New Roman" w:cs="Times New Roman"/>
          <w:bCs/>
          <w:szCs w:val="24"/>
          <w:lang w:val="en-US"/>
        </w:rPr>
        <w:t xml:space="preserve"> data yang akan menghasilkan berupa </w:t>
      </w:r>
      <w:r w:rsidR="00A74A5A">
        <w:rPr>
          <w:rFonts w:eastAsia="Times New Roman" w:cs="Times New Roman"/>
          <w:bCs/>
          <w:i/>
          <w:iCs/>
          <w:szCs w:val="24"/>
          <w:lang w:val="en-US"/>
        </w:rPr>
        <w:t xml:space="preserve">Term Document Matrix </w:t>
      </w:r>
      <w:r w:rsidR="00A74A5A">
        <w:rPr>
          <w:rFonts w:eastAsia="Times New Roman" w:cs="Times New Roman"/>
          <w:bCs/>
          <w:szCs w:val="24"/>
          <w:lang w:val="en-US"/>
        </w:rPr>
        <w:t xml:space="preserve">(TDM) untuk tahap </w:t>
      </w:r>
      <w:proofErr w:type="spellStart"/>
      <w:ins w:id="292" w:author="fahmi abdillah" w:date="2022-07-13T14:52:00Z">
        <w:r w:rsidR="00441D83">
          <w:rPr>
            <w:rFonts w:eastAsia="Times New Roman" w:cs="Times New Roman"/>
            <w:bCs/>
            <w:szCs w:val="24"/>
            <w:lang w:val="en-US"/>
          </w:rPr>
          <w:t>pembobotan</w:t>
        </w:r>
      </w:ins>
      <w:proofErr w:type="spellEnd"/>
      <w:ins w:id="293" w:author="fahmi abdillah" w:date="2022-07-13T15:03:00Z">
        <w:r w:rsidR="00157E70">
          <w:rPr>
            <w:rFonts w:eastAsia="Times New Roman" w:cs="Times New Roman"/>
            <w:bCs/>
            <w:szCs w:val="24"/>
            <w:lang w:val="en-US"/>
          </w:rPr>
          <w:t xml:space="preserve"> </w:t>
        </w:r>
        <w:r w:rsidR="00157E70">
          <w:rPr>
            <w:rFonts w:eastAsia="Times New Roman" w:cs="Times New Roman"/>
            <w:bCs/>
            <w:i/>
            <w:iCs/>
            <w:szCs w:val="24"/>
            <w:lang w:val="en-US"/>
          </w:rPr>
          <w:t>term</w:t>
        </w:r>
      </w:ins>
      <w:ins w:id="294" w:author="fahmi abdillah" w:date="2022-07-13T14:52:00Z">
        <w:r w:rsidR="00441D83">
          <w:rPr>
            <w:rFonts w:eastAsia="Times New Roman" w:cs="Times New Roman"/>
            <w:bCs/>
            <w:szCs w:val="24"/>
            <w:lang w:val="en-US"/>
          </w:rPr>
          <w:t xml:space="preserve"> dan </w:t>
        </w:r>
      </w:ins>
      <w:proofErr w:type="spellStart"/>
      <w:r w:rsidR="00A74A5A">
        <w:rPr>
          <w:rFonts w:eastAsia="Times New Roman" w:cs="Times New Roman"/>
          <w:bCs/>
          <w:szCs w:val="24"/>
          <w:lang w:val="en-US"/>
        </w:rPr>
        <w:t>klasterisasi</w:t>
      </w:r>
      <w:proofErr w:type="spellEnd"/>
      <w:r w:rsidR="00A74A5A">
        <w:rPr>
          <w:rFonts w:eastAsia="Times New Roman" w:cs="Times New Roman"/>
          <w:bCs/>
          <w:szCs w:val="24"/>
          <w:lang w:val="en-US"/>
        </w:rPr>
        <w:t>.</w:t>
      </w:r>
      <w:bookmarkEnd w:id="290"/>
    </w:p>
    <w:p w14:paraId="390D3A0B" w14:textId="00A47027" w:rsidR="00B33DEE" w:rsidRDefault="00B33DEE" w:rsidP="00B33DEE">
      <w:pPr>
        <w:pStyle w:val="Heading4"/>
        <w:rPr>
          <w:lang w:val="en-US"/>
        </w:rPr>
      </w:pPr>
      <w:r>
        <w:rPr>
          <w:lang w:val="en-US"/>
        </w:rPr>
        <w:t>Case Folding</w:t>
      </w:r>
    </w:p>
    <w:p w14:paraId="3F6F3CC5" w14:textId="1DA86DDF" w:rsidR="00B33DEE" w:rsidRDefault="00B33DEE" w:rsidP="00F31F20">
      <w:pPr>
        <w:spacing w:line="360" w:lineRule="auto"/>
        <w:ind w:firstLine="720"/>
        <w:jc w:val="both"/>
        <w:rPr>
          <w:lang w:val="en-US"/>
        </w:rPr>
      </w:pPr>
      <w:bookmarkStart w:id="295" w:name="_Hlk115965286"/>
      <w:r w:rsidRPr="00665FBB">
        <w:rPr>
          <w:i/>
          <w:iCs/>
          <w:lang w:val="en-US"/>
        </w:rPr>
        <w:t xml:space="preserve">Case Folding </w:t>
      </w:r>
      <w:r w:rsidRPr="00665FBB">
        <w:rPr>
          <w:lang w:val="en-US"/>
        </w:rPr>
        <w:t>adalah tahapan</w:t>
      </w:r>
      <w:r w:rsidR="00CE3F28" w:rsidRPr="00665FBB">
        <w:rPr>
          <w:lang w:val="en-US"/>
        </w:rPr>
        <w:t xml:space="preserve"> yang</w:t>
      </w:r>
      <w:r w:rsidRPr="00665FBB">
        <w:rPr>
          <w:lang w:val="en-US"/>
        </w:rPr>
        <w:t xml:space="preserve"> berfungsi mengonversi keseluruhan teks dalam dokumen menjadi huruf kecil</w:t>
      </w:r>
      <w:r w:rsidR="003A1280" w:rsidRPr="00665FBB">
        <w:rPr>
          <w:lang w:val="en-US"/>
        </w:rPr>
        <w:t xml:space="preserve">, </w:t>
      </w:r>
      <w:r w:rsidR="003A1280" w:rsidRPr="00665FBB">
        <w:rPr>
          <w:rFonts w:eastAsia="Times New Roman" w:cs="Times New Roman"/>
          <w:bCs/>
          <w:szCs w:val="24"/>
          <w:lang w:val="en-US"/>
        </w:rPr>
        <w:t xml:space="preserve">kemudian dilakukan penghapusan </w:t>
      </w:r>
      <w:r w:rsidR="003A1280" w:rsidRPr="00665FBB">
        <w:rPr>
          <w:rFonts w:eastAsia="Times New Roman" w:cs="Times New Roman"/>
          <w:bCs/>
          <w:i/>
          <w:iCs/>
          <w:szCs w:val="24"/>
          <w:lang w:val="en-US"/>
        </w:rPr>
        <w:t>mention</w:t>
      </w:r>
      <w:r w:rsidR="003A1280" w:rsidRPr="00665FBB">
        <w:rPr>
          <w:rFonts w:eastAsia="Times New Roman" w:cs="Times New Roman"/>
          <w:bCs/>
          <w:szCs w:val="24"/>
          <w:lang w:val="en-US"/>
        </w:rPr>
        <w:t>, URL, dan tanda baca</w:t>
      </w:r>
      <w:r w:rsidRPr="00665FBB">
        <w:rPr>
          <w:lang w:val="en-US"/>
        </w:rPr>
        <w:t xml:space="preserve">. </w:t>
      </w:r>
      <w:r w:rsidR="00CE3F28" w:rsidRPr="00665FBB">
        <w:rPr>
          <w:lang w:val="en-US"/>
        </w:rPr>
        <w:t xml:space="preserve">Contoh data </w:t>
      </w:r>
      <w:r w:rsidR="00CE3F28" w:rsidRPr="00665FBB">
        <w:rPr>
          <w:i/>
          <w:iCs/>
          <w:lang w:val="en-US"/>
        </w:rPr>
        <w:t>tweet</w:t>
      </w:r>
      <w:r w:rsidR="00CE3F28" w:rsidRPr="00665FBB">
        <w:rPr>
          <w:lang w:val="en-US"/>
        </w:rPr>
        <w:t xml:space="preserve"> </w:t>
      </w:r>
      <w:r w:rsidR="00AB4260" w:rsidRPr="00665FBB">
        <w:rPr>
          <w:lang w:val="en-US"/>
        </w:rPr>
        <w:t xml:space="preserve">sebelum dan sesudah proses </w:t>
      </w:r>
      <w:r w:rsidR="00AB4260" w:rsidRPr="00665FBB">
        <w:rPr>
          <w:i/>
          <w:iCs/>
          <w:lang w:val="en-US"/>
        </w:rPr>
        <w:t>case folding</w:t>
      </w:r>
      <w:r w:rsidR="00AB4260" w:rsidRPr="00665FBB">
        <w:rPr>
          <w:lang w:val="en-US"/>
        </w:rPr>
        <w:t xml:space="preserve">, dapat dilihat pada Tabel </w:t>
      </w:r>
      <w:r w:rsidR="003B0240" w:rsidRPr="00665FBB">
        <w:rPr>
          <w:lang w:val="en-US"/>
        </w:rPr>
        <w:t>3.1.</w:t>
      </w:r>
      <w:r w:rsidR="00400B75">
        <w:rPr>
          <w:lang w:val="en-US"/>
        </w:rPr>
        <w:t xml:space="preserve"> </w:t>
      </w:r>
    </w:p>
    <w:bookmarkEnd w:id="295"/>
    <w:p w14:paraId="390C6C9E" w14:textId="77777777" w:rsidR="003B0240" w:rsidRDefault="003B0240" w:rsidP="00B33DEE">
      <w:pPr>
        <w:ind w:firstLine="720"/>
        <w:jc w:val="both"/>
        <w:rPr>
          <w:lang w:val="en-US"/>
        </w:rPr>
      </w:pPr>
    </w:p>
    <w:p w14:paraId="49F4632B" w14:textId="5421CA65" w:rsidR="003A1280" w:rsidRDefault="003B0240" w:rsidP="003B0240">
      <w:pPr>
        <w:jc w:val="center"/>
        <w:rPr>
          <w:lang w:val="en-US"/>
        </w:rPr>
      </w:pPr>
      <w:r>
        <w:rPr>
          <w:lang w:val="en-US"/>
        </w:rPr>
        <w:t xml:space="preserve">Tabel 3.1 Contoh </w:t>
      </w:r>
      <w:r w:rsidRPr="003B0240">
        <w:rPr>
          <w:i/>
          <w:iCs/>
          <w:lang w:val="en-US"/>
        </w:rPr>
        <w:t>Case Folding</w:t>
      </w:r>
    </w:p>
    <w:tbl>
      <w:tblPr>
        <w:tblStyle w:val="TableGrid"/>
        <w:tblW w:w="0" w:type="auto"/>
        <w:tblLook w:val="04A0" w:firstRow="1" w:lastRow="0" w:firstColumn="1" w:lastColumn="0" w:noHBand="0" w:noVBand="1"/>
      </w:tblPr>
      <w:tblGrid>
        <w:gridCol w:w="3965"/>
        <w:gridCol w:w="3965"/>
      </w:tblGrid>
      <w:tr w:rsidR="003A1280" w:rsidRPr="00CA55C9" w14:paraId="0284644C" w14:textId="77777777" w:rsidTr="006A62F1">
        <w:trPr>
          <w:ins w:id="296" w:author="fahmi abdillah" w:date="2022-07-13T21:45:00Z"/>
        </w:trPr>
        <w:tc>
          <w:tcPr>
            <w:tcW w:w="3965" w:type="dxa"/>
          </w:tcPr>
          <w:p w14:paraId="3B74FC31" w14:textId="77777777" w:rsidR="003A1280" w:rsidRPr="00CA55C9" w:rsidRDefault="003A1280">
            <w:pPr>
              <w:jc w:val="center"/>
              <w:rPr>
                <w:ins w:id="297" w:author="fahmi abdillah" w:date="2022-07-13T21:45:00Z"/>
                <w:rFonts w:cs="Times New Roman"/>
                <w:b/>
                <w:bCs/>
                <w:szCs w:val="24"/>
                <w:rPrChange w:id="298" w:author="fahmi abdillah" w:date="2022-07-13T21:49:00Z">
                  <w:rPr>
                    <w:ins w:id="299" w:author="fahmi abdillah" w:date="2022-07-13T21:45:00Z"/>
                  </w:rPr>
                </w:rPrChange>
              </w:rPr>
              <w:pPrChange w:id="300" w:author="fahmi abdillah" w:date="2022-07-13T21:49:00Z">
                <w:pPr/>
              </w:pPrChange>
            </w:pPr>
            <w:bookmarkStart w:id="301" w:name="_Hlk148656251"/>
            <w:ins w:id="302" w:author="fahmi abdillah" w:date="2022-07-13T21:45:00Z">
              <w:r w:rsidRPr="00CA55C9">
                <w:rPr>
                  <w:rFonts w:cs="Times New Roman"/>
                  <w:b/>
                  <w:bCs/>
                  <w:szCs w:val="24"/>
                  <w:rPrChange w:id="303" w:author="fahmi abdillah" w:date="2022-07-13T21:49:00Z">
                    <w:rPr/>
                  </w:rPrChange>
                </w:rPr>
                <w:t>Data awal</w:t>
              </w:r>
            </w:ins>
          </w:p>
        </w:tc>
        <w:tc>
          <w:tcPr>
            <w:tcW w:w="3965" w:type="dxa"/>
          </w:tcPr>
          <w:p w14:paraId="11FBC36A" w14:textId="77777777" w:rsidR="003A1280" w:rsidRPr="00CA55C9" w:rsidRDefault="003A1280">
            <w:pPr>
              <w:jc w:val="center"/>
              <w:rPr>
                <w:ins w:id="304" w:author="fahmi abdillah" w:date="2022-07-13T21:45:00Z"/>
                <w:rFonts w:cs="Times New Roman"/>
                <w:b/>
                <w:bCs/>
                <w:szCs w:val="24"/>
                <w:rPrChange w:id="305" w:author="fahmi abdillah" w:date="2022-07-13T21:49:00Z">
                  <w:rPr>
                    <w:ins w:id="306" w:author="fahmi abdillah" w:date="2022-07-13T21:45:00Z"/>
                  </w:rPr>
                </w:rPrChange>
              </w:rPr>
              <w:pPrChange w:id="307" w:author="fahmi abdillah" w:date="2022-07-13T21:49:00Z">
                <w:pPr/>
              </w:pPrChange>
            </w:pPr>
            <w:ins w:id="308" w:author="fahmi abdillah" w:date="2022-07-13T21:45:00Z">
              <w:r w:rsidRPr="00CA55C9">
                <w:rPr>
                  <w:rFonts w:cs="Times New Roman"/>
                  <w:b/>
                  <w:bCs/>
                  <w:szCs w:val="24"/>
                  <w:rPrChange w:id="309" w:author="fahmi abdillah" w:date="2022-07-13T21:49:00Z">
                    <w:rPr/>
                  </w:rPrChange>
                </w:rPr>
                <w:t>Data akhir</w:t>
              </w:r>
            </w:ins>
          </w:p>
        </w:tc>
      </w:tr>
      <w:tr w:rsidR="003A1280" w:rsidRPr="00CA55C9" w14:paraId="365B8DED" w14:textId="77777777" w:rsidTr="006A62F1">
        <w:trPr>
          <w:ins w:id="310" w:author="fahmi abdillah" w:date="2022-07-13T21:45:00Z"/>
        </w:trPr>
        <w:tc>
          <w:tcPr>
            <w:tcW w:w="3965" w:type="dxa"/>
          </w:tcPr>
          <w:p w14:paraId="2C086039" w14:textId="77777777" w:rsidR="003A1280" w:rsidRPr="00CA55C9" w:rsidRDefault="003A1280" w:rsidP="006A62F1">
            <w:pPr>
              <w:rPr>
                <w:ins w:id="311" w:author="fahmi abdillah" w:date="2022-07-13T21:45:00Z"/>
                <w:rFonts w:cs="Times New Roman"/>
                <w:color w:val="000000"/>
                <w:szCs w:val="24"/>
                <w:rPrChange w:id="312" w:author="fahmi abdillah" w:date="2022-07-13T21:45:00Z">
                  <w:rPr>
                    <w:ins w:id="313" w:author="fahmi abdillah" w:date="2022-07-13T21:45:00Z"/>
                    <w:rFonts w:ascii="Calibri" w:hAnsi="Calibri" w:cs="Calibri"/>
                    <w:color w:val="000000"/>
                  </w:rPr>
                </w:rPrChange>
              </w:rPr>
            </w:pPr>
            <w:ins w:id="314" w:author="fahmi abdillah" w:date="2022-07-13T21:45:00Z">
              <w:r w:rsidRPr="00CA55C9">
                <w:rPr>
                  <w:rFonts w:cs="Times New Roman"/>
                  <w:color w:val="000000"/>
                  <w:szCs w:val="24"/>
                  <w:rPrChange w:id="315" w:author="fahmi abdillah" w:date="2022-07-13T21:45:00Z">
                    <w:rPr>
                      <w:rFonts w:ascii="Calibri" w:hAnsi="Calibri" w:cs="Calibri"/>
                      <w:color w:val="000000"/>
                      <w:sz w:val="22"/>
                    </w:rPr>
                  </w:rPrChange>
                </w:rPr>
                <w:t>dr. Erlina menyarankan agar pasien Covid-19 selalu memantau frekuensi napas agar bisa mengetahui tanda sesak napas - #Sains https://t.co/mxpV2xCBBP</w:t>
              </w:r>
            </w:ins>
          </w:p>
          <w:p w14:paraId="58602F6B" w14:textId="77777777" w:rsidR="003A1280" w:rsidRPr="00BF6C42" w:rsidRDefault="003A1280" w:rsidP="006A62F1">
            <w:pPr>
              <w:rPr>
                <w:ins w:id="316" w:author="fahmi abdillah" w:date="2022-07-13T21:45:00Z"/>
                <w:rFonts w:cs="Times New Roman"/>
                <w:szCs w:val="24"/>
              </w:rPr>
            </w:pPr>
          </w:p>
        </w:tc>
        <w:tc>
          <w:tcPr>
            <w:tcW w:w="3965" w:type="dxa"/>
          </w:tcPr>
          <w:p w14:paraId="383BA51C" w14:textId="251C0FF5" w:rsidR="003A1280" w:rsidRPr="003A1280" w:rsidRDefault="003A1280" w:rsidP="003A1280">
            <w:pPr>
              <w:rPr>
                <w:ins w:id="317" w:author="fahmi abdillah" w:date="2022-07-13T21:45:00Z"/>
                <w:rFonts w:cs="Times New Roman"/>
                <w:color w:val="000000"/>
                <w:szCs w:val="24"/>
                <w:lang w:val="en-US"/>
                <w:rPrChange w:id="318" w:author="fahmi abdillah" w:date="2022-07-13T21:45:00Z">
                  <w:rPr>
                    <w:ins w:id="319" w:author="fahmi abdillah" w:date="2022-07-13T21:45:00Z"/>
                    <w:rFonts w:ascii="Calibri" w:hAnsi="Calibri" w:cs="Calibri"/>
                    <w:color w:val="000000"/>
                  </w:rPr>
                </w:rPrChange>
              </w:rPr>
            </w:pPr>
            <w:r>
              <w:rPr>
                <w:rFonts w:cs="Times New Roman"/>
                <w:color w:val="000000"/>
                <w:szCs w:val="24"/>
                <w:lang w:val="en-US"/>
              </w:rPr>
              <w:t>“</w:t>
            </w:r>
            <w:ins w:id="320" w:author="fahmi abdillah" w:date="2022-07-13T21:45:00Z">
              <w:r w:rsidRPr="00CA55C9">
                <w:rPr>
                  <w:rFonts w:cs="Times New Roman"/>
                  <w:color w:val="000000"/>
                  <w:szCs w:val="24"/>
                  <w:rPrChange w:id="321" w:author="fahmi abdillah" w:date="2022-07-13T21:45:00Z">
                    <w:rPr>
                      <w:rFonts w:ascii="Calibri" w:hAnsi="Calibri" w:cs="Calibri"/>
                      <w:color w:val="000000"/>
                      <w:sz w:val="22"/>
                    </w:rPr>
                  </w:rPrChange>
                </w:rPr>
                <w:t xml:space="preserve">dr. </w:t>
              </w:r>
            </w:ins>
            <w:r>
              <w:rPr>
                <w:rFonts w:cs="Times New Roman"/>
                <w:color w:val="000000"/>
                <w:szCs w:val="24"/>
                <w:lang w:val="en-US"/>
              </w:rPr>
              <w:t>e</w:t>
            </w:r>
            <w:ins w:id="322" w:author="fahmi abdillah" w:date="2022-07-13T21:45:00Z">
              <w:r w:rsidRPr="00CA55C9">
                <w:rPr>
                  <w:rFonts w:cs="Times New Roman"/>
                  <w:color w:val="000000"/>
                  <w:szCs w:val="24"/>
                  <w:rPrChange w:id="323" w:author="fahmi abdillah" w:date="2022-07-13T21:45:00Z">
                    <w:rPr>
                      <w:rFonts w:ascii="Calibri" w:hAnsi="Calibri" w:cs="Calibri"/>
                      <w:color w:val="000000"/>
                      <w:sz w:val="22"/>
                    </w:rPr>
                  </w:rPrChange>
                </w:rPr>
                <w:t xml:space="preserve">rlina menyarankan agar pasien </w:t>
              </w:r>
            </w:ins>
            <w:r>
              <w:rPr>
                <w:rFonts w:cs="Times New Roman"/>
                <w:color w:val="000000"/>
                <w:szCs w:val="24"/>
                <w:lang w:val="en-US"/>
              </w:rPr>
              <w:t>c</w:t>
            </w:r>
            <w:ins w:id="324" w:author="fahmi abdillah" w:date="2022-07-13T21:45:00Z">
              <w:r w:rsidRPr="00CA55C9">
                <w:rPr>
                  <w:rFonts w:cs="Times New Roman"/>
                  <w:color w:val="000000"/>
                  <w:szCs w:val="24"/>
                  <w:rPrChange w:id="325" w:author="fahmi abdillah" w:date="2022-07-13T21:45:00Z">
                    <w:rPr>
                      <w:rFonts w:ascii="Calibri" w:hAnsi="Calibri" w:cs="Calibri"/>
                      <w:color w:val="000000"/>
                      <w:sz w:val="22"/>
                    </w:rPr>
                  </w:rPrChange>
                </w:rPr>
                <w:t>ovid19 selalu memantau frekuensi napas agar bisa mengetahui tanda sesak napas</w:t>
              </w:r>
            </w:ins>
            <w:r>
              <w:rPr>
                <w:rFonts w:cs="Times New Roman"/>
                <w:color w:val="000000"/>
                <w:szCs w:val="24"/>
                <w:lang w:val="en-US"/>
              </w:rPr>
              <w:t>”</w:t>
            </w:r>
          </w:p>
          <w:p w14:paraId="7D07FC00" w14:textId="2B88C007" w:rsidR="003A1280" w:rsidRPr="009325BC" w:rsidRDefault="003A1280" w:rsidP="006A62F1">
            <w:pPr>
              <w:jc w:val="both"/>
              <w:rPr>
                <w:ins w:id="326" w:author="fahmi abdillah" w:date="2022-07-13T21:45:00Z"/>
                <w:rFonts w:cs="Times New Roman"/>
                <w:szCs w:val="24"/>
              </w:rPr>
            </w:pPr>
          </w:p>
        </w:tc>
      </w:tr>
      <w:tr w:rsidR="003A1280" w:rsidRPr="00CA55C9" w14:paraId="760C6AC8" w14:textId="77777777" w:rsidTr="006A62F1">
        <w:trPr>
          <w:ins w:id="327" w:author="fahmi abdillah" w:date="2022-07-13T21:45:00Z"/>
        </w:trPr>
        <w:tc>
          <w:tcPr>
            <w:tcW w:w="3965" w:type="dxa"/>
          </w:tcPr>
          <w:p w14:paraId="716095BC" w14:textId="77777777" w:rsidR="003A1280" w:rsidRPr="00CA55C9" w:rsidRDefault="003A1280" w:rsidP="006A62F1">
            <w:pPr>
              <w:rPr>
                <w:ins w:id="328" w:author="fahmi abdillah" w:date="2022-07-13T21:45:00Z"/>
                <w:rFonts w:cs="Times New Roman"/>
                <w:color w:val="000000"/>
                <w:szCs w:val="24"/>
                <w:rPrChange w:id="329" w:author="fahmi abdillah" w:date="2022-07-13T21:45:00Z">
                  <w:rPr>
                    <w:ins w:id="330" w:author="fahmi abdillah" w:date="2022-07-13T21:45:00Z"/>
                    <w:rFonts w:ascii="Calibri" w:hAnsi="Calibri" w:cs="Calibri"/>
                    <w:color w:val="000000"/>
                  </w:rPr>
                </w:rPrChange>
              </w:rPr>
            </w:pPr>
            <w:ins w:id="331" w:author="fahmi abdillah" w:date="2022-07-13T21:45:00Z">
              <w:r w:rsidRPr="00CA55C9">
                <w:rPr>
                  <w:rFonts w:cs="Times New Roman"/>
                  <w:color w:val="000000"/>
                  <w:szCs w:val="24"/>
                  <w:rPrChange w:id="332" w:author="fahmi abdillah" w:date="2022-07-13T21:45:00Z">
                    <w:rPr>
                      <w:rFonts w:ascii="Calibri" w:hAnsi="Calibri" w:cs="Calibri"/>
                      <w:color w:val="000000"/>
                      <w:sz w:val="22"/>
                    </w:rPr>
                  </w:rPrChange>
                </w:rPr>
                <w:t>kyk ga sanggup pegang hp lamaÂ².. liat twitter pd nyari oksigen trs kamar RS, di WA juga tiap hr ada aja grup yg ngabarin  positif, nyari obat, donar darah plasma, kritis lah sesak napas lah.. gw yg sehat jd berasa ikut sakit.. ðŸ˜µ</w:t>
              </w:r>
            </w:ins>
          </w:p>
          <w:p w14:paraId="215D48EE" w14:textId="77777777" w:rsidR="003A1280" w:rsidRPr="00BF6C42" w:rsidRDefault="003A1280" w:rsidP="006A62F1">
            <w:pPr>
              <w:rPr>
                <w:ins w:id="333" w:author="fahmi abdillah" w:date="2022-07-13T21:45:00Z"/>
                <w:rFonts w:cs="Times New Roman"/>
                <w:szCs w:val="24"/>
              </w:rPr>
            </w:pPr>
          </w:p>
        </w:tc>
        <w:tc>
          <w:tcPr>
            <w:tcW w:w="3965" w:type="dxa"/>
          </w:tcPr>
          <w:p w14:paraId="1853B071" w14:textId="603EA55B" w:rsidR="003A1280" w:rsidRPr="0092624B" w:rsidRDefault="0092624B" w:rsidP="003A1280">
            <w:pPr>
              <w:rPr>
                <w:ins w:id="334" w:author="fahmi abdillah" w:date="2022-07-13T21:45:00Z"/>
                <w:rFonts w:cs="Times New Roman"/>
                <w:color w:val="000000"/>
                <w:szCs w:val="24"/>
                <w:lang w:val="en-US"/>
                <w:rPrChange w:id="335" w:author="fahmi abdillah" w:date="2022-07-13T21:45:00Z">
                  <w:rPr>
                    <w:ins w:id="336" w:author="fahmi abdillah" w:date="2022-07-13T21:45:00Z"/>
                    <w:rFonts w:ascii="Calibri" w:hAnsi="Calibri" w:cs="Calibri"/>
                    <w:color w:val="000000"/>
                  </w:rPr>
                </w:rPrChange>
              </w:rPr>
            </w:pPr>
            <w:r>
              <w:rPr>
                <w:rFonts w:cs="Times New Roman"/>
                <w:color w:val="000000"/>
                <w:szCs w:val="24"/>
                <w:lang w:val="en-US"/>
              </w:rPr>
              <w:t>“</w:t>
            </w:r>
            <w:ins w:id="337" w:author="fahmi abdillah" w:date="2022-07-13T21:45:00Z">
              <w:r w:rsidR="003A1280" w:rsidRPr="00CA55C9">
                <w:rPr>
                  <w:rFonts w:cs="Times New Roman"/>
                  <w:color w:val="000000"/>
                  <w:szCs w:val="24"/>
                  <w:rPrChange w:id="338" w:author="fahmi abdillah" w:date="2022-07-13T21:45:00Z">
                    <w:rPr>
                      <w:rFonts w:ascii="Calibri" w:hAnsi="Calibri" w:cs="Calibri"/>
                      <w:color w:val="000000"/>
                      <w:sz w:val="22"/>
                    </w:rPr>
                  </w:rPrChange>
                </w:rPr>
                <w:t>kyk ga sanggup pegang hp lama</w:t>
              </w:r>
              <w:proofErr w:type="gramStart"/>
              <w:r w:rsidR="003A1280" w:rsidRPr="00CA55C9">
                <w:rPr>
                  <w:rFonts w:cs="Times New Roman"/>
                  <w:color w:val="000000"/>
                  <w:szCs w:val="24"/>
                  <w:rPrChange w:id="339" w:author="fahmi abdillah" w:date="2022-07-13T21:45:00Z">
                    <w:rPr>
                      <w:rFonts w:ascii="Calibri" w:hAnsi="Calibri" w:cs="Calibri"/>
                      <w:color w:val="000000"/>
                      <w:sz w:val="22"/>
                    </w:rPr>
                  </w:rPrChange>
                </w:rPr>
                <w:t>²..</w:t>
              </w:r>
              <w:proofErr w:type="gramEnd"/>
              <w:r w:rsidR="003A1280" w:rsidRPr="00CA55C9">
                <w:rPr>
                  <w:rFonts w:cs="Times New Roman"/>
                  <w:color w:val="000000"/>
                  <w:szCs w:val="24"/>
                  <w:rPrChange w:id="340" w:author="fahmi abdillah" w:date="2022-07-13T21:45:00Z">
                    <w:rPr>
                      <w:rFonts w:ascii="Calibri" w:hAnsi="Calibri" w:cs="Calibri"/>
                      <w:color w:val="000000"/>
                      <w:sz w:val="22"/>
                    </w:rPr>
                  </w:rPrChange>
                </w:rPr>
                <w:t xml:space="preserve"> liat twitter pd nyari oksigen trs kamar </w:t>
              </w:r>
            </w:ins>
            <w:proofErr w:type="spellStart"/>
            <w:r w:rsidR="003A1280">
              <w:rPr>
                <w:rFonts w:cs="Times New Roman"/>
                <w:color w:val="000000"/>
                <w:szCs w:val="24"/>
                <w:lang w:val="en-US"/>
              </w:rPr>
              <w:t>rs</w:t>
            </w:r>
            <w:proofErr w:type="spellEnd"/>
            <w:ins w:id="341" w:author="fahmi abdillah" w:date="2022-07-13T21:45:00Z">
              <w:r w:rsidR="003A1280" w:rsidRPr="00CA55C9">
                <w:rPr>
                  <w:rFonts w:cs="Times New Roman"/>
                  <w:color w:val="000000"/>
                  <w:szCs w:val="24"/>
                  <w:rPrChange w:id="342" w:author="fahmi abdillah" w:date="2022-07-13T21:45:00Z">
                    <w:rPr>
                      <w:rFonts w:ascii="Calibri" w:hAnsi="Calibri" w:cs="Calibri"/>
                      <w:color w:val="000000"/>
                      <w:sz w:val="22"/>
                    </w:rPr>
                  </w:rPrChange>
                </w:rPr>
                <w:t xml:space="preserve">, di </w:t>
              </w:r>
            </w:ins>
            <w:proofErr w:type="spellStart"/>
            <w:r w:rsidR="00197412">
              <w:rPr>
                <w:rFonts w:cs="Times New Roman"/>
                <w:color w:val="000000"/>
                <w:szCs w:val="24"/>
                <w:lang w:val="en-US"/>
              </w:rPr>
              <w:t>wa</w:t>
            </w:r>
            <w:proofErr w:type="spellEnd"/>
            <w:r w:rsidR="00197412">
              <w:rPr>
                <w:rFonts w:cs="Times New Roman"/>
                <w:color w:val="000000"/>
                <w:szCs w:val="24"/>
                <w:lang w:val="en-US"/>
              </w:rPr>
              <w:t xml:space="preserve"> </w:t>
            </w:r>
            <w:ins w:id="343" w:author="fahmi abdillah" w:date="2022-07-13T21:45:00Z">
              <w:r w:rsidR="003A1280" w:rsidRPr="00CA55C9">
                <w:rPr>
                  <w:rFonts w:cs="Times New Roman"/>
                  <w:color w:val="000000"/>
                  <w:szCs w:val="24"/>
                  <w:rPrChange w:id="344" w:author="fahmi abdillah" w:date="2022-07-13T21:45:00Z">
                    <w:rPr>
                      <w:rFonts w:ascii="Calibri" w:hAnsi="Calibri" w:cs="Calibri"/>
                      <w:color w:val="000000"/>
                      <w:sz w:val="22"/>
                    </w:rPr>
                  </w:rPrChange>
                </w:rPr>
                <w:t xml:space="preserve">juga tiap hr ada aja grup yg ngabarin </w:t>
              </w:r>
            </w:ins>
            <w:r w:rsidR="00197412">
              <w:rPr>
                <w:rFonts w:cs="Times New Roman"/>
                <w:color w:val="000000"/>
                <w:szCs w:val="24"/>
                <w:lang w:val="en-US"/>
              </w:rPr>
              <w:t xml:space="preserve"> </w:t>
            </w:r>
            <w:ins w:id="345" w:author="fahmi abdillah" w:date="2022-07-13T21:45:00Z">
              <w:r w:rsidR="003A1280" w:rsidRPr="00CA55C9">
                <w:rPr>
                  <w:rFonts w:cs="Times New Roman"/>
                  <w:color w:val="000000"/>
                  <w:szCs w:val="24"/>
                  <w:rPrChange w:id="346" w:author="fahmi abdillah" w:date="2022-07-13T21:45:00Z">
                    <w:rPr>
                      <w:rFonts w:ascii="Calibri" w:hAnsi="Calibri" w:cs="Calibri"/>
                      <w:color w:val="000000"/>
                      <w:sz w:val="22"/>
                    </w:rPr>
                  </w:rPrChange>
                </w:rPr>
                <w:t xml:space="preserve">positif, nyari obat, donar darah plasma, kritis lah sesak napas lah.. gw yg sehat jd berasa ikut sakit.. </w:t>
              </w:r>
            </w:ins>
            <w:r>
              <w:rPr>
                <w:rFonts w:cs="Times New Roman"/>
                <w:color w:val="000000"/>
                <w:szCs w:val="24"/>
                <w:lang w:val="en-US"/>
              </w:rPr>
              <w:t>“</w:t>
            </w:r>
          </w:p>
          <w:p w14:paraId="12C3A137" w14:textId="287E8226" w:rsidR="003A1280" w:rsidRPr="009325BC" w:rsidRDefault="003A1280" w:rsidP="006A62F1">
            <w:pPr>
              <w:jc w:val="both"/>
              <w:rPr>
                <w:ins w:id="347" w:author="fahmi abdillah" w:date="2022-07-13T21:45:00Z"/>
                <w:rFonts w:cs="Times New Roman"/>
                <w:szCs w:val="24"/>
              </w:rPr>
            </w:pPr>
          </w:p>
        </w:tc>
      </w:tr>
      <w:bookmarkEnd w:id="301"/>
    </w:tbl>
    <w:p w14:paraId="75A1EA89" w14:textId="77777777" w:rsidR="00AB4260" w:rsidRPr="00AB4260" w:rsidRDefault="00AB4260" w:rsidP="00B33DEE">
      <w:pPr>
        <w:ind w:firstLine="720"/>
        <w:jc w:val="both"/>
        <w:rPr>
          <w:lang w:val="en-US"/>
        </w:rPr>
      </w:pPr>
    </w:p>
    <w:p w14:paraId="65B80CCA" w14:textId="7FC4B97F" w:rsidR="0077059C" w:rsidRDefault="0077059C">
      <w:pPr>
        <w:pStyle w:val="Heading4"/>
        <w:rPr>
          <w:lang w:val="en-US"/>
        </w:rPr>
        <w:pPrChange w:id="348" w:author="fahmi abdillah" w:date="2022-07-13T15:04:00Z">
          <w:pPr>
            <w:spacing w:line="360" w:lineRule="auto"/>
            <w:jc w:val="both"/>
          </w:pPr>
        </w:pPrChange>
      </w:pPr>
      <w:del w:id="349" w:author="fahmi abdillah" w:date="2022-07-13T15:04:00Z">
        <w:r w:rsidDel="00F87540">
          <w:rPr>
            <w:lang w:val="en-US"/>
          </w:rPr>
          <w:delText xml:space="preserve">1. </w:delText>
        </w:r>
      </w:del>
      <w:r>
        <w:rPr>
          <w:lang w:val="en-US"/>
        </w:rPr>
        <w:t>Tokenizing</w:t>
      </w:r>
    </w:p>
    <w:p w14:paraId="2658FFE7" w14:textId="471B9822" w:rsidR="00CA55C9" w:rsidRDefault="00FB4612" w:rsidP="0077059C">
      <w:pPr>
        <w:spacing w:line="360" w:lineRule="auto"/>
        <w:jc w:val="both"/>
        <w:rPr>
          <w:ins w:id="350" w:author="fahmi abdillah" w:date="2022-07-13T21:45:00Z"/>
          <w:rFonts w:eastAsia="Times New Roman" w:cs="Times New Roman"/>
          <w:bCs/>
          <w:szCs w:val="24"/>
          <w:lang w:val="en-US"/>
        </w:rPr>
      </w:pPr>
      <w:r>
        <w:rPr>
          <w:rFonts w:eastAsia="Times New Roman" w:cs="Times New Roman"/>
          <w:bCs/>
          <w:szCs w:val="24"/>
          <w:lang w:val="en-US"/>
        </w:rPr>
        <w:tab/>
      </w:r>
      <w:bookmarkStart w:id="351" w:name="_Hlk148656329"/>
      <w:r>
        <w:rPr>
          <w:rFonts w:eastAsia="Times New Roman" w:cs="Times New Roman"/>
          <w:bCs/>
          <w:szCs w:val="24"/>
          <w:lang w:val="en-US"/>
        </w:rPr>
        <w:t xml:space="preserve">Tokenizing dilakukan dengan menggunakan </w:t>
      </w:r>
      <w:r w:rsidRPr="00FB4612">
        <w:rPr>
          <w:rFonts w:eastAsia="Times New Roman" w:cs="Times New Roman"/>
          <w:bCs/>
          <w:i/>
          <w:iCs/>
          <w:szCs w:val="24"/>
          <w:lang w:val="en-US"/>
        </w:rPr>
        <w:t>library</w:t>
      </w:r>
      <w:r>
        <w:rPr>
          <w:rFonts w:eastAsia="Times New Roman" w:cs="Times New Roman"/>
          <w:bCs/>
          <w:i/>
          <w:iCs/>
          <w:szCs w:val="24"/>
          <w:lang w:val="en-US"/>
        </w:rPr>
        <w:t xml:space="preserve"> </w:t>
      </w:r>
      <w:r>
        <w:rPr>
          <w:rFonts w:eastAsia="Times New Roman" w:cs="Times New Roman"/>
          <w:bCs/>
          <w:szCs w:val="24"/>
          <w:lang w:val="en-US"/>
        </w:rPr>
        <w:t>Natural Language</w:t>
      </w:r>
      <w:r w:rsidR="007A5E6E">
        <w:rPr>
          <w:rFonts w:eastAsia="Times New Roman" w:cs="Times New Roman"/>
          <w:bCs/>
          <w:szCs w:val="24"/>
          <w:lang w:val="en-US"/>
        </w:rPr>
        <w:t xml:space="preserve"> </w:t>
      </w:r>
      <w:r>
        <w:rPr>
          <w:rFonts w:eastAsia="Times New Roman" w:cs="Times New Roman"/>
          <w:bCs/>
          <w:szCs w:val="24"/>
          <w:lang w:val="en-US"/>
        </w:rPr>
        <w:t xml:space="preserve">Toolkit berbasis Python </w:t>
      </w:r>
      <w:r w:rsidR="007A5E6E">
        <w:rPr>
          <w:rFonts w:eastAsia="Times New Roman" w:cs="Times New Roman"/>
          <w:bCs/>
          <w:szCs w:val="24"/>
          <w:lang w:val="en-US"/>
        </w:rPr>
        <w:t xml:space="preserve">yang tersedia pada </w:t>
      </w:r>
      <w:r w:rsidR="00864449">
        <w:rPr>
          <w:rFonts w:eastAsia="Times New Roman" w:cs="Times New Roman"/>
          <w:bCs/>
          <w:szCs w:val="24"/>
          <w:lang w:val="en-US"/>
        </w:rPr>
        <w:fldChar w:fldCharType="begin"/>
      </w:r>
      <w:r w:rsidR="00864449">
        <w:rPr>
          <w:rFonts w:eastAsia="Times New Roman" w:cs="Times New Roman"/>
          <w:bCs/>
          <w:szCs w:val="24"/>
          <w:lang w:val="en-US"/>
        </w:rPr>
        <w:instrText xml:space="preserve"> HYPERLINK "</w:instrText>
      </w:r>
      <w:r w:rsidR="00864449" w:rsidRPr="00864449">
        <w:rPr>
          <w:rPrChange w:id="352" w:author="fahmi abdillah" w:date="2022-07-06T11:12:00Z">
            <w:rPr>
              <w:rStyle w:val="Hyperlink"/>
              <w:rFonts w:eastAsia="Times New Roman" w:cs="Times New Roman"/>
              <w:bCs/>
              <w:szCs w:val="24"/>
              <w:lang w:val="en-US"/>
            </w:rPr>
          </w:rPrChange>
        </w:rPr>
        <w:instrText>https://www.nltk.org/</w:instrText>
      </w:r>
      <w:r w:rsidR="00864449">
        <w:rPr>
          <w:rFonts w:eastAsia="Times New Roman" w:cs="Times New Roman"/>
          <w:bCs/>
          <w:szCs w:val="24"/>
          <w:lang w:val="en-US"/>
        </w:rPr>
        <w:instrText xml:space="preserve">" </w:instrText>
      </w:r>
      <w:r w:rsidR="00864449">
        <w:rPr>
          <w:rFonts w:eastAsia="Times New Roman" w:cs="Times New Roman"/>
          <w:bCs/>
          <w:szCs w:val="24"/>
          <w:lang w:val="en-US"/>
        </w:rPr>
        <w:fldChar w:fldCharType="separate"/>
      </w:r>
      <w:r w:rsidR="00864449" w:rsidRPr="00864449">
        <w:rPr>
          <w:rStyle w:val="Hyperlink"/>
          <w:rFonts w:eastAsia="Times New Roman" w:cs="Times New Roman"/>
          <w:bCs/>
          <w:szCs w:val="24"/>
          <w:lang w:val="en-US"/>
        </w:rPr>
        <w:t>https://www.nltk.org/</w:t>
      </w:r>
      <w:r w:rsidR="00864449">
        <w:rPr>
          <w:rFonts w:eastAsia="Times New Roman" w:cs="Times New Roman"/>
          <w:bCs/>
          <w:szCs w:val="24"/>
          <w:lang w:val="en-US"/>
        </w:rPr>
        <w:fldChar w:fldCharType="end"/>
      </w:r>
      <w:r w:rsidR="007A5E6E">
        <w:rPr>
          <w:rFonts w:eastAsia="Times New Roman" w:cs="Times New Roman"/>
          <w:bCs/>
          <w:szCs w:val="24"/>
          <w:lang w:val="en-US"/>
        </w:rPr>
        <w:t xml:space="preserve">. Data </w:t>
      </w:r>
      <w:r w:rsidR="007A5E6E">
        <w:rPr>
          <w:rFonts w:eastAsia="Times New Roman" w:cs="Times New Roman"/>
          <w:bCs/>
          <w:i/>
          <w:iCs/>
          <w:szCs w:val="24"/>
          <w:lang w:val="en-US"/>
        </w:rPr>
        <w:t>tweet</w:t>
      </w:r>
      <w:r w:rsidR="007A5E6E">
        <w:rPr>
          <w:rFonts w:eastAsia="Times New Roman" w:cs="Times New Roman"/>
          <w:bCs/>
          <w:szCs w:val="24"/>
          <w:lang w:val="en-US"/>
        </w:rPr>
        <w:t xml:space="preserve"> diubah menjadi kumpulan data dengan mengubah formatnya menjadi </w:t>
      </w:r>
      <w:r w:rsidR="007A5E6E">
        <w:rPr>
          <w:rFonts w:eastAsia="Times New Roman" w:cs="Times New Roman"/>
          <w:bCs/>
          <w:i/>
          <w:iCs/>
          <w:szCs w:val="24"/>
          <w:lang w:val="en-US"/>
        </w:rPr>
        <w:t xml:space="preserve">Comma Separated Values </w:t>
      </w:r>
      <w:r w:rsidR="007A5E6E" w:rsidRPr="007A5E6E">
        <w:rPr>
          <w:rFonts w:eastAsia="Times New Roman" w:cs="Times New Roman"/>
          <w:bCs/>
          <w:szCs w:val="24"/>
          <w:lang w:val="en-US"/>
        </w:rPr>
        <w:t>(CSV)</w:t>
      </w:r>
      <w:r w:rsidR="007A5E6E">
        <w:rPr>
          <w:rFonts w:eastAsia="Times New Roman" w:cs="Times New Roman"/>
          <w:bCs/>
          <w:szCs w:val="24"/>
          <w:lang w:val="en-US"/>
        </w:rPr>
        <w:t xml:space="preserve">. Kumpulan data </w:t>
      </w:r>
      <w:r w:rsidR="007A5E6E">
        <w:rPr>
          <w:rFonts w:eastAsia="Times New Roman" w:cs="Times New Roman"/>
          <w:bCs/>
          <w:i/>
          <w:iCs/>
          <w:szCs w:val="24"/>
          <w:lang w:val="en-US"/>
        </w:rPr>
        <w:t>tweet</w:t>
      </w:r>
      <w:r w:rsidR="007A5E6E">
        <w:rPr>
          <w:rFonts w:eastAsia="Times New Roman" w:cs="Times New Roman"/>
          <w:bCs/>
          <w:szCs w:val="24"/>
          <w:lang w:val="en-US"/>
        </w:rPr>
        <w:t xml:space="preserve"> kemudian diubah menjadi </w:t>
      </w:r>
      <w:r w:rsidR="007A5E6E">
        <w:rPr>
          <w:rFonts w:eastAsia="Times New Roman" w:cs="Times New Roman"/>
          <w:bCs/>
          <w:i/>
          <w:iCs/>
          <w:szCs w:val="24"/>
          <w:lang w:val="en-US"/>
        </w:rPr>
        <w:t>corpus</w:t>
      </w:r>
      <w:r w:rsidR="007A5E6E">
        <w:rPr>
          <w:rFonts w:eastAsia="Times New Roman" w:cs="Times New Roman"/>
          <w:bCs/>
          <w:szCs w:val="24"/>
          <w:lang w:val="en-US"/>
        </w:rPr>
        <w:t xml:space="preserve">. </w:t>
      </w:r>
      <w:r w:rsidR="007A5E6E">
        <w:rPr>
          <w:rFonts w:eastAsia="Times New Roman" w:cs="Times New Roman"/>
          <w:bCs/>
          <w:i/>
          <w:iCs/>
          <w:szCs w:val="24"/>
          <w:lang w:val="en-US"/>
        </w:rPr>
        <w:lastRenderedPageBreak/>
        <w:t xml:space="preserve">Corpus </w:t>
      </w:r>
      <w:r w:rsidR="007A5E6E">
        <w:rPr>
          <w:rFonts w:eastAsia="Times New Roman" w:cs="Times New Roman"/>
          <w:bCs/>
          <w:szCs w:val="24"/>
          <w:lang w:val="en-US"/>
        </w:rPr>
        <w:t>merupakan entitas yang secara konseptual mirip dengan basis data dalam penyimpanan dan pengaturan dokumen teks</w:t>
      </w:r>
      <w:del w:id="353" w:author="fahmi abdillah" w:date="2022-07-12T19:49:00Z">
        <w:r w:rsidR="007A5E6E" w:rsidDel="00FF79A7">
          <w:rPr>
            <w:rFonts w:eastAsia="Times New Roman" w:cs="Times New Roman"/>
            <w:bCs/>
            <w:szCs w:val="24"/>
            <w:lang w:val="en-US"/>
          </w:rPr>
          <w:delText xml:space="preserve"> </w:delText>
        </w:r>
      </w:del>
      <w:ins w:id="354" w:author="fahmi abdillah" w:date="2022-07-12T19:49:00Z">
        <w:r w:rsidR="00FF79A7">
          <w:rPr>
            <w:rFonts w:eastAsia="Times New Roman" w:cs="Times New Roman"/>
            <w:bCs/>
            <w:szCs w:val="24"/>
            <w:lang w:val="en-US"/>
          </w:rPr>
          <w:t xml:space="preserve"> </w:t>
        </w:r>
        <w:r w:rsidR="00FF79A7">
          <w:rPr>
            <w:rFonts w:eastAsia="Times New Roman" w:cs="Times New Roman"/>
            <w:bCs/>
            <w:szCs w:val="24"/>
            <w:lang w:val="en-US"/>
          </w:rPr>
          <w:fldChar w:fldCharType="begin" w:fldLock="1"/>
        </w:r>
      </w:ins>
      <w:r w:rsidR="004B6C66">
        <w:rPr>
          <w:rFonts w:eastAsia="Times New Roman" w:cs="Times New Roman"/>
          <w:bCs/>
          <w:szCs w:val="24"/>
          <w:lang w:val="en-US"/>
        </w:rPr>
        <w:instrText>ADDIN CSL_CITATION {"citationItems":[{"id":"ITEM-1","itemData":{"DOI":"10.18637/jss.v025.i05","ISSN":"15487660","abstract":"During the last decade text mining has become a widely used discipline utilizing statistical and machine learning methods. We present the tm package which provides a framework for text mining applications within R. We give a survey on text mining facilities in R and explain how typical application tasks can be carried out using our framework. We present techniques for count-based analysis methods, text clustering, text classification and string kernels.","author":[{"dropping-particle":"","family":"Feinerer","given":"Ingo","non-dropping-particle":"","parse-names":false,"suffix":""},{"dropping-particle":"","family":"Hornik","given":"Kurt","non-dropping-particle":"","parse-names":false,"suffix":""},{"dropping-particle":"","family":"Meyer","given":"David","non-dropping-particle":"","parse-names":false,"suffix":""}],"container-title":"Journal of Statistical Software","id":"ITEM-1","issue":"5","issued":{"date-parts":[["2008"]]},"page":"1-54","title":"Text mining infrastructure in R","type":"article-journal","volume":"25"},"uris":["http://www.mendeley.com/documents/?uuid=c9cf9163-662f-4d1a-b7f8-6d220ee5d6ea"]}],"mendeley":{"formattedCitation":"(Feinerer et al., 2008)","plainTextFormattedCitation":"(Feinerer et al., 2008)","previouslyFormattedCitation":"(Feinerer et al., 2008)"},"properties":{"noteIndex":0},"schema":"https://github.com/citation-style-language/schema/raw/master/csl-citation.json"}</w:instrText>
      </w:r>
      <w:r w:rsidR="00FF79A7">
        <w:rPr>
          <w:rFonts w:eastAsia="Times New Roman" w:cs="Times New Roman"/>
          <w:bCs/>
          <w:szCs w:val="24"/>
          <w:lang w:val="en-US"/>
        </w:rPr>
        <w:fldChar w:fldCharType="separate"/>
      </w:r>
      <w:r w:rsidR="00FF79A7" w:rsidRPr="00FF79A7">
        <w:rPr>
          <w:rFonts w:eastAsia="Times New Roman" w:cs="Times New Roman"/>
          <w:bCs/>
          <w:noProof/>
          <w:szCs w:val="24"/>
          <w:lang w:val="en-US"/>
        </w:rPr>
        <w:t>(Feinerer et al., 2008)</w:t>
      </w:r>
      <w:ins w:id="355" w:author="fahmi abdillah" w:date="2022-07-12T19:49:00Z">
        <w:r w:rsidR="00FF79A7">
          <w:rPr>
            <w:rFonts w:eastAsia="Times New Roman" w:cs="Times New Roman"/>
            <w:bCs/>
            <w:szCs w:val="24"/>
            <w:lang w:val="en-US"/>
          </w:rPr>
          <w:fldChar w:fldCharType="end"/>
        </w:r>
      </w:ins>
      <w:del w:id="356" w:author="fahmi abdillah" w:date="2022-07-12T19:49:00Z">
        <w:r w:rsidR="007A5E6E" w:rsidDel="00FF79A7">
          <w:rPr>
            <w:rFonts w:eastAsia="Times New Roman" w:cs="Times New Roman"/>
            <w:bCs/>
            <w:szCs w:val="24"/>
            <w:lang w:val="en-US"/>
          </w:rPr>
          <w:delText>(</w:delText>
        </w:r>
        <w:r w:rsidR="007A5E6E" w:rsidRPr="007A5E6E" w:rsidDel="00FF79A7">
          <w:rPr>
            <w:rFonts w:eastAsia="Times New Roman" w:cs="Times New Roman"/>
            <w:bCs/>
            <w:szCs w:val="24"/>
            <w:lang w:val="en-US"/>
          </w:rPr>
          <w:delText>Feinerer</w:delText>
        </w:r>
        <w:r w:rsidR="007A5E6E" w:rsidDel="00FF79A7">
          <w:rPr>
            <w:rFonts w:eastAsia="Times New Roman" w:cs="Times New Roman"/>
            <w:bCs/>
            <w:szCs w:val="24"/>
            <w:lang w:val="en-US"/>
          </w:rPr>
          <w:delText xml:space="preserve"> </w:delText>
        </w:r>
        <w:r w:rsidR="007A5E6E" w:rsidDel="00FF79A7">
          <w:rPr>
            <w:rFonts w:eastAsia="Times New Roman" w:cs="Times New Roman"/>
            <w:bCs/>
            <w:i/>
            <w:iCs/>
            <w:szCs w:val="24"/>
            <w:lang w:val="en-US"/>
          </w:rPr>
          <w:delText>et al. 2008</w:delText>
        </w:r>
        <w:r w:rsidR="007A5E6E" w:rsidDel="00FF79A7">
          <w:rPr>
            <w:rFonts w:eastAsia="Times New Roman" w:cs="Times New Roman"/>
            <w:bCs/>
            <w:szCs w:val="24"/>
            <w:lang w:val="en-US"/>
          </w:rPr>
          <w:delText>)</w:delText>
        </w:r>
      </w:del>
      <w:r w:rsidR="007A5E6E">
        <w:rPr>
          <w:rFonts w:eastAsia="Times New Roman" w:cs="Times New Roman"/>
          <w:bCs/>
          <w:szCs w:val="24"/>
          <w:lang w:val="en-US"/>
        </w:rPr>
        <w:t xml:space="preserve">. Semua huruf pada </w:t>
      </w:r>
      <w:r w:rsidR="007A5E6E">
        <w:rPr>
          <w:rFonts w:eastAsia="Times New Roman" w:cs="Times New Roman"/>
          <w:bCs/>
          <w:i/>
          <w:iCs/>
          <w:szCs w:val="24"/>
          <w:lang w:val="en-US"/>
        </w:rPr>
        <w:t>corpus</w:t>
      </w:r>
      <w:r w:rsidR="007A5E6E">
        <w:rPr>
          <w:rFonts w:eastAsia="Times New Roman" w:cs="Times New Roman"/>
          <w:bCs/>
          <w:szCs w:val="24"/>
          <w:lang w:val="en-US"/>
        </w:rPr>
        <w:t xml:space="preserve"> </w:t>
      </w:r>
      <w:r w:rsidR="003A1280">
        <w:rPr>
          <w:rFonts w:eastAsia="Times New Roman" w:cs="Times New Roman"/>
          <w:bCs/>
          <w:szCs w:val="24"/>
          <w:lang w:val="en-US"/>
        </w:rPr>
        <w:t>telah</w:t>
      </w:r>
      <w:r w:rsidR="007A5E6E">
        <w:rPr>
          <w:rFonts w:eastAsia="Times New Roman" w:cs="Times New Roman"/>
          <w:bCs/>
          <w:szCs w:val="24"/>
          <w:lang w:val="en-US"/>
        </w:rPr>
        <w:t xml:space="preserve"> menjadi huruf kecil. Contoh data </w:t>
      </w:r>
      <w:r w:rsidR="007A5E6E">
        <w:rPr>
          <w:rFonts w:eastAsia="Times New Roman" w:cs="Times New Roman"/>
          <w:bCs/>
          <w:i/>
          <w:iCs/>
          <w:szCs w:val="24"/>
          <w:lang w:val="en-US"/>
        </w:rPr>
        <w:t>tweet</w:t>
      </w:r>
      <w:r w:rsidR="007A5E6E">
        <w:rPr>
          <w:rFonts w:eastAsia="Times New Roman" w:cs="Times New Roman"/>
          <w:bCs/>
          <w:szCs w:val="24"/>
          <w:lang w:val="en-US"/>
        </w:rPr>
        <w:t xml:space="preserve"> sebelum dan sesudah proses </w:t>
      </w:r>
      <w:r w:rsidR="007A5E6E">
        <w:rPr>
          <w:rFonts w:eastAsia="Times New Roman" w:cs="Times New Roman"/>
          <w:bCs/>
          <w:i/>
          <w:iCs/>
          <w:szCs w:val="24"/>
          <w:lang w:val="en-US"/>
        </w:rPr>
        <w:t>tokenizing</w:t>
      </w:r>
      <w:r w:rsidR="007A5E6E">
        <w:rPr>
          <w:rFonts w:eastAsia="Times New Roman" w:cs="Times New Roman"/>
          <w:bCs/>
          <w:szCs w:val="24"/>
          <w:lang w:val="en-US"/>
        </w:rPr>
        <w:t xml:space="preserve"> dapat dilihat pada </w:t>
      </w:r>
      <w:ins w:id="357" w:author="fahmi abdillah" w:date="2022-07-13T21:45:00Z">
        <w:r w:rsidR="00CA55C9">
          <w:rPr>
            <w:rFonts w:eastAsia="Times New Roman" w:cs="Times New Roman"/>
            <w:bCs/>
            <w:szCs w:val="24"/>
            <w:lang w:val="en-US"/>
          </w:rPr>
          <w:t xml:space="preserve">Tabel </w:t>
        </w:r>
      </w:ins>
      <w:ins w:id="358" w:author="fahmi abdillah" w:date="2022-07-13T21:47:00Z">
        <w:r w:rsidR="00CA55C9">
          <w:rPr>
            <w:rFonts w:eastAsia="Times New Roman" w:cs="Times New Roman"/>
            <w:bCs/>
            <w:szCs w:val="24"/>
            <w:lang w:val="en-US"/>
          </w:rPr>
          <w:t>3.</w:t>
        </w:r>
      </w:ins>
      <w:ins w:id="359" w:author="fahmi abdillah" w:date="2022-07-13T23:31:00Z">
        <w:r w:rsidR="009C693E">
          <w:rPr>
            <w:rFonts w:eastAsia="Times New Roman" w:cs="Times New Roman"/>
            <w:bCs/>
            <w:szCs w:val="24"/>
            <w:lang w:val="en-US"/>
          </w:rPr>
          <w:t>2.</w:t>
        </w:r>
      </w:ins>
      <w:bookmarkEnd w:id="351"/>
      <w:del w:id="360" w:author="fahmi abdillah" w:date="2022-07-13T21:45:00Z">
        <w:r w:rsidR="007A5E6E" w:rsidDel="00CA55C9">
          <w:rPr>
            <w:rFonts w:eastAsia="Times New Roman" w:cs="Times New Roman"/>
            <w:bCs/>
            <w:szCs w:val="24"/>
            <w:lang w:val="en-US"/>
          </w:rPr>
          <w:delText>..</w:delText>
        </w:r>
      </w:del>
    </w:p>
    <w:p w14:paraId="0B48A1EC" w14:textId="30D31095" w:rsidR="00CA55C9" w:rsidRPr="005F0D74" w:rsidRDefault="00CA55C9">
      <w:pPr>
        <w:pStyle w:val="Caption"/>
        <w:keepNext/>
        <w:jc w:val="center"/>
        <w:rPr>
          <w:ins w:id="361" w:author="fahmi abdillah" w:date="2022-07-13T21:47:00Z"/>
          <w:szCs w:val="24"/>
        </w:rPr>
        <w:pPrChange w:id="362" w:author="fahmi abdillah" w:date="2022-07-13T21:47:00Z">
          <w:pPr/>
        </w:pPrChange>
      </w:pPr>
      <w:bookmarkStart w:id="363" w:name="_Toc134021162"/>
      <w:ins w:id="364" w:author="fahmi abdillah" w:date="2022-07-13T21:47:00Z">
        <w:r w:rsidRPr="00CA55C9">
          <w:rPr>
            <w:i w:val="0"/>
            <w:iCs w:val="0"/>
            <w:color w:val="auto"/>
            <w:sz w:val="24"/>
            <w:szCs w:val="24"/>
            <w:rPrChange w:id="365" w:author="fahmi abdillah" w:date="2022-07-13T21:47:00Z">
              <w:rPr/>
            </w:rPrChange>
          </w:rPr>
          <w:t xml:space="preserve">Tabel </w:t>
        </w:r>
      </w:ins>
      <w:ins w:id="366" w:author="fahmi abdillah" w:date="2022-07-13T23:27:00Z">
        <w:r w:rsidR="0041612F">
          <w:rPr>
            <w:i w:val="0"/>
            <w:iCs w:val="0"/>
            <w:color w:val="auto"/>
            <w:sz w:val="24"/>
            <w:szCs w:val="24"/>
            <w:lang w:val="en-US"/>
          </w:rPr>
          <w:t>3</w:t>
        </w:r>
      </w:ins>
      <w:ins w:id="367" w:author="fahmi abdillah" w:date="2022-07-13T23:15:00Z">
        <w:r w:rsidR="008D4445">
          <w:rPr>
            <w:i w:val="0"/>
            <w:iCs w:val="0"/>
            <w:color w:val="auto"/>
            <w:sz w:val="24"/>
            <w:szCs w:val="24"/>
          </w:rPr>
          <w:t>.</w:t>
        </w:r>
      </w:ins>
      <w:r w:rsidR="00AA3164">
        <w:rPr>
          <w:i w:val="0"/>
          <w:iCs w:val="0"/>
          <w:color w:val="auto"/>
          <w:sz w:val="24"/>
          <w:szCs w:val="24"/>
        </w:rPr>
        <w:fldChar w:fldCharType="begin"/>
      </w:r>
      <w:r w:rsidR="00AA3164">
        <w:rPr>
          <w:i w:val="0"/>
          <w:iCs w:val="0"/>
          <w:color w:val="auto"/>
          <w:sz w:val="24"/>
          <w:szCs w:val="24"/>
        </w:rPr>
        <w:instrText xml:space="preserve"> STYLEREF 1 \s </w:instrText>
      </w:r>
      <w:r w:rsidR="00AA3164">
        <w:rPr>
          <w:i w:val="0"/>
          <w:iCs w:val="0"/>
          <w:color w:val="auto"/>
          <w:sz w:val="24"/>
          <w:szCs w:val="24"/>
        </w:rPr>
        <w:fldChar w:fldCharType="separate"/>
      </w:r>
      <w:r w:rsidR="00AA3164">
        <w:rPr>
          <w:i w:val="0"/>
          <w:iCs w:val="0"/>
          <w:noProof/>
          <w:color w:val="auto"/>
          <w:sz w:val="24"/>
          <w:szCs w:val="24"/>
        </w:rPr>
        <w:t>0</w:t>
      </w:r>
      <w:r w:rsidR="00AA3164">
        <w:rPr>
          <w:i w:val="0"/>
          <w:iCs w:val="0"/>
          <w:color w:val="auto"/>
          <w:sz w:val="24"/>
          <w:szCs w:val="24"/>
        </w:rPr>
        <w:fldChar w:fldCharType="end"/>
      </w:r>
      <w:r w:rsidR="00AA3164">
        <w:rPr>
          <w:i w:val="0"/>
          <w:iCs w:val="0"/>
          <w:color w:val="auto"/>
          <w:sz w:val="24"/>
          <w:szCs w:val="24"/>
        </w:rPr>
        <w:t>.</w:t>
      </w:r>
      <w:r w:rsidR="00AA3164">
        <w:rPr>
          <w:i w:val="0"/>
          <w:iCs w:val="0"/>
          <w:color w:val="auto"/>
          <w:sz w:val="24"/>
          <w:szCs w:val="24"/>
        </w:rPr>
        <w:fldChar w:fldCharType="begin"/>
      </w:r>
      <w:r w:rsidR="00AA3164">
        <w:rPr>
          <w:i w:val="0"/>
          <w:iCs w:val="0"/>
          <w:color w:val="auto"/>
          <w:sz w:val="24"/>
          <w:szCs w:val="24"/>
        </w:rPr>
        <w:instrText xml:space="preserve"> SEQ Tabel \* ARABIC \s 1 </w:instrText>
      </w:r>
      <w:r w:rsidR="00AA3164">
        <w:rPr>
          <w:i w:val="0"/>
          <w:iCs w:val="0"/>
          <w:color w:val="auto"/>
          <w:sz w:val="24"/>
          <w:szCs w:val="24"/>
        </w:rPr>
        <w:fldChar w:fldCharType="separate"/>
      </w:r>
      <w:r w:rsidR="00AA3164">
        <w:rPr>
          <w:i w:val="0"/>
          <w:iCs w:val="0"/>
          <w:noProof/>
          <w:color w:val="auto"/>
          <w:sz w:val="24"/>
          <w:szCs w:val="24"/>
        </w:rPr>
        <w:t>2</w:t>
      </w:r>
      <w:r w:rsidR="00AA3164">
        <w:rPr>
          <w:i w:val="0"/>
          <w:iCs w:val="0"/>
          <w:color w:val="auto"/>
          <w:sz w:val="24"/>
          <w:szCs w:val="24"/>
        </w:rPr>
        <w:fldChar w:fldCharType="end"/>
      </w:r>
      <w:ins w:id="368" w:author="fahmi abdillah" w:date="2022-07-13T21:47:00Z">
        <w:r w:rsidRPr="00CA55C9">
          <w:rPr>
            <w:i w:val="0"/>
            <w:iCs w:val="0"/>
            <w:color w:val="auto"/>
            <w:sz w:val="24"/>
            <w:szCs w:val="24"/>
            <w:lang w:val="en-US"/>
            <w:rPrChange w:id="369" w:author="fahmi abdillah" w:date="2022-07-13T21:47:00Z">
              <w:rPr>
                <w:lang w:val="en-US"/>
              </w:rPr>
            </w:rPrChange>
          </w:rPr>
          <w:t xml:space="preserve"> </w:t>
        </w:r>
        <w:r w:rsidRPr="00CA55C9">
          <w:rPr>
            <w:i w:val="0"/>
            <w:iCs w:val="0"/>
            <w:color w:val="auto"/>
            <w:sz w:val="24"/>
            <w:szCs w:val="24"/>
            <w:lang w:val="en-US"/>
            <w:rPrChange w:id="370" w:author="fahmi abdillah" w:date="2022-07-13T21:47:00Z">
              <w:rPr>
                <w:i/>
                <w:iCs/>
                <w:lang w:val="en-US"/>
              </w:rPr>
            </w:rPrChange>
          </w:rPr>
          <w:t xml:space="preserve">Contoh </w:t>
        </w:r>
        <w:r w:rsidRPr="00CA55C9">
          <w:rPr>
            <w:color w:val="auto"/>
            <w:sz w:val="24"/>
            <w:szCs w:val="24"/>
            <w:lang w:val="en-US"/>
            <w:rPrChange w:id="371" w:author="fahmi abdillah" w:date="2022-07-13T21:47:00Z">
              <w:rPr>
                <w:i/>
                <w:iCs/>
                <w:lang w:val="en-US"/>
              </w:rPr>
            </w:rPrChange>
          </w:rPr>
          <w:t>Tokenizing</w:t>
        </w:r>
        <w:bookmarkEnd w:id="363"/>
      </w:ins>
    </w:p>
    <w:tbl>
      <w:tblPr>
        <w:tblStyle w:val="TableGrid"/>
        <w:tblW w:w="0" w:type="auto"/>
        <w:tblLook w:val="04A0" w:firstRow="1" w:lastRow="0" w:firstColumn="1" w:lastColumn="0" w:noHBand="0" w:noVBand="1"/>
      </w:tblPr>
      <w:tblGrid>
        <w:gridCol w:w="3965"/>
        <w:gridCol w:w="3965"/>
      </w:tblGrid>
      <w:tr w:rsidR="00CA55C9" w:rsidRPr="00CA55C9" w14:paraId="4C5BF295" w14:textId="77777777" w:rsidTr="00816DAF">
        <w:trPr>
          <w:ins w:id="372" w:author="fahmi abdillah" w:date="2022-07-13T21:45:00Z"/>
        </w:trPr>
        <w:tc>
          <w:tcPr>
            <w:tcW w:w="3965" w:type="dxa"/>
          </w:tcPr>
          <w:p w14:paraId="29D9B473" w14:textId="77777777" w:rsidR="00CA55C9" w:rsidRPr="00CA55C9" w:rsidRDefault="00CA55C9">
            <w:pPr>
              <w:jc w:val="center"/>
              <w:rPr>
                <w:ins w:id="373" w:author="fahmi abdillah" w:date="2022-07-13T21:45:00Z"/>
                <w:rFonts w:cs="Times New Roman"/>
                <w:b/>
                <w:bCs/>
                <w:szCs w:val="24"/>
                <w:rPrChange w:id="374" w:author="fahmi abdillah" w:date="2022-07-13T21:49:00Z">
                  <w:rPr>
                    <w:ins w:id="375" w:author="fahmi abdillah" w:date="2022-07-13T21:45:00Z"/>
                  </w:rPr>
                </w:rPrChange>
              </w:rPr>
              <w:pPrChange w:id="376" w:author="fahmi abdillah" w:date="2022-07-13T21:49:00Z">
                <w:pPr/>
              </w:pPrChange>
            </w:pPr>
            <w:bookmarkStart w:id="377" w:name="_Hlk148656365"/>
            <w:ins w:id="378" w:author="fahmi abdillah" w:date="2022-07-13T21:45:00Z">
              <w:r w:rsidRPr="00CA55C9">
                <w:rPr>
                  <w:rFonts w:cs="Times New Roman"/>
                  <w:b/>
                  <w:bCs/>
                  <w:szCs w:val="24"/>
                  <w:rPrChange w:id="379" w:author="fahmi abdillah" w:date="2022-07-13T21:49:00Z">
                    <w:rPr/>
                  </w:rPrChange>
                </w:rPr>
                <w:t>Data awal</w:t>
              </w:r>
            </w:ins>
          </w:p>
        </w:tc>
        <w:tc>
          <w:tcPr>
            <w:tcW w:w="3965" w:type="dxa"/>
          </w:tcPr>
          <w:p w14:paraId="1FEC6E9B" w14:textId="77777777" w:rsidR="00CA55C9" w:rsidRPr="00CA55C9" w:rsidRDefault="00CA55C9">
            <w:pPr>
              <w:jc w:val="center"/>
              <w:rPr>
                <w:ins w:id="380" w:author="fahmi abdillah" w:date="2022-07-13T21:45:00Z"/>
                <w:rFonts w:cs="Times New Roman"/>
                <w:b/>
                <w:bCs/>
                <w:szCs w:val="24"/>
                <w:rPrChange w:id="381" w:author="fahmi abdillah" w:date="2022-07-13T21:49:00Z">
                  <w:rPr>
                    <w:ins w:id="382" w:author="fahmi abdillah" w:date="2022-07-13T21:45:00Z"/>
                  </w:rPr>
                </w:rPrChange>
              </w:rPr>
              <w:pPrChange w:id="383" w:author="fahmi abdillah" w:date="2022-07-13T21:49:00Z">
                <w:pPr/>
              </w:pPrChange>
            </w:pPr>
            <w:ins w:id="384" w:author="fahmi abdillah" w:date="2022-07-13T21:45:00Z">
              <w:r w:rsidRPr="00CA55C9">
                <w:rPr>
                  <w:rFonts w:cs="Times New Roman"/>
                  <w:b/>
                  <w:bCs/>
                  <w:szCs w:val="24"/>
                  <w:rPrChange w:id="385" w:author="fahmi abdillah" w:date="2022-07-13T21:49:00Z">
                    <w:rPr/>
                  </w:rPrChange>
                </w:rPr>
                <w:t>Data akhir</w:t>
              </w:r>
            </w:ins>
          </w:p>
        </w:tc>
      </w:tr>
      <w:tr w:rsidR="00CA55C9" w:rsidRPr="00CA55C9" w14:paraId="0B97D6F9" w14:textId="77777777" w:rsidTr="00816DAF">
        <w:trPr>
          <w:ins w:id="386" w:author="fahmi abdillah" w:date="2022-07-13T21:45:00Z"/>
        </w:trPr>
        <w:tc>
          <w:tcPr>
            <w:tcW w:w="3965" w:type="dxa"/>
          </w:tcPr>
          <w:p w14:paraId="7E761E25" w14:textId="77777777" w:rsidR="00CA55C9" w:rsidRPr="00CA55C9" w:rsidRDefault="00CA55C9" w:rsidP="00816DAF">
            <w:pPr>
              <w:rPr>
                <w:ins w:id="387" w:author="fahmi abdillah" w:date="2022-07-13T21:45:00Z"/>
                <w:rFonts w:cs="Times New Roman"/>
                <w:color w:val="000000"/>
                <w:szCs w:val="24"/>
                <w:rPrChange w:id="388" w:author="fahmi abdillah" w:date="2022-07-13T21:45:00Z">
                  <w:rPr>
                    <w:ins w:id="389" w:author="fahmi abdillah" w:date="2022-07-13T21:45:00Z"/>
                    <w:rFonts w:ascii="Calibri" w:hAnsi="Calibri" w:cs="Calibri"/>
                    <w:color w:val="000000"/>
                  </w:rPr>
                </w:rPrChange>
              </w:rPr>
            </w:pPr>
            <w:ins w:id="390" w:author="fahmi abdillah" w:date="2022-07-13T21:45:00Z">
              <w:r w:rsidRPr="00CA55C9">
                <w:rPr>
                  <w:rFonts w:cs="Times New Roman"/>
                  <w:color w:val="000000"/>
                  <w:szCs w:val="24"/>
                  <w:rPrChange w:id="391" w:author="fahmi abdillah" w:date="2022-07-13T21:45:00Z">
                    <w:rPr>
                      <w:rFonts w:ascii="Calibri" w:hAnsi="Calibri" w:cs="Calibri"/>
                      <w:color w:val="000000"/>
                      <w:sz w:val="22"/>
                    </w:rPr>
                  </w:rPrChange>
                </w:rPr>
                <w:t>dr. Erlina menyarankan agar pasien Covid-19 selalu memantau frekuensi napas agar bisa mengetahui tanda sesak napas - #Sains https://t.co/mxpV2xCBBP</w:t>
              </w:r>
            </w:ins>
          </w:p>
          <w:p w14:paraId="146F7C10" w14:textId="77777777" w:rsidR="00CA55C9" w:rsidRPr="00BF6C42" w:rsidRDefault="00CA55C9" w:rsidP="00816DAF">
            <w:pPr>
              <w:rPr>
                <w:ins w:id="392" w:author="fahmi abdillah" w:date="2022-07-13T21:45:00Z"/>
                <w:rFonts w:cs="Times New Roman"/>
                <w:szCs w:val="24"/>
              </w:rPr>
            </w:pPr>
          </w:p>
        </w:tc>
        <w:tc>
          <w:tcPr>
            <w:tcW w:w="3965" w:type="dxa"/>
          </w:tcPr>
          <w:p w14:paraId="13F726CA" w14:textId="77777777" w:rsidR="00CA55C9" w:rsidRPr="009325BC" w:rsidRDefault="00CA55C9" w:rsidP="00816DAF">
            <w:pPr>
              <w:jc w:val="both"/>
              <w:rPr>
                <w:ins w:id="393" w:author="fahmi abdillah" w:date="2022-07-13T21:45:00Z"/>
                <w:rFonts w:cs="Times New Roman"/>
                <w:szCs w:val="24"/>
              </w:rPr>
            </w:pPr>
            <w:ins w:id="394" w:author="fahmi abdillah" w:date="2022-07-13T21:45:00Z">
              <w:r w:rsidRPr="005F0D74">
                <w:rPr>
                  <w:rFonts w:cs="Times New Roman"/>
                  <w:szCs w:val="24"/>
                </w:rPr>
                <w:t>“dr”, “erlina”, “menyarankan”, “agar”, “pasien”, “covid19”, “selalu”, “memantau”, “frekuensi”, “napas”, “agar”, “bisa”, “mengetahui”, “tanda”, “sesak”, “napas”</w:t>
              </w:r>
            </w:ins>
          </w:p>
        </w:tc>
      </w:tr>
      <w:tr w:rsidR="00CA55C9" w:rsidRPr="00CA55C9" w14:paraId="22D50CA5" w14:textId="77777777" w:rsidTr="00816DAF">
        <w:trPr>
          <w:ins w:id="395" w:author="fahmi abdillah" w:date="2022-07-13T21:45:00Z"/>
        </w:trPr>
        <w:tc>
          <w:tcPr>
            <w:tcW w:w="3965" w:type="dxa"/>
          </w:tcPr>
          <w:p w14:paraId="5B1EBBCA" w14:textId="77777777" w:rsidR="00CA55C9" w:rsidRPr="00CA55C9" w:rsidRDefault="00CA55C9" w:rsidP="00816DAF">
            <w:pPr>
              <w:rPr>
                <w:ins w:id="396" w:author="fahmi abdillah" w:date="2022-07-13T21:45:00Z"/>
                <w:rFonts w:cs="Times New Roman"/>
                <w:color w:val="000000"/>
                <w:szCs w:val="24"/>
                <w:rPrChange w:id="397" w:author="fahmi abdillah" w:date="2022-07-13T21:45:00Z">
                  <w:rPr>
                    <w:ins w:id="398" w:author="fahmi abdillah" w:date="2022-07-13T21:45:00Z"/>
                    <w:rFonts w:ascii="Calibri" w:hAnsi="Calibri" w:cs="Calibri"/>
                    <w:color w:val="000000"/>
                  </w:rPr>
                </w:rPrChange>
              </w:rPr>
            </w:pPr>
            <w:ins w:id="399" w:author="fahmi abdillah" w:date="2022-07-13T21:45:00Z">
              <w:r w:rsidRPr="00CA55C9">
                <w:rPr>
                  <w:rFonts w:cs="Times New Roman"/>
                  <w:color w:val="000000"/>
                  <w:szCs w:val="24"/>
                  <w:rPrChange w:id="400" w:author="fahmi abdillah" w:date="2022-07-13T21:45:00Z">
                    <w:rPr>
                      <w:rFonts w:ascii="Calibri" w:hAnsi="Calibri" w:cs="Calibri"/>
                      <w:color w:val="000000"/>
                      <w:sz w:val="22"/>
                    </w:rPr>
                  </w:rPrChange>
                </w:rPr>
                <w:t>kyk ga sanggup pegang hp lamaÂ².. liat twitter pd nyari oksigen trs kamar RS, di WA juga tiap hr ada aja grup yg ngabarin  positif, nyari obat, donar darah plasma, kritis lah sesak napas lah.. gw yg sehat jd berasa ikut sakit.. ðŸ˜µ</w:t>
              </w:r>
            </w:ins>
          </w:p>
          <w:p w14:paraId="45170A1A" w14:textId="77777777" w:rsidR="00CA55C9" w:rsidRPr="00BF6C42" w:rsidRDefault="00CA55C9" w:rsidP="00816DAF">
            <w:pPr>
              <w:rPr>
                <w:ins w:id="401" w:author="fahmi abdillah" w:date="2022-07-13T21:45:00Z"/>
                <w:rFonts w:cs="Times New Roman"/>
                <w:szCs w:val="24"/>
              </w:rPr>
            </w:pPr>
          </w:p>
        </w:tc>
        <w:tc>
          <w:tcPr>
            <w:tcW w:w="3965" w:type="dxa"/>
          </w:tcPr>
          <w:p w14:paraId="1FEB597E" w14:textId="77777777" w:rsidR="00CA55C9" w:rsidRPr="009325BC" w:rsidRDefault="00CA55C9" w:rsidP="00816DAF">
            <w:pPr>
              <w:jc w:val="both"/>
              <w:rPr>
                <w:ins w:id="402" w:author="fahmi abdillah" w:date="2022-07-13T21:45:00Z"/>
                <w:rFonts w:cs="Times New Roman"/>
                <w:szCs w:val="24"/>
              </w:rPr>
            </w:pPr>
            <w:ins w:id="403" w:author="fahmi abdillah" w:date="2022-07-13T21:45:00Z">
              <w:r w:rsidRPr="005F0D74">
                <w:rPr>
                  <w:rFonts w:cs="Times New Roman"/>
                  <w:szCs w:val="24"/>
                </w:rPr>
                <w:t>“kyk”,  “ga”,  “sanggup”,  “pegang”,  “hp”,  “lama”, “liat”,  “twitter”,  “pd”,  “nyari”,  “oksigen”,  “trs”,  “kamar”,  “RS”, “di”,  “WA”,  “juga”,  “tiap”,  “hr”,  “ada”,  “aja”, “grup”,  “yg”,  “ngabarin”,  “positif”,   “nyari”,  “obat”, “donar”,  “darah”,  “plasma”,  “kritis”,  “lah”,  “sesak”,  “napas”,  “lah”,  “gw”,  “yg”,  “sehat”,  “jd”,  “berasa”,  “ikut”,  “sakit”</w:t>
              </w:r>
            </w:ins>
          </w:p>
        </w:tc>
      </w:tr>
      <w:bookmarkEnd w:id="377"/>
    </w:tbl>
    <w:p w14:paraId="70E387D7" w14:textId="03F5A42E" w:rsidR="00CA55C9" w:rsidDel="00CA55C9" w:rsidRDefault="00CA55C9" w:rsidP="0077059C">
      <w:pPr>
        <w:spacing w:line="360" w:lineRule="auto"/>
        <w:jc w:val="both"/>
        <w:rPr>
          <w:del w:id="404" w:author="fahmi abdillah" w:date="2022-07-13T21:45:00Z"/>
          <w:rFonts w:eastAsia="Times New Roman" w:cs="Times New Roman"/>
          <w:bCs/>
          <w:szCs w:val="24"/>
          <w:lang w:val="en-US"/>
        </w:rPr>
      </w:pPr>
    </w:p>
    <w:p w14:paraId="3A03C841" w14:textId="13B1DE8A" w:rsidR="0077059C" w:rsidDel="00CA55C9" w:rsidRDefault="0077059C">
      <w:pPr>
        <w:pStyle w:val="Heading4"/>
        <w:rPr>
          <w:del w:id="405" w:author="fahmi abdillah" w:date="2022-07-13T21:51:00Z"/>
          <w:lang w:val="en-US"/>
        </w:rPr>
        <w:pPrChange w:id="406" w:author="fahmi abdillah" w:date="2022-07-13T15:04:00Z">
          <w:pPr>
            <w:spacing w:line="360" w:lineRule="auto"/>
            <w:jc w:val="both"/>
          </w:pPr>
        </w:pPrChange>
      </w:pPr>
      <w:del w:id="407" w:author="fahmi abdillah" w:date="2022-07-13T15:04:00Z">
        <w:r w:rsidDel="00F87540">
          <w:rPr>
            <w:lang w:val="en-US"/>
          </w:rPr>
          <w:delText>2.</w:delText>
        </w:r>
      </w:del>
      <w:del w:id="408" w:author="fahmi abdillah" w:date="2022-07-13T21:51:00Z">
        <w:r w:rsidDel="00CA55C9">
          <w:rPr>
            <w:lang w:val="en-US"/>
          </w:rPr>
          <w:delText xml:space="preserve"> Normalisasi kata</w:delText>
        </w:r>
      </w:del>
    </w:p>
    <w:p w14:paraId="593DEAAE" w14:textId="76A9E113" w:rsidR="00CA55C9" w:rsidRPr="005A3F6D" w:rsidRDefault="007A5E6E" w:rsidP="0077059C">
      <w:pPr>
        <w:spacing w:line="360" w:lineRule="auto"/>
        <w:jc w:val="both"/>
        <w:rPr>
          <w:rFonts w:eastAsia="Times New Roman" w:cs="Times New Roman"/>
          <w:bCs/>
          <w:szCs w:val="24"/>
          <w:lang w:val="en-US"/>
        </w:rPr>
      </w:pPr>
      <w:del w:id="409" w:author="fahmi abdillah" w:date="2022-07-13T21:51:00Z">
        <w:r w:rsidDel="00CA55C9">
          <w:rPr>
            <w:rFonts w:eastAsia="Times New Roman" w:cs="Times New Roman"/>
            <w:bCs/>
            <w:szCs w:val="24"/>
            <w:lang w:val="en-US"/>
          </w:rPr>
          <w:tab/>
          <w:delText xml:space="preserve">Banyak data </w:delText>
        </w:r>
        <w:r w:rsidDel="00CA55C9">
          <w:rPr>
            <w:rFonts w:eastAsia="Times New Roman" w:cs="Times New Roman"/>
            <w:bCs/>
            <w:i/>
            <w:iCs/>
            <w:szCs w:val="24"/>
            <w:lang w:val="en-US"/>
          </w:rPr>
          <w:delText>tweet</w:delText>
        </w:r>
        <w:r w:rsidDel="00CA55C9">
          <w:rPr>
            <w:rFonts w:eastAsia="Times New Roman" w:cs="Times New Roman"/>
            <w:bCs/>
            <w:szCs w:val="24"/>
            <w:lang w:val="en-US"/>
          </w:rPr>
          <w:delText xml:space="preserve"> yang mengandung kata tidak baku. Kata yang tidak baku dapat berupa perulangan karakter sehingga sulit dikenali, tanggal, jumlah mata uang, dan akronim. Grave </w:delText>
        </w:r>
        <w:r w:rsidDel="00CA55C9">
          <w:rPr>
            <w:rFonts w:eastAsia="Times New Roman" w:cs="Times New Roman"/>
            <w:bCs/>
            <w:i/>
            <w:iCs/>
            <w:szCs w:val="24"/>
            <w:lang w:val="en-US"/>
          </w:rPr>
          <w:delText xml:space="preserve">et al. </w:delText>
        </w:r>
        <w:r w:rsidDel="00CA55C9">
          <w:rPr>
            <w:rFonts w:eastAsia="Times New Roman" w:cs="Times New Roman"/>
            <w:bCs/>
            <w:szCs w:val="24"/>
            <w:lang w:val="en-US"/>
          </w:rPr>
          <w:delText xml:space="preserve">(2018) meneliti bagaimana melatih representasi kata dengan kualitas yang tinggi untuk 157 bahasa. Pada penelitian ini dilakukan penggantian kata tidak baku menjadi baku berdasarkan pemetaan kelas kata pada penelitian Grave </w:delText>
        </w:r>
        <w:r w:rsidRPr="007A5E6E" w:rsidDel="00CA55C9">
          <w:rPr>
            <w:rFonts w:eastAsia="Times New Roman" w:cs="Times New Roman"/>
            <w:bCs/>
            <w:i/>
            <w:iCs/>
            <w:szCs w:val="24"/>
            <w:lang w:val="en-US"/>
          </w:rPr>
          <w:delText>et al.</w:delText>
        </w:r>
        <w:r w:rsidDel="00CA55C9">
          <w:rPr>
            <w:rFonts w:eastAsia="Times New Roman" w:cs="Times New Roman"/>
            <w:bCs/>
            <w:i/>
            <w:iCs/>
            <w:szCs w:val="24"/>
            <w:lang w:val="en-US"/>
          </w:rPr>
          <w:delText xml:space="preserve"> </w:delText>
        </w:r>
        <w:r w:rsidDel="00CA55C9">
          <w:rPr>
            <w:rFonts w:eastAsia="Times New Roman" w:cs="Times New Roman"/>
            <w:bCs/>
            <w:szCs w:val="24"/>
            <w:lang w:val="en-US"/>
          </w:rPr>
          <w:delText xml:space="preserve">(2018) dengan menggunakan model FastText dan </w:delText>
        </w:r>
        <w:r w:rsidDel="00CA55C9">
          <w:rPr>
            <w:rFonts w:eastAsia="Times New Roman" w:cs="Times New Roman"/>
            <w:bCs/>
            <w:i/>
            <w:iCs/>
            <w:szCs w:val="24"/>
            <w:lang w:val="en-US"/>
          </w:rPr>
          <w:delText xml:space="preserve">library </w:delText>
        </w:r>
        <w:r w:rsidDel="00CA55C9">
          <w:rPr>
            <w:rFonts w:eastAsia="Times New Roman" w:cs="Times New Roman"/>
            <w:bCs/>
            <w:szCs w:val="24"/>
            <w:lang w:val="en-US"/>
          </w:rPr>
          <w:delText xml:space="preserve">Gensim yang tersedia pada </w:delText>
        </w:r>
        <w:r w:rsidR="00A74FFE" w:rsidDel="00CA55C9">
          <w:fldChar w:fldCharType="begin"/>
        </w:r>
        <w:r w:rsidR="00A74FFE" w:rsidRPr="00CA55C9" w:rsidDel="00CA55C9">
          <w:delInstrText xml:space="preserve"> HYPERLINK "https://radimrehurek.com/gensim/" </w:delInstrText>
        </w:r>
        <w:r w:rsidR="00A74FFE" w:rsidDel="00CA55C9">
          <w:fldChar w:fldCharType="separate"/>
        </w:r>
        <w:r w:rsidRPr="00BF6C42" w:rsidDel="00CA55C9">
          <w:rPr>
            <w:rStyle w:val="Hyperlink"/>
            <w:rFonts w:eastAsia="Times New Roman" w:cs="Times New Roman"/>
            <w:bCs/>
            <w:szCs w:val="24"/>
            <w:lang w:val="en-US"/>
          </w:rPr>
          <w:delText>https://radimrehurek.com/gensim/</w:delText>
        </w:r>
        <w:r w:rsidR="00A74FFE" w:rsidDel="00CA55C9">
          <w:rPr>
            <w:rStyle w:val="Hyperlink"/>
            <w:rFonts w:eastAsia="Times New Roman" w:cs="Times New Roman"/>
            <w:bCs/>
            <w:szCs w:val="24"/>
            <w:lang w:val="en-US"/>
          </w:rPr>
          <w:fldChar w:fldCharType="end"/>
        </w:r>
        <w:r w:rsidDel="00CA55C9">
          <w:rPr>
            <w:rFonts w:eastAsia="Times New Roman" w:cs="Times New Roman"/>
            <w:bCs/>
            <w:szCs w:val="24"/>
            <w:lang w:val="en-US"/>
          </w:rPr>
          <w:delText xml:space="preserve">. Contoh data </w:delText>
        </w:r>
        <w:r w:rsidDel="00CA55C9">
          <w:rPr>
            <w:rFonts w:eastAsia="Times New Roman" w:cs="Times New Roman"/>
            <w:bCs/>
            <w:i/>
            <w:iCs/>
            <w:szCs w:val="24"/>
            <w:lang w:val="en-US"/>
          </w:rPr>
          <w:delText>tweet</w:delText>
        </w:r>
        <w:r w:rsidR="005A3F6D" w:rsidDel="00CA55C9">
          <w:rPr>
            <w:rFonts w:eastAsia="Times New Roman" w:cs="Times New Roman"/>
            <w:bCs/>
            <w:i/>
            <w:iCs/>
            <w:szCs w:val="24"/>
            <w:lang w:val="en-US"/>
          </w:rPr>
          <w:delText xml:space="preserve"> </w:delText>
        </w:r>
        <w:r w:rsidR="005A3F6D" w:rsidDel="00CA55C9">
          <w:rPr>
            <w:rFonts w:eastAsia="Times New Roman" w:cs="Times New Roman"/>
            <w:bCs/>
            <w:szCs w:val="24"/>
            <w:lang w:val="en-US"/>
          </w:rPr>
          <w:delText>sebelum dan sesudah normalisasi kata dapat diliha</w:delText>
        </w:r>
      </w:del>
    </w:p>
    <w:p w14:paraId="525DAFBB" w14:textId="08E36432" w:rsidR="004C158F" w:rsidRDefault="004C158F" w:rsidP="0055265C">
      <w:pPr>
        <w:pStyle w:val="Heading4"/>
        <w:spacing w:line="360" w:lineRule="auto"/>
        <w:rPr>
          <w:lang w:val="en-US"/>
        </w:rPr>
      </w:pPr>
      <w:r>
        <w:rPr>
          <w:lang w:val="en-US"/>
        </w:rPr>
        <w:t>Normalisasi</w:t>
      </w:r>
      <w:r w:rsidR="0055265C">
        <w:rPr>
          <w:lang w:val="en-US"/>
        </w:rPr>
        <w:t xml:space="preserve"> Kata</w:t>
      </w:r>
    </w:p>
    <w:p w14:paraId="3E833099" w14:textId="63624AA1" w:rsidR="004C158F" w:rsidRDefault="0055265C" w:rsidP="0055265C">
      <w:pPr>
        <w:spacing w:line="360" w:lineRule="auto"/>
        <w:jc w:val="both"/>
        <w:rPr>
          <w:lang w:val="en-US"/>
        </w:rPr>
      </w:pPr>
      <w:bookmarkStart w:id="410" w:name="_Hlk148656426"/>
      <w:r>
        <w:rPr>
          <w:lang w:val="en-US"/>
        </w:rPr>
        <w:t xml:space="preserve">Normalisasi kata adalah proses pengolahan susunan kata agar didapatkan kata tersebut menjadi baku meskipun terdapat susunan karakter yang berbeda (Manning </w:t>
      </w:r>
      <w:r>
        <w:rPr>
          <w:i/>
          <w:iCs/>
          <w:lang w:val="en-US"/>
        </w:rPr>
        <w:t xml:space="preserve">et al. </w:t>
      </w:r>
      <w:r>
        <w:rPr>
          <w:lang w:val="en-US"/>
        </w:rPr>
        <w:t>2009). Dalam penelusuran kata di media sosial didapatkan banyak kata yang tidak baku</w:t>
      </w:r>
      <w:r w:rsidR="00F5768D">
        <w:rPr>
          <w:lang w:val="en-US"/>
        </w:rPr>
        <w:t xml:space="preserve">. Maka, tahap ini dilakukan normalisasi dengan cara mengumpulkan pada library tertentu dan membuat kode pencocokan kata baku dengan kata yang telah didapatkan pada saat </w:t>
      </w:r>
      <w:r w:rsidR="00F5768D">
        <w:rPr>
          <w:i/>
          <w:iCs/>
          <w:lang w:val="en-US"/>
        </w:rPr>
        <w:t>scraping</w:t>
      </w:r>
      <w:r w:rsidR="00F5768D">
        <w:rPr>
          <w:lang w:val="en-US"/>
        </w:rPr>
        <w:t xml:space="preserve">. Kumpulan kata baku ini disimpan pada sebuah </w:t>
      </w:r>
      <w:r w:rsidR="00F5768D">
        <w:rPr>
          <w:i/>
          <w:iCs/>
          <w:lang w:val="en-US"/>
        </w:rPr>
        <w:t>file csv</w:t>
      </w:r>
      <w:r w:rsidR="00F5768D">
        <w:rPr>
          <w:lang w:val="en-US"/>
        </w:rPr>
        <w:t xml:space="preserve">. Contoh data </w:t>
      </w:r>
      <w:r w:rsidR="00F5768D">
        <w:rPr>
          <w:i/>
          <w:iCs/>
          <w:lang w:val="en-US"/>
        </w:rPr>
        <w:t>tweet</w:t>
      </w:r>
      <w:r w:rsidR="00F5768D">
        <w:rPr>
          <w:lang w:val="en-US"/>
        </w:rPr>
        <w:t xml:space="preserve"> sebelum dan sesudah normalisasi kata dapat dilihat pada Tabel 3.3</w:t>
      </w:r>
    </w:p>
    <w:bookmarkEnd w:id="410"/>
    <w:p w14:paraId="4CD5F6DA" w14:textId="476BE668" w:rsidR="00F5768D" w:rsidRDefault="00F5768D" w:rsidP="0055265C">
      <w:pPr>
        <w:spacing w:line="360" w:lineRule="auto"/>
        <w:jc w:val="both"/>
        <w:rPr>
          <w:lang w:val="en-US"/>
        </w:rPr>
      </w:pPr>
    </w:p>
    <w:p w14:paraId="1172FC20" w14:textId="033F1106" w:rsidR="00F5768D" w:rsidRDefault="00F5768D" w:rsidP="0055265C">
      <w:pPr>
        <w:spacing w:line="360" w:lineRule="auto"/>
        <w:jc w:val="both"/>
        <w:rPr>
          <w:lang w:val="en-US"/>
        </w:rPr>
      </w:pPr>
    </w:p>
    <w:p w14:paraId="257CCBE7" w14:textId="77777777" w:rsidR="00F5768D" w:rsidRDefault="00F5768D" w:rsidP="0055265C">
      <w:pPr>
        <w:spacing w:line="360" w:lineRule="auto"/>
        <w:jc w:val="both"/>
        <w:rPr>
          <w:lang w:val="en-US"/>
        </w:rPr>
      </w:pPr>
    </w:p>
    <w:tbl>
      <w:tblPr>
        <w:tblStyle w:val="TableGrid"/>
        <w:tblW w:w="0" w:type="auto"/>
        <w:tblLook w:val="04A0" w:firstRow="1" w:lastRow="0" w:firstColumn="1" w:lastColumn="0" w:noHBand="0" w:noVBand="1"/>
      </w:tblPr>
      <w:tblGrid>
        <w:gridCol w:w="3965"/>
        <w:gridCol w:w="3965"/>
      </w:tblGrid>
      <w:tr w:rsidR="00F5768D" w:rsidRPr="004A43CB" w14:paraId="23D585AE" w14:textId="77777777" w:rsidTr="009B2399">
        <w:trPr>
          <w:ins w:id="411" w:author="fahmi abdillah" w:date="2022-07-13T21:51:00Z"/>
        </w:trPr>
        <w:tc>
          <w:tcPr>
            <w:tcW w:w="3965" w:type="dxa"/>
          </w:tcPr>
          <w:p w14:paraId="1E4DD297" w14:textId="77777777" w:rsidR="00F5768D" w:rsidRPr="004A43CB" w:rsidRDefault="00F5768D" w:rsidP="009B2399">
            <w:pPr>
              <w:jc w:val="center"/>
              <w:rPr>
                <w:ins w:id="412" w:author="fahmi abdillah" w:date="2022-07-13T21:51:00Z"/>
                <w:rFonts w:cs="Times New Roman"/>
                <w:b/>
                <w:bCs/>
                <w:szCs w:val="24"/>
              </w:rPr>
            </w:pPr>
            <w:bookmarkStart w:id="413" w:name="_Hlk148656459"/>
            <w:ins w:id="414" w:author="fahmi abdillah" w:date="2022-07-13T21:51:00Z">
              <w:r w:rsidRPr="004A43CB">
                <w:rPr>
                  <w:rFonts w:cs="Times New Roman"/>
                  <w:b/>
                  <w:bCs/>
                  <w:szCs w:val="24"/>
                </w:rPr>
                <w:lastRenderedPageBreak/>
                <w:t>Data awal</w:t>
              </w:r>
            </w:ins>
          </w:p>
        </w:tc>
        <w:tc>
          <w:tcPr>
            <w:tcW w:w="3965" w:type="dxa"/>
          </w:tcPr>
          <w:p w14:paraId="2A94A6F3" w14:textId="77777777" w:rsidR="00F5768D" w:rsidRPr="004A43CB" w:rsidRDefault="00F5768D" w:rsidP="009B2399">
            <w:pPr>
              <w:jc w:val="center"/>
              <w:rPr>
                <w:ins w:id="415" w:author="fahmi abdillah" w:date="2022-07-13T21:51:00Z"/>
                <w:rFonts w:cs="Times New Roman"/>
                <w:b/>
                <w:bCs/>
                <w:szCs w:val="24"/>
              </w:rPr>
            </w:pPr>
            <w:ins w:id="416" w:author="fahmi abdillah" w:date="2022-07-13T21:51:00Z">
              <w:r w:rsidRPr="004A43CB">
                <w:rPr>
                  <w:rFonts w:cs="Times New Roman"/>
                  <w:b/>
                  <w:bCs/>
                  <w:szCs w:val="24"/>
                </w:rPr>
                <w:t>Data akhir</w:t>
              </w:r>
            </w:ins>
          </w:p>
        </w:tc>
      </w:tr>
      <w:tr w:rsidR="00F5768D" w:rsidRPr="004A43CB" w14:paraId="16BE8488" w14:textId="77777777" w:rsidTr="009B2399">
        <w:trPr>
          <w:ins w:id="417" w:author="fahmi abdillah" w:date="2022-07-13T21:51:00Z"/>
        </w:trPr>
        <w:tc>
          <w:tcPr>
            <w:tcW w:w="3965" w:type="dxa"/>
          </w:tcPr>
          <w:p w14:paraId="5176300A" w14:textId="77777777" w:rsidR="00F5768D" w:rsidRPr="004A43CB" w:rsidRDefault="00F5768D" w:rsidP="009B2399">
            <w:pPr>
              <w:rPr>
                <w:ins w:id="418" w:author="fahmi abdillah" w:date="2022-07-13T21:51:00Z"/>
                <w:rFonts w:cs="Times New Roman"/>
                <w:szCs w:val="24"/>
              </w:rPr>
            </w:pPr>
            <w:ins w:id="419" w:author="fahmi abdillah" w:date="2022-07-13T21:51:00Z">
              <w:r w:rsidRPr="004A43CB">
                <w:rPr>
                  <w:rFonts w:cs="Times New Roman"/>
                  <w:szCs w:val="24"/>
                </w:rPr>
                <w:t>“dr”, “erlina”, “menyarankan”, “agar”, “pasien”, “covid19”, “selalu”, “memantau”, “frekuensi”, “napas”, “agar”, “bisa”, “mengetahui”, “tanda”, “sesak”, “napas”</w:t>
              </w:r>
            </w:ins>
          </w:p>
        </w:tc>
        <w:tc>
          <w:tcPr>
            <w:tcW w:w="3965" w:type="dxa"/>
          </w:tcPr>
          <w:p w14:paraId="3E1DC294" w14:textId="77777777" w:rsidR="00F5768D" w:rsidRPr="004A43CB" w:rsidRDefault="00F5768D" w:rsidP="009B2399">
            <w:pPr>
              <w:jc w:val="both"/>
              <w:rPr>
                <w:ins w:id="420" w:author="fahmi abdillah" w:date="2022-07-13T21:51:00Z"/>
                <w:rFonts w:cs="Times New Roman"/>
                <w:szCs w:val="24"/>
              </w:rPr>
            </w:pPr>
            <w:ins w:id="421" w:author="fahmi abdillah" w:date="2022-07-13T22:36:00Z">
              <w:r>
                <w:rPr>
                  <w:rFonts w:cs="Times New Roman"/>
                  <w:szCs w:val="24"/>
                </w:rPr>
                <w:t>“</w:t>
              </w:r>
              <w:r w:rsidRPr="000E608E">
                <w:rPr>
                  <w:rFonts w:cs="Times New Roman"/>
                  <w:szCs w:val="24"/>
                </w:rPr>
                <w:t>dr</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erlina</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menyarankan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pasien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covid19</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memantau</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frekuensi</w:t>
              </w:r>
            </w:ins>
            <w:ins w:id="422" w:author="fahmi abdillah" w:date="2022-07-13T22:37:00Z">
              <w:r>
                <w:rPr>
                  <w:rFonts w:cs="Times New Roman"/>
                  <w:szCs w:val="24"/>
                </w:rPr>
                <w:t>”</w:t>
              </w:r>
            </w:ins>
            <w:ins w:id="423" w:author="fahmi abdillah" w:date="2022-07-13T22:36:00Z">
              <w:r w:rsidRPr="000E608E">
                <w:rPr>
                  <w:rFonts w:cs="Times New Roman"/>
                  <w:szCs w:val="24"/>
                </w:rPr>
                <w:t xml:space="preserve">, </w:t>
              </w:r>
            </w:ins>
            <w:ins w:id="424" w:author="fahmi abdillah" w:date="2022-07-13T22:37:00Z">
              <w:r>
                <w:rPr>
                  <w:rFonts w:cs="Times New Roman"/>
                  <w:szCs w:val="24"/>
                </w:rPr>
                <w:t>“</w:t>
              </w:r>
            </w:ins>
            <w:ins w:id="425" w:author="fahmi abdillah" w:date="2022-07-13T22:36:00Z">
              <w:r w:rsidRPr="000E608E">
                <w:rPr>
                  <w:rFonts w:cs="Times New Roman"/>
                  <w:szCs w:val="24"/>
                </w:rPr>
                <w:t>napas</w:t>
              </w:r>
            </w:ins>
            <w:ins w:id="426" w:author="fahmi abdillah" w:date="2022-07-13T22:37:00Z">
              <w:r>
                <w:rPr>
                  <w:rFonts w:cs="Times New Roman"/>
                  <w:szCs w:val="24"/>
                </w:rPr>
                <w:t>”</w:t>
              </w:r>
            </w:ins>
            <w:ins w:id="427" w:author="fahmi abdillah" w:date="2022-07-13T22:36:00Z">
              <w:r w:rsidRPr="000E608E">
                <w:rPr>
                  <w:rFonts w:cs="Times New Roman"/>
                  <w:szCs w:val="24"/>
                </w:rPr>
                <w:t xml:space="preserve">, </w:t>
              </w:r>
            </w:ins>
            <w:ins w:id="428" w:author="fahmi abdillah" w:date="2022-07-13T22:37:00Z">
              <w:r>
                <w:rPr>
                  <w:rFonts w:cs="Times New Roman"/>
                  <w:szCs w:val="24"/>
                </w:rPr>
                <w:t>“</w:t>
              </w:r>
            </w:ins>
            <w:ins w:id="429" w:author="fahmi abdillah" w:date="2022-07-13T22:36:00Z">
              <w:r w:rsidRPr="000E608E">
                <w:rPr>
                  <w:rFonts w:cs="Times New Roman"/>
                  <w:szCs w:val="24"/>
                </w:rPr>
                <w:t>tanda</w:t>
              </w:r>
            </w:ins>
            <w:ins w:id="430" w:author="fahmi abdillah" w:date="2022-07-13T22:37:00Z">
              <w:r>
                <w:rPr>
                  <w:rFonts w:cs="Times New Roman"/>
                  <w:szCs w:val="24"/>
                </w:rPr>
                <w:t>”</w:t>
              </w:r>
            </w:ins>
            <w:ins w:id="431" w:author="fahmi abdillah" w:date="2022-07-13T22:36:00Z">
              <w:r w:rsidRPr="000E608E">
                <w:rPr>
                  <w:rFonts w:cs="Times New Roman"/>
                  <w:szCs w:val="24"/>
                </w:rPr>
                <w:t xml:space="preserve">, </w:t>
              </w:r>
            </w:ins>
            <w:ins w:id="432" w:author="fahmi abdillah" w:date="2022-07-13T22:37:00Z">
              <w:r>
                <w:rPr>
                  <w:rFonts w:cs="Times New Roman"/>
                  <w:szCs w:val="24"/>
                </w:rPr>
                <w:t>“</w:t>
              </w:r>
            </w:ins>
            <w:ins w:id="433" w:author="fahmi abdillah" w:date="2022-07-13T22:36:00Z">
              <w:r w:rsidRPr="000E608E">
                <w:rPr>
                  <w:rFonts w:cs="Times New Roman"/>
                  <w:szCs w:val="24"/>
                </w:rPr>
                <w:t>sesak</w:t>
              </w:r>
            </w:ins>
            <w:ins w:id="434" w:author="fahmi abdillah" w:date="2022-07-13T22:37:00Z">
              <w:r>
                <w:rPr>
                  <w:rFonts w:cs="Times New Roman"/>
                  <w:szCs w:val="24"/>
                </w:rPr>
                <w:t>”</w:t>
              </w:r>
            </w:ins>
            <w:ins w:id="435" w:author="fahmi abdillah" w:date="2022-07-13T22:36:00Z">
              <w:r w:rsidRPr="000E608E">
                <w:rPr>
                  <w:rFonts w:cs="Times New Roman"/>
                  <w:szCs w:val="24"/>
                </w:rPr>
                <w:t xml:space="preserve">, </w:t>
              </w:r>
            </w:ins>
            <w:ins w:id="436" w:author="fahmi abdillah" w:date="2022-07-13T22:37:00Z">
              <w:r>
                <w:rPr>
                  <w:rFonts w:cs="Times New Roman"/>
                  <w:szCs w:val="24"/>
                </w:rPr>
                <w:t>“</w:t>
              </w:r>
            </w:ins>
            <w:ins w:id="437" w:author="fahmi abdillah" w:date="2022-07-13T22:36:00Z">
              <w:r w:rsidRPr="000E608E">
                <w:rPr>
                  <w:rFonts w:cs="Times New Roman"/>
                  <w:szCs w:val="24"/>
                </w:rPr>
                <w:t>napas</w:t>
              </w:r>
            </w:ins>
            <w:ins w:id="438" w:author="fahmi abdillah" w:date="2022-07-13T22:37:00Z">
              <w:r>
                <w:rPr>
                  <w:rFonts w:cs="Times New Roman"/>
                  <w:szCs w:val="24"/>
                </w:rPr>
                <w:t>”</w:t>
              </w:r>
            </w:ins>
          </w:p>
        </w:tc>
      </w:tr>
      <w:tr w:rsidR="00F5768D" w:rsidRPr="004A43CB" w14:paraId="34881389" w14:textId="77777777" w:rsidTr="009B2399">
        <w:trPr>
          <w:ins w:id="439" w:author="fahmi abdillah" w:date="2022-07-13T21:51:00Z"/>
        </w:trPr>
        <w:tc>
          <w:tcPr>
            <w:tcW w:w="3965" w:type="dxa"/>
          </w:tcPr>
          <w:p w14:paraId="25EF03F0" w14:textId="77777777" w:rsidR="00F5768D" w:rsidRPr="004A43CB" w:rsidRDefault="00F5768D" w:rsidP="009B2399">
            <w:pPr>
              <w:rPr>
                <w:ins w:id="440" w:author="fahmi abdillah" w:date="2022-07-13T21:51:00Z"/>
                <w:rFonts w:cs="Times New Roman"/>
                <w:szCs w:val="24"/>
              </w:rPr>
            </w:pPr>
            <w:ins w:id="441" w:author="fahmi abdillah" w:date="2022-07-13T21:51:00Z">
              <w:r w:rsidRPr="004A43CB">
                <w:rPr>
                  <w:rFonts w:cs="Times New Roman"/>
                  <w:szCs w:val="24"/>
                </w:rPr>
                <w:t>“kyk”,  “ga”,  “sanggup”,  “pegang”,  “hp”,  “lama”, “liat”,  “twitter”,  “pd”,  “nyari”,  “oksigen”,  “trs”,  “kamar”,  “RS”, “di”,  “WA”,  “juga”,  “tiap”,  “hr”,  “ada”,  “aja”, “grup”,  “yg”,  “ngabarin”,  “positif”,   “nyari”,  “obat”, “donar”,  “darah”,  “plasma”,  “kritis”,  “lah”,  “sesak”,  “napas”,  “lah”,  “gw”,  “yg”,  “sehat”,  “jd”,  “berasa”,  “ikut”,  “sakit”</w:t>
              </w:r>
            </w:ins>
          </w:p>
        </w:tc>
        <w:tc>
          <w:tcPr>
            <w:tcW w:w="3965" w:type="dxa"/>
          </w:tcPr>
          <w:p w14:paraId="5D76E04F" w14:textId="2383F607" w:rsidR="00F5768D" w:rsidRPr="004A43CB" w:rsidRDefault="00F5768D" w:rsidP="009B2399">
            <w:pPr>
              <w:jc w:val="both"/>
              <w:rPr>
                <w:ins w:id="442" w:author="fahmi abdillah" w:date="2022-07-13T21:51:00Z"/>
                <w:rFonts w:cs="Times New Roman"/>
                <w:szCs w:val="24"/>
              </w:rPr>
            </w:pPr>
            <w:ins w:id="443" w:author="fahmi abdillah" w:date="2022-07-13T22:59:00Z">
              <w:r>
                <w:rPr>
                  <w:rFonts w:cs="Times New Roman"/>
                  <w:szCs w:val="24"/>
                </w:rPr>
                <w:t>“</w:t>
              </w:r>
              <w:r w:rsidRPr="009F58DF">
                <w:rPr>
                  <w:rFonts w:cs="Times New Roman"/>
                  <w:szCs w:val="24"/>
                </w:rPr>
                <w:t>k</w:t>
              </w:r>
            </w:ins>
            <w:proofErr w:type="spellStart"/>
            <w:r>
              <w:rPr>
                <w:rFonts w:cs="Times New Roman"/>
                <w:szCs w:val="24"/>
                <w:lang w:val="en-US"/>
              </w:rPr>
              <w:t>aya</w:t>
            </w:r>
            <w:proofErr w:type="spellEnd"/>
            <w:ins w:id="444" w:author="fahmi abdillah" w:date="2022-07-13T22:59:00Z">
              <w:r w:rsidRPr="009F58DF">
                <w:rPr>
                  <w:rFonts w:cs="Times New Roman"/>
                  <w:szCs w:val="24"/>
                </w:rPr>
                <w:t>k</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tidak</w:t>
            </w:r>
            <w:ins w:id="445"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sanggup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pegang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hp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li</w:t>
              </w:r>
            </w:ins>
            <w:r>
              <w:rPr>
                <w:rFonts w:cs="Times New Roman"/>
                <w:szCs w:val="24"/>
                <w:lang w:val="en-US"/>
              </w:rPr>
              <w:t>h</w:t>
            </w:r>
            <w:ins w:id="446" w:author="fahmi abdillah" w:date="2022-07-13T22:59:00Z">
              <w:r w:rsidRPr="009F58DF">
                <w:rPr>
                  <w:rFonts w:cs="Times New Roman"/>
                  <w:szCs w:val="24"/>
                </w:rPr>
                <w:t>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twitter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w:t>
              </w:r>
            </w:ins>
            <w:r>
              <w:rPr>
                <w:rFonts w:cs="Times New Roman"/>
                <w:szCs w:val="24"/>
                <w:lang w:val="en-US"/>
              </w:rPr>
              <w:t>a</w:t>
            </w:r>
            <w:ins w:id="447" w:author="fahmi abdillah" w:date="2022-07-13T22:59:00Z">
              <w:r w:rsidRPr="009F58DF">
                <w:rPr>
                  <w:rFonts w:cs="Times New Roman"/>
                  <w:szCs w:val="24"/>
                </w:rPr>
                <w:t>d</w:t>
              </w:r>
            </w:ins>
            <w:r>
              <w:rPr>
                <w:rFonts w:cs="Times New Roman"/>
                <w:szCs w:val="24"/>
                <w:lang w:val="en-US"/>
              </w:rPr>
              <w:t>a</w:t>
            </w:r>
            <w:ins w:id="448"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oksigen</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terus</w:t>
            </w:r>
            <w:ins w:id="449"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kamar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RS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WA</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hari</w:t>
            </w:r>
            <w:ins w:id="450"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aja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grup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451"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ngabarin</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positif</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obat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donar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darah</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plasma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kritis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sesak</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napas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gw</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452"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sehat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j</w:t>
              </w:r>
            </w:ins>
            <w:r>
              <w:rPr>
                <w:rFonts w:cs="Times New Roman"/>
                <w:szCs w:val="24"/>
                <w:lang w:val="en-US"/>
              </w:rPr>
              <w:t>adi</w:t>
            </w:r>
            <w:ins w:id="453"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berasa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sakit</w:t>
              </w:r>
              <w:r>
                <w:rPr>
                  <w:rFonts w:cs="Times New Roman"/>
                  <w:szCs w:val="24"/>
                </w:rPr>
                <w:t>”</w:t>
              </w:r>
            </w:ins>
          </w:p>
        </w:tc>
      </w:tr>
      <w:bookmarkEnd w:id="413"/>
    </w:tbl>
    <w:p w14:paraId="057CC2E7" w14:textId="77777777" w:rsidR="00F5768D" w:rsidRPr="00F5768D" w:rsidRDefault="00F5768D" w:rsidP="0055265C">
      <w:pPr>
        <w:spacing w:line="360" w:lineRule="auto"/>
        <w:jc w:val="both"/>
        <w:rPr>
          <w:lang w:val="en-US"/>
        </w:rPr>
      </w:pPr>
    </w:p>
    <w:p w14:paraId="509A86C5" w14:textId="77DB699E" w:rsidR="0077059C" w:rsidRDefault="00F87540">
      <w:pPr>
        <w:pStyle w:val="Heading4"/>
        <w:rPr>
          <w:lang w:val="en-US"/>
        </w:rPr>
        <w:pPrChange w:id="454" w:author="fahmi abdillah" w:date="2022-07-13T15:05:00Z">
          <w:pPr>
            <w:spacing w:line="360" w:lineRule="auto"/>
            <w:jc w:val="both"/>
          </w:pPr>
        </w:pPrChange>
      </w:pPr>
      <w:ins w:id="455" w:author="fahmi abdillah" w:date="2022-07-13T15:05:00Z">
        <w:r>
          <w:rPr>
            <w:lang w:val="en-US"/>
          </w:rPr>
          <w:t xml:space="preserve"> </w:t>
        </w:r>
      </w:ins>
      <w:del w:id="456" w:author="fahmi abdillah" w:date="2022-07-13T15:04:00Z">
        <w:r w:rsidR="0077059C" w:rsidDel="00F87540">
          <w:rPr>
            <w:lang w:val="en-US"/>
          </w:rPr>
          <w:delText xml:space="preserve">3. </w:delText>
        </w:r>
      </w:del>
      <w:r w:rsidR="0077059C">
        <w:rPr>
          <w:lang w:val="en-US"/>
        </w:rPr>
        <w:t xml:space="preserve">Penghapusan </w:t>
      </w:r>
      <w:proofErr w:type="spellStart"/>
      <w:r w:rsidR="0077059C">
        <w:rPr>
          <w:i/>
          <w:iCs/>
          <w:lang w:val="en-US"/>
        </w:rPr>
        <w:t>Stopword</w:t>
      </w:r>
      <w:proofErr w:type="spellEnd"/>
    </w:p>
    <w:p w14:paraId="5D8EEB0B" w14:textId="0794E602" w:rsidR="005A3F6D" w:rsidRDefault="005A3F6D" w:rsidP="00665FBB">
      <w:pPr>
        <w:spacing w:line="360" w:lineRule="auto"/>
        <w:ind w:firstLine="720"/>
        <w:jc w:val="both"/>
        <w:rPr>
          <w:rFonts w:eastAsia="Times New Roman" w:cs="Times New Roman"/>
          <w:bCs/>
          <w:szCs w:val="24"/>
          <w:lang w:val="en-US"/>
        </w:rPr>
      </w:pPr>
      <w:bookmarkStart w:id="457" w:name="_Hlk148656480"/>
      <w:r>
        <w:rPr>
          <w:rFonts w:eastAsia="Times New Roman" w:cs="Times New Roman"/>
          <w:bCs/>
          <w:szCs w:val="24"/>
          <w:lang w:val="en-US"/>
        </w:rPr>
        <w:t xml:space="preserve">Nilai informasi yang terdapat dalam </w:t>
      </w:r>
      <w:proofErr w:type="spellStart"/>
      <w:r>
        <w:rPr>
          <w:rFonts w:eastAsia="Times New Roman" w:cs="Times New Roman"/>
          <w:bCs/>
          <w:i/>
          <w:iCs/>
          <w:szCs w:val="24"/>
          <w:lang w:val="en-US"/>
        </w:rPr>
        <w:t>stopword</w:t>
      </w:r>
      <w:proofErr w:type="spellEnd"/>
      <w:r>
        <w:rPr>
          <w:rFonts w:eastAsia="Times New Roman" w:cs="Times New Roman"/>
          <w:bCs/>
          <w:i/>
          <w:iCs/>
          <w:szCs w:val="24"/>
          <w:lang w:val="en-US"/>
        </w:rPr>
        <w:t xml:space="preserve"> </w:t>
      </w:r>
      <w:r>
        <w:rPr>
          <w:rFonts w:eastAsia="Times New Roman" w:cs="Times New Roman"/>
          <w:bCs/>
          <w:szCs w:val="24"/>
          <w:lang w:val="en-US"/>
        </w:rPr>
        <w:t>hampir mendekati nol, dengan kata lain entropi yang dimiliki sangat rendah (</w:t>
      </w:r>
      <w:proofErr w:type="spellStart"/>
      <w:r>
        <w:rPr>
          <w:rFonts w:eastAsia="Times New Roman" w:cs="Times New Roman"/>
          <w:bCs/>
          <w:szCs w:val="24"/>
          <w:lang w:val="en-US"/>
        </w:rPr>
        <w:t>Feinerer</w:t>
      </w:r>
      <w:proofErr w:type="spellEnd"/>
      <w:r>
        <w:rPr>
          <w:rFonts w:eastAsia="Times New Roman" w:cs="Times New Roman"/>
          <w:bCs/>
          <w:szCs w:val="24"/>
          <w:lang w:val="en-US"/>
        </w:rPr>
        <w:t xml:space="preserve"> </w:t>
      </w:r>
      <w:r>
        <w:rPr>
          <w:rFonts w:eastAsia="Times New Roman" w:cs="Times New Roman"/>
          <w:bCs/>
          <w:i/>
          <w:iCs/>
          <w:szCs w:val="24"/>
          <w:lang w:val="en-US"/>
        </w:rPr>
        <w:t xml:space="preserve">et al. </w:t>
      </w:r>
      <w:r>
        <w:rPr>
          <w:rFonts w:eastAsia="Times New Roman" w:cs="Times New Roman"/>
          <w:bCs/>
          <w:szCs w:val="24"/>
          <w:lang w:val="en-US"/>
        </w:rPr>
        <w:t xml:space="preserve">2008). Sebelum dilakukan analisis lebih lanjut, </w:t>
      </w:r>
      <w:proofErr w:type="spellStart"/>
      <w:r>
        <w:rPr>
          <w:rFonts w:eastAsia="Times New Roman" w:cs="Times New Roman"/>
          <w:bCs/>
          <w:i/>
          <w:iCs/>
          <w:szCs w:val="24"/>
          <w:lang w:val="en-US"/>
        </w:rPr>
        <w:t>stopword</w:t>
      </w:r>
      <w:proofErr w:type="spellEnd"/>
      <w:r>
        <w:rPr>
          <w:rFonts w:eastAsia="Times New Roman" w:cs="Times New Roman"/>
          <w:bCs/>
          <w:szCs w:val="24"/>
          <w:lang w:val="en-US"/>
        </w:rPr>
        <w:t xml:space="preserve"> harus dihilangkan. Tahap penghapusan </w:t>
      </w:r>
      <w:proofErr w:type="spellStart"/>
      <w:r>
        <w:rPr>
          <w:rFonts w:eastAsia="Times New Roman" w:cs="Times New Roman"/>
          <w:bCs/>
          <w:i/>
          <w:iCs/>
          <w:szCs w:val="24"/>
          <w:lang w:val="en-US"/>
        </w:rPr>
        <w:t>stopword</w:t>
      </w:r>
      <w:proofErr w:type="spellEnd"/>
      <w:r>
        <w:rPr>
          <w:rFonts w:eastAsia="Times New Roman" w:cs="Times New Roman"/>
          <w:bCs/>
          <w:szCs w:val="24"/>
          <w:lang w:val="en-US"/>
        </w:rPr>
        <w:t xml:space="preserve"> dilakukan untuk membuang kata-kata yang termasuk ke dalam daftar </w:t>
      </w:r>
      <w:proofErr w:type="spellStart"/>
      <w:r>
        <w:rPr>
          <w:rFonts w:eastAsia="Times New Roman" w:cs="Times New Roman"/>
          <w:bCs/>
          <w:i/>
          <w:iCs/>
          <w:szCs w:val="24"/>
          <w:lang w:val="en-US"/>
        </w:rPr>
        <w:t>stopword</w:t>
      </w:r>
      <w:proofErr w:type="spellEnd"/>
      <w:r>
        <w:rPr>
          <w:rFonts w:eastAsia="Times New Roman" w:cs="Times New Roman"/>
          <w:bCs/>
          <w:i/>
          <w:iCs/>
          <w:szCs w:val="24"/>
          <w:lang w:val="en-US"/>
        </w:rPr>
        <w:t xml:space="preserve">. </w:t>
      </w:r>
      <w:r>
        <w:rPr>
          <w:rFonts w:eastAsia="Times New Roman" w:cs="Times New Roman"/>
          <w:bCs/>
          <w:szCs w:val="24"/>
          <w:lang w:val="en-US"/>
        </w:rPr>
        <w:t xml:space="preserve">Contoh </w:t>
      </w:r>
      <w:proofErr w:type="spellStart"/>
      <w:r w:rsidRPr="005A3F6D">
        <w:rPr>
          <w:rFonts w:eastAsia="Times New Roman" w:cs="Times New Roman"/>
          <w:bCs/>
          <w:i/>
          <w:iCs/>
          <w:szCs w:val="24"/>
          <w:lang w:val="en-US"/>
        </w:rPr>
        <w:t>stopword</w:t>
      </w:r>
      <w:proofErr w:type="spellEnd"/>
      <w:r>
        <w:rPr>
          <w:rFonts w:eastAsia="Times New Roman" w:cs="Times New Roman"/>
          <w:bCs/>
          <w:i/>
          <w:iCs/>
          <w:szCs w:val="24"/>
          <w:lang w:val="en-US"/>
        </w:rPr>
        <w:t xml:space="preserve"> </w:t>
      </w:r>
      <w:r>
        <w:rPr>
          <w:rFonts w:eastAsia="Times New Roman" w:cs="Times New Roman"/>
          <w:bCs/>
          <w:szCs w:val="24"/>
          <w:lang w:val="en-US"/>
        </w:rPr>
        <w:t xml:space="preserve">dalam Bahasa Indonesia diantaranya yaitu dahulu, ada, dalam, adanya, dan, pada, dan lain-lain. Acuan daftar kata-kata yang termasuk ke dalam </w:t>
      </w:r>
      <w:proofErr w:type="spellStart"/>
      <w:r>
        <w:rPr>
          <w:rFonts w:eastAsia="Times New Roman" w:cs="Times New Roman"/>
          <w:bCs/>
          <w:i/>
          <w:iCs/>
          <w:szCs w:val="24"/>
          <w:lang w:val="en-US"/>
        </w:rPr>
        <w:t>stopword</w:t>
      </w:r>
      <w:proofErr w:type="spellEnd"/>
      <w:r>
        <w:rPr>
          <w:rFonts w:eastAsia="Times New Roman" w:cs="Times New Roman"/>
          <w:bCs/>
          <w:szCs w:val="24"/>
          <w:lang w:val="en-US"/>
        </w:rPr>
        <w:t xml:space="preserve"> diperoleh dari </w:t>
      </w:r>
      <w:r>
        <w:rPr>
          <w:rFonts w:eastAsia="Times New Roman" w:cs="Times New Roman"/>
          <w:bCs/>
          <w:i/>
          <w:iCs/>
          <w:szCs w:val="24"/>
          <w:lang w:val="en-US"/>
        </w:rPr>
        <w:t xml:space="preserve">library </w:t>
      </w:r>
      <w:r>
        <w:rPr>
          <w:rFonts w:eastAsia="Times New Roman" w:cs="Times New Roman"/>
          <w:bCs/>
          <w:szCs w:val="24"/>
          <w:lang w:val="en-US"/>
        </w:rPr>
        <w:t xml:space="preserve">Natural Language Toolkit pada Python sebanyak xx kata dalam Bahasa Indonesia. Contoh data </w:t>
      </w:r>
      <w:r>
        <w:rPr>
          <w:rFonts w:eastAsia="Times New Roman" w:cs="Times New Roman"/>
          <w:bCs/>
          <w:i/>
          <w:iCs/>
          <w:szCs w:val="24"/>
          <w:lang w:val="en-US"/>
        </w:rPr>
        <w:t xml:space="preserve">tweet </w:t>
      </w:r>
      <w:r>
        <w:rPr>
          <w:rFonts w:eastAsia="Times New Roman" w:cs="Times New Roman"/>
          <w:bCs/>
          <w:szCs w:val="24"/>
          <w:lang w:val="en-US"/>
        </w:rPr>
        <w:t xml:space="preserve">sebelum dan sesudah penghapusan </w:t>
      </w:r>
      <w:proofErr w:type="spellStart"/>
      <w:r>
        <w:rPr>
          <w:rFonts w:eastAsia="Times New Roman" w:cs="Times New Roman"/>
          <w:bCs/>
          <w:i/>
          <w:iCs/>
          <w:szCs w:val="24"/>
          <w:lang w:val="en-US"/>
        </w:rPr>
        <w:t>stopword</w:t>
      </w:r>
      <w:proofErr w:type="spellEnd"/>
      <w:r>
        <w:rPr>
          <w:rFonts w:eastAsia="Times New Roman" w:cs="Times New Roman"/>
          <w:bCs/>
          <w:i/>
          <w:iCs/>
          <w:szCs w:val="24"/>
          <w:lang w:val="en-US"/>
        </w:rPr>
        <w:t xml:space="preserve"> </w:t>
      </w:r>
      <w:r>
        <w:rPr>
          <w:rFonts w:eastAsia="Times New Roman" w:cs="Times New Roman"/>
          <w:bCs/>
          <w:szCs w:val="24"/>
          <w:lang w:val="en-US"/>
        </w:rPr>
        <w:t xml:space="preserve">dapat dilihat pada </w:t>
      </w:r>
      <w:ins w:id="458" w:author="fahmi abdillah" w:date="2022-07-13T23:15:00Z">
        <w:r w:rsidR="006F78C7">
          <w:rPr>
            <w:rFonts w:eastAsia="Times New Roman" w:cs="Times New Roman"/>
            <w:bCs/>
            <w:szCs w:val="24"/>
            <w:lang w:val="en-US"/>
          </w:rPr>
          <w:t>Tabel 3.</w:t>
        </w:r>
      </w:ins>
      <w:ins w:id="459" w:author="fahmi abdillah" w:date="2022-07-13T23:31:00Z">
        <w:r w:rsidR="00AC7D57">
          <w:rPr>
            <w:rFonts w:eastAsia="Times New Roman" w:cs="Times New Roman"/>
            <w:bCs/>
            <w:szCs w:val="24"/>
            <w:lang w:val="en-US"/>
          </w:rPr>
          <w:t>3</w:t>
        </w:r>
      </w:ins>
      <w:ins w:id="460" w:author="fahmi abdillah" w:date="2022-07-13T23:15:00Z">
        <w:r w:rsidR="006F78C7">
          <w:rPr>
            <w:rFonts w:eastAsia="Times New Roman" w:cs="Times New Roman"/>
            <w:bCs/>
            <w:szCs w:val="24"/>
            <w:lang w:val="en-US"/>
          </w:rPr>
          <w:t>.</w:t>
        </w:r>
      </w:ins>
      <w:del w:id="461" w:author="fahmi abdillah" w:date="2022-07-13T23:15:00Z">
        <w:r w:rsidDel="006F78C7">
          <w:rPr>
            <w:rFonts w:eastAsia="Times New Roman" w:cs="Times New Roman"/>
            <w:bCs/>
            <w:szCs w:val="24"/>
            <w:lang w:val="en-US"/>
          </w:rPr>
          <w:delText>..</w:delText>
        </w:r>
      </w:del>
    </w:p>
    <w:bookmarkEnd w:id="457"/>
    <w:p w14:paraId="76488834" w14:textId="77777777" w:rsidR="00981B5D" w:rsidRDefault="00981B5D" w:rsidP="00665FBB">
      <w:pPr>
        <w:spacing w:line="360" w:lineRule="auto"/>
        <w:ind w:firstLine="720"/>
        <w:jc w:val="both"/>
        <w:rPr>
          <w:rFonts w:eastAsia="Times New Roman" w:cs="Times New Roman"/>
          <w:bCs/>
          <w:szCs w:val="24"/>
          <w:lang w:val="en-US"/>
        </w:rPr>
      </w:pPr>
    </w:p>
    <w:p w14:paraId="3F14A53E" w14:textId="3C8DEA87" w:rsidR="006F78C7" w:rsidRPr="005F0D74" w:rsidRDefault="006F78C7">
      <w:pPr>
        <w:pStyle w:val="Caption"/>
        <w:keepNext/>
        <w:jc w:val="center"/>
        <w:rPr>
          <w:ins w:id="462" w:author="fahmi abdillah" w:date="2022-07-13T23:14:00Z"/>
          <w:szCs w:val="24"/>
        </w:rPr>
        <w:pPrChange w:id="463" w:author="fahmi abdillah" w:date="2022-07-13T23:15:00Z">
          <w:pPr/>
        </w:pPrChange>
      </w:pPr>
      <w:bookmarkStart w:id="464" w:name="_Toc134021163"/>
      <w:ins w:id="465" w:author="fahmi abdillah" w:date="2022-07-13T23:14:00Z">
        <w:r w:rsidRPr="006F78C7">
          <w:rPr>
            <w:i w:val="0"/>
            <w:iCs w:val="0"/>
            <w:color w:val="auto"/>
            <w:sz w:val="24"/>
            <w:szCs w:val="24"/>
            <w:rPrChange w:id="466" w:author="fahmi abdillah" w:date="2022-07-13T23:15:00Z">
              <w:rPr/>
            </w:rPrChange>
          </w:rPr>
          <w:t xml:space="preserve">Tabel </w:t>
        </w:r>
      </w:ins>
      <w:ins w:id="467" w:author="fahmi abdillah" w:date="2022-07-13T23:28:00Z">
        <w:r w:rsidR="0041612F">
          <w:rPr>
            <w:i w:val="0"/>
            <w:iCs w:val="0"/>
            <w:color w:val="auto"/>
            <w:sz w:val="24"/>
            <w:szCs w:val="24"/>
            <w:lang w:val="en-US"/>
          </w:rPr>
          <w:t>3</w:t>
        </w:r>
      </w:ins>
      <w:ins w:id="468" w:author="fahmi abdillah" w:date="2022-07-13T23:15:00Z">
        <w:r w:rsidR="008D4445">
          <w:rPr>
            <w:i w:val="0"/>
            <w:iCs w:val="0"/>
            <w:color w:val="auto"/>
            <w:sz w:val="24"/>
            <w:szCs w:val="24"/>
          </w:rPr>
          <w:t>.</w:t>
        </w:r>
      </w:ins>
      <w:r w:rsidR="00AA3164">
        <w:rPr>
          <w:i w:val="0"/>
          <w:iCs w:val="0"/>
          <w:color w:val="auto"/>
          <w:sz w:val="24"/>
          <w:szCs w:val="24"/>
        </w:rPr>
        <w:fldChar w:fldCharType="begin"/>
      </w:r>
      <w:r w:rsidR="00AA3164">
        <w:rPr>
          <w:i w:val="0"/>
          <w:iCs w:val="0"/>
          <w:color w:val="auto"/>
          <w:sz w:val="24"/>
          <w:szCs w:val="24"/>
        </w:rPr>
        <w:instrText xml:space="preserve"> STYLEREF 1 \s </w:instrText>
      </w:r>
      <w:r w:rsidR="00AA3164">
        <w:rPr>
          <w:i w:val="0"/>
          <w:iCs w:val="0"/>
          <w:color w:val="auto"/>
          <w:sz w:val="24"/>
          <w:szCs w:val="24"/>
        </w:rPr>
        <w:fldChar w:fldCharType="separate"/>
      </w:r>
      <w:r w:rsidR="00AA3164">
        <w:rPr>
          <w:i w:val="0"/>
          <w:iCs w:val="0"/>
          <w:noProof/>
          <w:color w:val="auto"/>
          <w:sz w:val="24"/>
          <w:szCs w:val="24"/>
        </w:rPr>
        <w:t>0</w:t>
      </w:r>
      <w:r w:rsidR="00AA3164">
        <w:rPr>
          <w:i w:val="0"/>
          <w:iCs w:val="0"/>
          <w:color w:val="auto"/>
          <w:sz w:val="24"/>
          <w:szCs w:val="24"/>
        </w:rPr>
        <w:fldChar w:fldCharType="end"/>
      </w:r>
      <w:r w:rsidR="00AA3164">
        <w:rPr>
          <w:i w:val="0"/>
          <w:iCs w:val="0"/>
          <w:color w:val="auto"/>
          <w:sz w:val="24"/>
          <w:szCs w:val="24"/>
        </w:rPr>
        <w:t>.</w:t>
      </w:r>
      <w:r w:rsidR="00AA3164">
        <w:rPr>
          <w:i w:val="0"/>
          <w:iCs w:val="0"/>
          <w:color w:val="auto"/>
          <w:sz w:val="24"/>
          <w:szCs w:val="24"/>
        </w:rPr>
        <w:fldChar w:fldCharType="begin"/>
      </w:r>
      <w:r w:rsidR="00AA3164">
        <w:rPr>
          <w:i w:val="0"/>
          <w:iCs w:val="0"/>
          <w:color w:val="auto"/>
          <w:sz w:val="24"/>
          <w:szCs w:val="24"/>
        </w:rPr>
        <w:instrText xml:space="preserve"> SEQ Tabel \* ARABIC \s 1 </w:instrText>
      </w:r>
      <w:r w:rsidR="00AA3164">
        <w:rPr>
          <w:i w:val="0"/>
          <w:iCs w:val="0"/>
          <w:color w:val="auto"/>
          <w:sz w:val="24"/>
          <w:szCs w:val="24"/>
        </w:rPr>
        <w:fldChar w:fldCharType="separate"/>
      </w:r>
      <w:r w:rsidR="00AA3164">
        <w:rPr>
          <w:i w:val="0"/>
          <w:iCs w:val="0"/>
          <w:noProof/>
          <w:color w:val="auto"/>
          <w:sz w:val="24"/>
          <w:szCs w:val="24"/>
        </w:rPr>
        <w:t>3</w:t>
      </w:r>
      <w:r w:rsidR="00AA3164">
        <w:rPr>
          <w:i w:val="0"/>
          <w:iCs w:val="0"/>
          <w:color w:val="auto"/>
          <w:sz w:val="24"/>
          <w:szCs w:val="24"/>
        </w:rPr>
        <w:fldChar w:fldCharType="end"/>
      </w:r>
      <w:ins w:id="469" w:author="fahmi abdillah" w:date="2022-07-13T23:14:00Z">
        <w:r w:rsidRPr="006F78C7">
          <w:rPr>
            <w:i w:val="0"/>
            <w:iCs w:val="0"/>
            <w:color w:val="auto"/>
            <w:sz w:val="24"/>
            <w:szCs w:val="24"/>
            <w:lang w:val="en-US"/>
            <w:rPrChange w:id="470" w:author="fahmi abdillah" w:date="2022-07-13T23:15:00Z">
              <w:rPr>
                <w:lang w:val="en-US"/>
              </w:rPr>
            </w:rPrChange>
          </w:rPr>
          <w:t xml:space="preserve"> Contoh</w:t>
        </w:r>
        <w:r w:rsidRPr="006F78C7">
          <w:rPr>
            <w:color w:val="auto"/>
            <w:sz w:val="24"/>
            <w:szCs w:val="24"/>
            <w:lang w:val="en-US"/>
            <w:rPrChange w:id="471" w:author="fahmi abdillah" w:date="2022-07-13T23:15:00Z">
              <w:rPr>
                <w:lang w:val="en-US"/>
              </w:rPr>
            </w:rPrChange>
          </w:rPr>
          <w:t xml:space="preserve"> </w:t>
        </w:r>
        <w:proofErr w:type="spellStart"/>
        <w:r w:rsidRPr="006F78C7">
          <w:rPr>
            <w:color w:val="auto"/>
            <w:sz w:val="24"/>
            <w:szCs w:val="24"/>
            <w:lang w:val="en-US"/>
            <w:rPrChange w:id="472" w:author="fahmi abdillah" w:date="2022-07-13T23:15:00Z">
              <w:rPr>
                <w:lang w:val="en-US"/>
              </w:rPr>
            </w:rPrChange>
          </w:rPr>
          <w:t>stopwords</w:t>
        </w:r>
        <w:proofErr w:type="spellEnd"/>
        <w:r w:rsidRPr="006F78C7">
          <w:rPr>
            <w:color w:val="auto"/>
            <w:sz w:val="24"/>
            <w:szCs w:val="24"/>
            <w:lang w:val="en-US"/>
            <w:rPrChange w:id="473" w:author="fahmi abdillah" w:date="2022-07-13T23:15:00Z">
              <w:rPr>
                <w:lang w:val="en-US"/>
              </w:rPr>
            </w:rPrChange>
          </w:rPr>
          <w:t xml:space="preserve"> removal</w:t>
        </w:r>
        <w:bookmarkEnd w:id="464"/>
      </w:ins>
    </w:p>
    <w:tbl>
      <w:tblPr>
        <w:tblStyle w:val="TableGrid"/>
        <w:tblW w:w="0" w:type="auto"/>
        <w:tblLook w:val="04A0" w:firstRow="1" w:lastRow="0" w:firstColumn="1" w:lastColumn="0" w:noHBand="0" w:noVBand="1"/>
      </w:tblPr>
      <w:tblGrid>
        <w:gridCol w:w="3965"/>
        <w:gridCol w:w="3965"/>
      </w:tblGrid>
      <w:tr w:rsidR="00816DAF" w:rsidRPr="004A43CB" w14:paraId="49240829" w14:textId="77777777" w:rsidTr="00816DAF">
        <w:trPr>
          <w:ins w:id="474" w:author="fahmi abdillah" w:date="2022-07-13T21:51:00Z"/>
        </w:trPr>
        <w:tc>
          <w:tcPr>
            <w:tcW w:w="3965" w:type="dxa"/>
          </w:tcPr>
          <w:p w14:paraId="3276AE54" w14:textId="77777777" w:rsidR="00816DAF" w:rsidRPr="004A43CB" w:rsidRDefault="00816DAF" w:rsidP="00816DAF">
            <w:pPr>
              <w:jc w:val="center"/>
              <w:rPr>
                <w:ins w:id="475" w:author="fahmi abdillah" w:date="2022-07-13T21:51:00Z"/>
                <w:rFonts w:cs="Times New Roman"/>
                <w:b/>
                <w:bCs/>
                <w:szCs w:val="24"/>
              </w:rPr>
            </w:pPr>
            <w:bookmarkStart w:id="476" w:name="_Hlk148656515"/>
            <w:ins w:id="477" w:author="fahmi abdillah" w:date="2022-07-13T21:51:00Z">
              <w:r w:rsidRPr="004A43CB">
                <w:rPr>
                  <w:rFonts w:cs="Times New Roman"/>
                  <w:b/>
                  <w:bCs/>
                  <w:szCs w:val="24"/>
                </w:rPr>
                <w:t>Data awal</w:t>
              </w:r>
            </w:ins>
          </w:p>
        </w:tc>
        <w:tc>
          <w:tcPr>
            <w:tcW w:w="3965" w:type="dxa"/>
          </w:tcPr>
          <w:p w14:paraId="0E0AA336" w14:textId="77777777" w:rsidR="00816DAF" w:rsidRPr="004A43CB" w:rsidRDefault="00816DAF" w:rsidP="00816DAF">
            <w:pPr>
              <w:jc w:val="center"/>
              <w:rPr>
                <w:ins w:id="478" w:author="fahmi abdillah" w:date="2022-07-13T21:51:00Z"/>
                <w:rFonts w:cs="Times New Roman"/>
                <w:b/>
                <w:bCs/>
                <w:szCs w:val="24"/>
              </w:rPr>
            </w:pPr>
            <w:ins w:id="479" w:author="fahmi abdillah" w:date="2022-07-13T21:51:00Z">
              <w:r w:rsidRPr="004A43CB">
                <w:rPr>
                  <w:rFonts w:cs="Times New Roman"/>
                  <w:b/>
                  <w:bCs/>
                  <w:szCs w:val="24"/>
                </w:rPr>
                <w:t>Data akhir</w:t>
              </w:r>
            </w:ins>
          </w:p>
        </w:tc>
      </w:tr>
      <w:tr w:rsidR="00816DAF" w:rsidRPr="004A43CB" w14:paraId="4A71667E" w14:textId="77777777" w:rsidTr="00816DAF">
        <w:trPr>
          <w:ins w:id="480" w:author="fahmi abdillah" w:date="2022-07-13T21:51:00Z"/>
        </w:trPr>
        <w:tc>
          <w:tcPr>
            <w:tcW w:w="3965" w:type="dxa"/>
          </w:tcPr>
          <w:p w14:paraId="0659F9EB" w14:textId="6F66E75E" w:rsidR="00816DAF" w:rsidRPr="004A43CB" w:rsidRDefault="00F5768D" w:rsidP="00816DAF">
            <w:pPr>
              <w:rPr>
                <w:ins w:id="481" w:author="fahmi abdillah" w:date="2022-07-13T21:51:00Z"/>
                <w:rFonts w:cs="Times New Roman"/>
                <w:szCs w:val="24"/>
              </w:rPr>
            </w:pPr>
            <w:ins w:id="482" w:author="fahmi abdillah" w:date="2022-07-13T22:36:00Z">
              <w:r>
                <w:rPr>
                  <w:rFonts w:cs="Times New Roman"/>
                  <w:szCs w:val="24"/>
                </w:rPr>
                <w:t>“</w:t>
              </w:r>
              <w:r w:rsidRPr="000E608E">
                <w:rPr>
                  <w:rFonts w:cs="Times New Roman"/>
                  <w:szCs w:val="24"/>
                </w:rPr>
                <w:t>dr</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erlina</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menyarankan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pasien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covid19</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memantau</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frekuensi</w:t>
              </w:r>
            </w:ins>
            <w:ins w:id="483" w:author="fahmi abdillah" w:date="2022-07-13T22:37:00Z">
              <w:r>
                <w:rPr>
                  <w:rFonts w:cs="Times New Roman"/>
                  <w:szCs w:val="24"/>
                </w:rPr>
                <w:t>”</w:t>
              </w:r>
            </w:ins>
            <w:ins w:id="484" w:author="fahmi abdillah" w:date="2022-07-13T22:36:00Z">
              <w:r w:rsidRPr="000E608E">
                <w:rPr>
                  <w:rFonts w:cs="Times New Roman"/>
                  <w:szCs w:val="24"/>
                </w:rPr>
                <w:t xml:space="preserve">, </w:t>
              </w:r>
            </w:ins>
            <w:ins w:id="485" w:author="fahmi abdillah" w:date="2022-07-13T22:37:00Z">
              <w:r>
                <w:rPr>
                  <w:rFonts w:cs="Times New Roman"/>
                  <w:szCs w:val="24"/>
                </w:rPr>
                <w:t>“</w:t>
              </w:r>
            </w:ins>
            <w:ins w:id="486" w:author="fahmi abdillah" w:date="2022-07-13T22:36:00Z">
              <w:r w:rsidRPr="000E608E">
                <w:rPr>
                  <w:rFonts w:cs="Times New Roman"/>
                  <w:szCs w:val="24"/>
                </w:rPr>
                <w:t>napas</w:t>
              </w:r>
            </w:ins>
            <w:ins w:id="487" w:author="fahmi abdillah" w:date="2022-07-13T22:37:00Z">
              <w:r>
                <w:rPr>
                  <w:rFonts w:cs="Times New Roman"/>
                  <w:szCs w:val="24"/>
                </w:rPr>
                <w:t>”</w:t>
              </w:r>
            </w:ins>
            <w:ins w:id="488" w:author="fahmi abdillah" w:date="2022-07-13T22:36:00Z">
              <w:r w:rsidRPr="000E608E">
                <w:rPr>
                  <w:rFonts w:cs="Times New Roman"/>
                  <w:szCs w:val="24"/>
                </w:rPr>
                <w:t xml:space="preserve">, </w:t>
              </w:r>
            </w:ins>
            <w:ins w:id="489" w:author="fahmi abdillah" w:date="2022-07-13T22:37:00Z">
              <w:r>
                <w:rPr>
                  <w:rFonts w:cs="Times New Roman"/>
                  <w:szCs w:val="24"/>
                </w:rPr>
                <w:t>“</w:t>
              </w:r>
            </w:ins>
            <w:ins w:id="490" w:author="fahmi abdillah" w:date="2022-07-13T22:36:00Z">
              <w:r w:rsidRPr="000E608E">
                <w:rPr>
                  <w:rFonts w:cs="Times New Roman"/>
                  <w:szCs w:val="24"/>
                </w:rPr>
                <w:t>tanda</w:t>
              </w:r>
            </w:ins>
            <w:ins w:id="491" w:author="fahmi abdillah" w:date="2022-07-13T22:37:00Z">
              <w:r>
                <w:rPr>
                  <w:rFonts w:cs="Times New Roman"/>
                  <w:szCs w:val="24"/>
                </w:rPr>
                <w:t>”</w:t>
              </w:r>
            </w:ins>
            <w:ins w:id="492" w:author="fahmi abdillah" w:date="2022-07-13T22:36:00Z">
              <w:r w:rsidRPr="000E608E">
                <w:rPr>
                  <w:rFonts w:cs="Times New Roman"/>
                  <w:szCs w:val="24"/>
                </w:rPr>
                <w:t xml:space="preserve">, </w:t>
              </w:r>
            </w:ins>
            <w:ins w:id="493" w:author="fahmi abdillah" w:date="2022-07-13T22:37:00Z">
              <w:r>
                <w:rPr>
                  <w:rFonts w:cs="Times New Roman"/>
                  <w:szCs w:val="24"/>
                </w:rPr>
                <w:t>“</w:t>
              </w:r>
            </w:ins>
            <w:ins w:id="494" w:author="fahmi abdillah" w:date="2022-07-13T22:36:00Z">
              <w:r w:rsidRPr="000E608E">
                <w:rPr>
                  <w:rFonts w:cs="Times New Roman"/>
                  <w:szCs w:val="24"/>
                </w:rPr>
                <w:t>sesak</w:t>
              </w:r>
            </w:ins>
            <w:ins w:id="495" w:author="fahmi abdillah" w:date="2022-07-13T22:37:00Z">
              <w:r>
                <w:rPr>
                  <w:rFonts w:cs="Times New Roman"/>
                  <w:szCs w:val="24"/>
                </w:rPr>
                <w:t>”</w:t>
              </w:r>
            </w:ins>
            <w:ins w:id="496" w:author="fahmi abdillah" w:date="2022-07-13T22:36:00Z">
              <w:r w:rsidRPr="000E608E">
                <w:rPr>
                  <w:rFonts w:cs="Times New Roman"/>
                  <w:szCs w:val="24"/>
                </w:rPr>
                <w:t xml:space="preserve">, </w:t>
              </w:r>
            </w:ins>
            <w:ins w:id="497" w:author="fahmi abdillah" w:date="2022-07-13T22:37:00Z">
              <w:r>
                <w:rPr>
                  <w:rFonts w:cs="Times New Roman"/>
                  <w:szCs w:val="24"/>
                </w:rPr>
                <w:t>“</w:t>
              </w:r>
            </w:ins>
            <w:ins w:id="498" w:author="fahmi abdillah" w:date="2022-07-13T22:36:00Z">
              <w:r w:rsidRPr="000E608E">
                <w:rPr>
                  <w:rFonts w:cs="Times New Roman"/>
                  <w:szCs w:val="24"/>
                </w:rPr>
                <w:t>napas</w:t>
              </w:r>
            </w:ins>
            <w:ins w:id="499" w:author="fahmi abdillah" w:date="2022-07-13T22:37:00Z">
              <w:r>
                <w:rPr>
                  <w:rFonts w:cs="Times New Roman"/>
                  <w:szCs w:val="24"/>
                </w:rPr>
                <w:t>”</w:t>
              </w:r>
            </w:ins>
          </w:p>
        </w:tc>
        <w:tc>
          <w:tcPr>
            <w:tcW w:w="3965" w:type="dxa"/>
          </w:tcPr>
          <w:p w14:paraId="44D56ADC" w14:textId="0682B3FA" w:rsidR="00816DAF" w:rsidRPr="004A43CB" w:rsidRDefault="000E608E" w:rsidP="00816DAF">
            <w:pPr>
              <w:jc w:val="both"/>
              <w:rPr>
                <w:ins w:id="500" w:author="fahmi abdillah" w:date="2022-07-13T21:51:00Z"/>
                <w:rFonts w:cs="Times New Roman"/>
                <w:szCs w:val="24"/>
              </w:rPr>
            </w:pPr>
            <w:ins w:id="501" w:author="fahmi abdillah" w:date="2022-07-13T22:36:00Z">
              <w:r>
                <w:rPr>
                  <w:rFonts w:cs="Times New Roman"/>
                  <w:szCs w:val="24"/>
                </w:rPr>
                <w:t>“</w:t>
              </w:r>
              <w:r w:rsidRPr="000E608E">
                <w:rPr>
                  <w:rFonts w:cs="Times New Roman"/>
                  <w:szCs w:val="24"/>
                </w:rPr>
                <w:t>dr</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erlina</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menyarankan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pasien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covid19</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memantau</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frekuensi</w:t>
              </w:r>
            </w:ins>
            <w:ins w:id="502" w:author="fahmi abdillah" w:date="2022-07-13T22:37:00Z">
              <w:r>
                <w:rPr>
                  <w:rFonts w:cs="Times New Roman"/>
                  <w:szCs w:val="24"/>
                </w:rPr>
                <w:t>”</w:t>
              </w:r>
            </w:ins>
            <w:ins w:id="503" w:author="fahmi abdillah" w:date="2022-07-13T22:36:00Z">
              <w:r w:rsidRPr="000E608E">
                <w:rPr>
                  <w:rFonts w:cs="Times New Roman"/>
                  <w:szCs w:val="24"/>
                </w:rPr>
                <w:t xml:space="preserve">, </w:t>
              </w:r>
            </w:ins>
            <w:ins w:id="504" w:author="fahmi abdillah" w:date="2022-07-13T22:37:00Z">
              <w:r>
                <w:rPr>
                  <w:rFonts w:cs="Times New Roman"/>
                  <w:szCs w:val="24"/>
                </w:rPr>
                <w:t>“</w:t>
              </w:r>
            </w:ins>
            <w:ins w:id="505" w:author="fahmi abdillah" w:date="2022-07-13T22:36:00Z">
              <w:r w:rsidRPr="000E608E">
                <w:rPr>
                  <w:rFonts w:cs="Times New Roman"/>
                  <w:szCs w:val="24"/>
                </w:rPr>
                <w:t>napas</w:t>
              </w:r>
            </w:ins>
            <w:ins w:id="506" w:author="fahmi abdillah" w:date="2022-07-13T22:37:00Z">
              <w:r>
                <w:rPr>
                  <w:rFonts w:cs="Times New Roman"/>
                  <w:szCs w:val="24"/>
                </w:rPr>
                <w:t>”</w:t>
              </w:r>
            </w:ins>
            <w:ins w:id="507" w:author="fahmi abdillah" w:date="2022-07-13T22:36:00Z">
              <w:r w:rsidRPr="000E608E">
                <w:rPr>
                  <w:rFonts w:cs="Times New Roman"/>
                  <w:szCs w:val="24"/>
                </w:rPr>
                <w:t xml:space="preserve">, </w:t>
              </w:r>
            </w:ins>
            <w:ins w:id="508" w:author="fahmi abdillah" w:date="2022-07-13T22:37:00Z">
              <w:r>
                <w:rPr>
                  <w:rFonts w:cs="Times New Roman"/>
                  <w:szCs w:val="24"/>
                </w:rPr>
                <w:t>“</w:t>
              </w:r>
            </w:ins>
            <w:ins w:id="509" w:author="fahmi abdillah" w:date="2022-07-13T22:36:00Z">
              <w:r w:rsidRPr="000E608E">
                <w:rPr>
                  <w:rFonts w:cs="Times New Roman"/>
                  <w:szCs w:val="24"/>
                </w:rPr>
                <w:t>tanda</w:t>
              </w:r>
            </w:ins>
            <w:ins w:id="510" w:author="fahmi abdillah" w:date="2022-07-13T22:37:00Z">
              <w:r>
                <w:rPr>
                  <w:rFonts w:cs="Times New Roman"/>
                  <w:szCs w:val="24"/>
                </w:rPr>
                <w:t>”</w:t>
              </w:r>
            </w:ins>
            <w:ins w:id="511" w:author="fahmi abdillah" w:date="2022-07-13T22:36:00Z">
              <w:r w:rsidRPr="000E608E">
                <w:rPr>
                  <w:rFonts w:cs="Times New Roman"/>
                  <w:szCs w:val="24"/>
                </w:rPr>
                <w:t xml:space="preserve">, </w:t>
              </w:r>
            </w:ins>
            <w:ins w:id="512" w:author="fahmi abdillah" w:date="2022-07-13T22:37:00Z">
              <w:r>
                <w:rPr>
                  <w:rFonts w:cs="Times New Roman"/>
                  <w:szCs w:val="24"/>
                </w:rPr>
                <w:t>“</w:t>
              </w:r>
            </w:ins>
            <w:ins w:id="513" w:author="fahmi abdillah" w:date="2022-07-13T22:36:00Z">
              <w:r w:rsidRPr="000E608E">
                <w:rPr>
                  <w:rFonts w:cs="Times New Roman"/>
                  <w:szCs w:val="24"/>
                </w:rPr>
                <w:t>sesak</w:t>
              </w:r>
            </w:ins>
            <w:ins w:id="514" w:author="fahmi abdillah" w:date="2022-07-13T22:37:00Z">
              <w:r>
                <w:rPr>
                  <w:rFonts w:cs="Times New Roman"/>
                  <w:szCs w:val="24"/>
                </w:rPr>
                <w:t>”</w:t>
              </w:r>
            </w:ins>
            <w:ins w:id="515" w:author="fahmi abdillah" w:date="2022-07-13T22:36:00Z">
              <w:r w:rsidRPr="000E608E">
                <w:rPr>
                  <w:rFonts w:cs="Times New Roman"/>
                  <w:szCs w:val="24"/>
                </w:rPr>
                <w:t xml:space="preserve">, </w:t>
              </w:r>
            </w:ins>
            <w:ins w:id="516" w:author="fahmi abdillah" w:date="2022-07-13T22:37:00Z">
              <w:r>
                <w:rPr>
                  <w:rFonts w:cs="Times New Roman"/>
                  <w:szCs w:val="24"/>
                </w:rPr>
                <w:t>“</w:t>
              </w:r>
            </w:ins>
            <w:ins w:id="517" w:author="fahmi abdillah" w:date="2022-07-13T22:36:00Z">
              <w:r w:rsidRPr="000E608E">
                <w:rPr>
                  <w:rFonts w:cs="Times New Roman"/>
                  <w:szCs w:val="24"/>
                </w:rPr>
                <w:t>napas</w:t>
              </w:r>
            </w:ins>
            <w:ins w:id="518" w:author="fahmi abdillah" w:date="2022-07-13T22:37:00Z">
              <w:r>
                <w:rPr>
                  <w:rFonts w:cs="Times New Roman"/>
                  <w:szCs w:val="24"/>
                </w:rPr>
                <w:t>”</w:t>
              </w:r>
            </w:ins>
          </w:p>
        </w:tc>
      </w:tr>
      <w:tr w:rsidR="00816DAF" w:rsidRPr="004A43CB" w14:paraId="3A13892D" w14:textId="77777777" w:rsidTr="00816DAF">
        <w:trPr>
          <w:ins w:id="519" w:author="fahmi abdillah" w:date="2022-07-13T21:51:00Z"/>
        </w:trPr>
        <w:tc>
          <w:tcPr>
            <w:tcW w:w="3965" w:type="dxa"/>
          </w:tcPr>
          <w:p w14:paraId="7B75D12D" w14:textId="2C84613A" w:rsidR="00816DAF" w:rsidRPr="004A43CB" w:rsidRDefault="00F5768D" w:rsidP="00816DAF">
            <w:pPr>
              <w:rPr>
                <w:ins w:id="520" w:author="fahmi abdillah" w:date="2022-07-13T21:51:00Z"/>
                <w:rFonts w:cs="Times New Roman"/>
                <w:szCs w:val="24"/>
              </w:rPr>
            </w:pPr>
            <w:ins w:id="521" w:author="fahmi abdillah" w:date="2022-07-13T22:59:00Z">
              <w:r>
                <w:rPr>
                  <w:rFonts w:cs="Times New Roman"/>
                  <w:szCs w:val="24"/>
                </w:rPr>
                <w:t>“</w:t>
              </w:r>
              <w:r w:rsidRPr="009F58DF">
                <w:rPr>
                  <w:rFonts w:cs="Times New Roman"/>
                  <w:szCs w:val="24"/>
                </w:rPr>
                <w:t>k</w:t>
              </w:r>
            </w:ins>
            <w:proofErr w:type="spellStart"/>
            <w:r>
              <w:rPr>
                <w:rFonts w:cs="Times New Roman"/>
                <w:szCs w:val="24"/>
                <w:lang w:val="en-US"/>
              </w:rPr>
              <w:t>aya</w:t>
            </w:r>
            <w:proofErr w:type="spellEnd"/>
            <w:ins w:id="522" w:author="fahmi abdillah" w:date="2022-07-13T22:59:00Z">
              <w:r w:rsidRPr="009F58DF">
                <w:rPr>
                  <w:rFonts w:cs="Times New Roman"/>
                  <w:szCs w:val="24"/>
                </w:rPr>
                <w:t>k</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tidak</w:t>
            </w:r>
            <w:ins w:id="523"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sanggup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pegang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hp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li</w:t>
              </w:r>
            </w:ins>
            <w:r>
              <w:rPr>
                <w:rFonts w:cs="Times New Roman"/>
                <w:szCs w:val="24"/>
                <w:lang w:val="en-US"/>
              </w:rPr>
              <w:t>h</w:t>
            </w:r>
            <w:ins w:id="524" w:author="fahmi abdillah" w:date="2022-07-13T22:59:00Z">
              <w:r w:rsidRPr="009F58DF">
                <w:rPr>
                  <w:rFonts w:cs="Times New Roman"/>
                  <w:szCs w:val="24"/>
                </w:rPr>
                <w:t>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twitter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w:t>
              </w:r>
            </w:ins>
            <w:r>
              <w:rPr>
                <w:rFonts w:cs="Times New Roman"/>
                <w:szCs w:val="24"/>
                <w:lang w:val="en-US"/>
              </w:rPr>
              <w:t>a</w:t>
            </w:r>
            <w:ins w:id="525" w:author="fahmi abdillah" w:date="2022-07-13T22:59:00Z">
              <w:r w:rsidRPr="009F58DF">
                <w:rPr>
                  <w:rFonts w:cs="Times New Roman"/>
                  <w:szCs w:val="24"/>
                </w:rPr>
                <w:t>d</w:t>
              </w:r>
            </w:ins>
            <w:r>
              <w:rPr>
                <w:rFonts w:cs="Times New Roman"/>
                <w:szCs w:val="24"/>
                <w:lang w:val="en-US"/>
              </w:rPr>
              <w:t>a</w:t>
            </w:r>
            <w:ins w:id="526"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oksigen</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terus</w:t>
            </w:r>
            <w:ins w:id="527" w:author="fahmi abdillah" w:date="2022-07-13T22:59:00Z">
              <w:r>
                <w:rPr>
                  <w:rFonts w:cs="Times New Roman"/>
                  <w:szCs w:val="24"/>
                </w:rPr>
                <w:t>”</w:t>
              </w:r>
              <w:r w:rsidRPr="009F58DF">
                <w:rPr>
                  <w:rFonts w:cs="Times New Roman"/>
                  <w:szCs w:val="24"/>
                </w:rPr>
                <w:t xml:space="preserve">, </w:t>
              </w:r>
              <w:r>
                <w:rPr>
                  <w:rFonts w:cs="Times New Roman"/>
                  <w:szCs w:val="24"/>
                </w:rPr>
                <w:lastRenderedPageBreak/>
                <w:t>“</w:t>
              </w:r>
              <w:r w:rsidRPr="009F58DF">
                <w:rPr>
                  <w:rFonts w:cs="Times New Roman"/>
                  <w:szCs w:val="24"/>
                </w:rPr>
                <w:t>kamar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RS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WA</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hari</w:t>
            </w:r>
            <w:ins w:id="528"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aja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grup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529"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ngabarin</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positif</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obat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donar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darah</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plasma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kritis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sesak</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napas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gw</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530"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sehat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j</w:t>
              </w:r>
            </w:ins>
            <w:r>
              <w:rPr>
                <w:rFonts w:cs="Times New Roman"/>
                <w:szCs w:val="24"/>
                <w:lang w:val="en-US"/>
              </w:rPr>
              <w:t>adi</w:t>
            </w:r>
            <w:ins w:id="531"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berasa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sakit</w:t>
              </w:r>
              <w:r>
                <w:rPr>
                  <w:rFonts w:cs="Times New Roman"/>
                  <w:szCs w:val="24"/>
                </w:rPr>
                <w:t>”</w:t>
              </w:r>
            </w:ins>
          </w:p>
        </w:tc>
        <w:tc>
          <w:tcPr>
            <w:tcW w:w="3965" w:type="dxa"/>
          </w:tcPr>
          <w:p w14:paraId="71E6B0A4" w14:textId="27DD183D" w:rsidR="00816DAF" w:rsidRPr="004A43CB" w:rsidRDefault="00F5768D" w:rsidP="00816DAF">
            <w:pPr>
              <w:jc w:val="both"/>
              <w:rPr>
                <w:ins w:id="532" w:author="fahmi abdillah" w:date="2022-07-13T21:51:00Z"/>
                <w:rFonts w:cs="Times New Roman"/>
                <w:szCs w:val="24"/>
              </w:rPr>
            </w:pPr>
            <w:ins w:id="533" w:author="fahmi abdillah" w:date="2022-07-13T22:59:00Z">
              <w:r>
                <w:rPr>
                  <w:rFonts w:cs="Times New Roman"/>
                  <w:szCs w:val="24"/>
                </w:rPr>
                <w:lastRenderedPageBreak/>
                <w:t>“</w:t>
              </w:r>
              <w:r w:rsidRPr="009F58DF">
                <w:rPr>
                  <w:rFonts w:cs="Times New Roman"/>
                  <w:szCs w:val="24"/>
                </w:rPr>
                <w:t>k</w:t>
              </w:r>
            </w:ins>
            <w:proofErr w:type="spellStart"/>
            <w:r>
              <w:rPr>
                <w:rFonts w:cs="Times New Roman"/>
                <w:szCs w:val="24"/>
                <w:lang w:val="en-US"/>
              </w:rPr>
              <w:t>aya</w:t>
            </w:r>
            <w:proofErr w:type="spellEnd"/>
            <w:ins w:id="534" w:author="fahmi abdillah" w:date="2022-07-13T22:59:00Z">
              <w:r w:rsidRPr="009F58DF">
                <w:rPr>
                  <w:rFonts w:cs="Times New Roman"/>
                  <w:szCs w:val="24"/>
                </w:rPr>
                <w:t>k</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tidak</w:t>
            </w:r>
            <w:ins w:id="535"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sanggup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pegang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hp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li</w:t>
              </w:r>
            </w:ins>
            <w:r>
              <w:rPr>
                <w:rFonts w:cs="Times New Roman"/>
                <w:szCs w:val="24"/>
                <w:lang w:val="en-US"/>
              </w:rPr>
              <w:t>h</w:t>
            </w:r>
            <w:ins w:id="536" w:author="fahmi abdillah" w:date="2022-07-13T22:59:00Z">
              <w:r w:rsidRPr="009F58DF">
                <w:rPr>
                  <w:rFonts w:cs="Times New Roman"/>
                  <w:szCs w:val="24"/>
                </w:rPr>
                <w:t>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twitter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w:t>
              </w:r>
            </w:ins>
            <w:r>
              <w:rPr>
                <w:rFonts w:cs="Times New Roman"/>
                <w:szCs w:val="24"/>
                <w:lang w:val="en-US"/>
              </w:rPr>
              <w:t>a</w:t>
            </w:r>
            <w:ins w:id="537" w:author="fahmi abdillah" w:date="2022-07-13T22:59:00Z">
              <w:r w:rsidRPr="009F58DF">
                <w:rPr>
                  <w:rFonts w:cs="Times New Roman"/>
                  <w:szCs w:val="24"/>
                </w:rPr>
                <w:t>d</w:t>
              </w:r>
            </w:ins>
            <w:r>
              <w:rPr>
                <w:rFonts w:cs="Times New Roman"/>
                <w:szCs w:val="24"/>
                <w:lang w:val="en-US"/>
              </w:rPr>
              <w:t>a</w:t>
            </w:r>
            <w:ins w:id="538"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oksigen</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terus</w:t>
            </w:r>
            <w:ins w:id="539" w:author="fahmi abdillah" w:date="2022-07-13T22:59:00Z">
              <w:r>
                <w:rPr>
                  <w:rFonts w:cs="Times New Roman"/>
                  <w:szCs w:val="24"/>
                </w:rPr>
                <w:t>”</w:t>
              </w:r>
              <w:r w:rsidRPr="009F58DF">
                <w:rPr>
                  <w:rFonts w:cs="Times New Roman"/>
                  <w:szCs w:val="24"/>
                </w:rPr>
                <w:t xml:space="preserve">, </w:t>
              </w:r>
              <w:r>
                <w:rPr>
                  <w:rFonts w:cs="Times New Roman"/>
                  <w:szCs w:val="24"/>
                </w:rPr>
                <w:lastRenderedPageBreak/>
                <w:t>“</w:t>
              </w:r>
              <w:r w:rsidRPr="009F58DF">
                <w:rPr>
                  <w:rFonts w:cs="Times New Roman"/>
                  <w:szCs w:val="24"/>
                </w:rPr>
                <w:t>kamar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RS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WA</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hari</w:t>
            </w:r>
            <w:ins w:id="540"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aja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grup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541"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ngabarin</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positif</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obat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donar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darah</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plasma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kritis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sesak</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napas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gw</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542"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sehat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j</w:t>
              </w:r>
            </w:ins>
            <w:r>
              <w:rPr>
                <w:rFonts w:cs="Times New Roman"/>
                <w:szCs w:val="24"/>
                <w:lang w:val="en-US"/>
              </w:rPr>
              <w:t>adi</w:t>
            </w:r>
            <w:ins w:id="543"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berasa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sakit</w:t>
              </w:r>
              <w:r>
                <w:rPr>
                  <w:rFonts w:cs="Times New Roman"/>
                  <w:szCs w:val="24"/>
                </w:rPr>
                <w:t>”</w:t>
              </w:r>
            </w:ins>
          </w:p>
        </w:tc>
      </w:tr>
      <w:bookmarkEnd w:id="476"/>
    </w:tbl>
    <w:p w14:paraId="418F532D" w14:textId="77777777" w:rsidR="00816DAF" w:rsidRPr="005A3F6D" w:rsidRDefault="00816DAF" w:rsidP="0077059C">
      <w:pPr>
        <w:spacing w:line="360" w:lineRule="auto"/>
        <w:jc w:val="both"/>
        <w:rPr>
          <w:rFonts w:eastAsia="Times New Roman" w:cs="Times New Roman"/>
          <w:bCs/>
          <w:szCs w:val="24"/>
          <w:lang w:val="en-US"/>
        </w:rPr>
      </w:pPr>
    </w:p>
    <w:p w14:paraId="5206C6B3" w14:textId="60B9831D" w:rsidR="0077059C" w:rsidRDefault="0077059C">
      <w:pPr>
        <w:pStyle w:val="Heading4"/>
        <w:rPr>
          <w:lang w:val="en-US"/>
        </w:rPr>
        <w:pPrChange w:id="544" w:author="fahmi abdillah" w:date="2022-07-13T15:05:00Z">
          <w:pPr>
            <w:spacing w:line="360" w:lineRule="auto"/>
            <w:jc w:val="both"/>
          </w:pPr>
        </w:pPrChange>
      </w:pPr>
      <w:del w:id="545" w:author="fahmi abdillah" w:date="2022-07-13T15:05:00Z">
        <w:r w:rsidDel="00F87540">
          <w:rPr>
            <w:lang w:val="en-US"/>
          </w:rPr>
          <w:delText xml:space="preserve">4. </w:delText>
        </w:r>
      </w:del>
      <w:r>
        <w:rPr>
          <w:lang w:val="en-US"/>
        </w:rPr>
        <w:t>Stemming</w:t>
      </w:r>
    </w:p>
    <w:p w14:paraId="47E7DD15" w14:textId="33583A55" w:rsidR="005A3F6D" w:rsidRDefault="005A3F6D" w:rsidP="0077059C">
      <w:pPr>
        <w:spacing w:line="360" w:lineRule="auto"/>
        <w:jc w:val="both"/>
        <w:rPr>
          <w:ins w:id="546" w:author="fahmi abdillah" w:date="2022-07-13T22:37:00Z"/>
          <w:rFonts w:eastAsia="Times New Roman" w:cs="Times New Roman"/>
          <w:bCs/>
          <w:szCs w:val="24"/>
          <w:lang w:val="en-US"/>
        </w:rPr>
      </w:pPr>
      <w:r>
        <w:rPr>
          <w:rFonts w:eastAsia="Times New Roman" w:cs="Times New Roman"/>
          <w:bCs/>
          <w:szCs w:val="24"/>
          <w:lang w:val="en-US"/>
        </w:rPr>
        <w:tab/>
      </w:r>
      <w:bookmarkStart w:id="547" w:name="_Hlk148656552"/>
      <w:r>
        <w:rPr>
          <w:rFonts w:eastAsia="Times New Roman" w:cs="Times New Roman"/>
          <w:bCs/>
          <w:szCs w:val="24"/>
          <w:lang w:val="en-US"/>
        </w:rPr>
        <w:t xml:space="preserve">Proses </w:t>
      </w:r>
      <w:r>
        <w:rPr>
          <w:rFonts w:eastAsia="Times New Roman" w:cs="Times New Roman"/>
          <w:bCs/>
          <w:i/>
          <w:iCs/>
          <w:szCs w:val="24"/>
          <w:lang w:val="en-US"/>
        </w:rPr>
        <w:t xml:space="preserve">stemming </w:t>
      </w:r>
      <w:r>
        <w:rPr>
          <w:rFonts w:eastAsia="Times New Roman" w:cs="Times New Roman"/>
          <w:bCs/>
          <w:szCs w:val="24"/>
          <w:lang w:val="en-US"/>
        </w:rPr>
        <w:t xml:space="preserve">dilakukan untuk menghapus awalan dan akhiran dari suatu kata. Tujuan dari tahap </w:t>
      </w:r>
      <w:r>
        <w:rPr>
          <w:rFonts w:eastAsia="Times New Roman" w:cs="Times New Roman"/>
          <w:bCs/>
          <w:i/>
          <w:iCs/>
          <w:szCs w:val="24"/>
          <w:lang w:val="en-US"/>
        </w:rPr>
        <w:t>stemming</w:t>
      </w:r>
      <w:r>
        <w:rPr>
          <w:rFonts w:eastAsia="Times New Roman" w:cs="Times New Roman"/>
          <w:bCs/>
          <w:szCs w:val="24"/>
          <w:lang w:val="en-US"/>
        </w:rPr>
        <w:t xml:space="preserve"> adalah untuk mendapatkan kata dasar yang sesuai. Proses </w:t>
      </w:r>
      <w:r>
        <w:rPr>
          <w:rFonts w:eastAsia="Times New Roman" w:cs="Times New Roman"/>
          <w:bCs/>
          <w:i/>
          <w:iCs/>
          <w:szCs w:val="24"/>
          <w:lang w:val="en-US"/>
        </w:rPr>
        <w:t xml:space="preserve">stemming </w:t>
      </w:r>
      <w:r>
        <w:rPr>
          <w:rFonts w:eastAsia="Times New Roman" w:cs="Times New Roman"/>
          <w:bCs/>
          <w:szCs w:val="24"/>
          <w:lang w:val="en-US"/>
        </w:rPr>
        <w:t xml:space="preserve">menggunakan </w:t>
      </w:r>
      <w:r>
        <w:rPr>
          <w:rFonts w:eastAsia="Times New Roman" w:cs="Times New Roman"/>
          <w:bCs/>
          <w:i/>
          <w:iCs/>
          <w:szCs w:val="24"/>
          <w:lang w:val="en-US"/>
        </w:rPr>
        <w:t>library</w:t>
      </w:r>
      <w:r>
        <w:rPr>
          <w:rFonts w:eastAsia="Times New Roman" w:cs="Times New Roman"/>
          <w:bCs/>
          <w:szCs w:val="24"/>
          <w:lang w:val="en-US"/>
        </w:rPr>
        <w:t xml:space="preserve"> Sastrawi berbasis Python yang tersedia pada </w:t>
      </w:r>
      <w:hyperlink r:id="rId16" w:history="1">
        <w:r w:rsidRPr="00FC17AD">
          <w:rPr>
            <w:rStyle w:val="Hyperlink"/>
            <w:rFonts w:eastAsia="Times New Roman" w:cs="Times New Roman"/>
            <w:bCs/>
            <w:szCs w:val="24"/>
            <w:lang w:val="en-US"/>
          </w:rPr>
          <w:t>https://github.com/sastrawi/sastrawi</w:t>
        </w:r>
      </w:hyperlink>
      <w:r>
        <w:rPr>
          <w:rFonts w:eastAsia="Times New Roman" w:cs="Times New Roman"/>
          <w:bCs/>
          <w:szCs w:val="24"/>
          <w:lang w:val="en-US"/>
        </w:rPr>
        <w:t xml:space="preserve">. </w:t>
      </w:r>
      <w:proofErr w:type="spellStart"/>
      <w:r>
        <w:rPr>
          <w:rFonts w:eastAsia="Times New Roman" w:cs="Times New Roman"/>
          <w:bCs/>
          <w:szCs w:val="24"/>
          <w:lang w:val="en-US"/>
        </w:rPr>
        <w:t>Algoritma</w:t>
      </w:r>
      <w:proofErr w:type="spellEnd"/>
      <w:r>
        <w:rPr>
          <w:rFonts w:eastAsia="Times New Roman" w:cs="Times New Roman"/>
          <w:bCs/>
          <w:szCs w:val="24"/>
          <w:lang w:val="en-US"/>
        </w:rPr>
        <w:t xml:space="preserve"> yang terdapat pada </w:t>
      </w:r>
      <w:r>
        <w:rPr>
          <w:rFonts w:eastAsia="Times New Roman" w:cs="Times New Roman"/>
          <w:bCs/>
          <w:i/>
          <w:iCs/>
          <w:szCs w:val="24"/>
          <w:lang w:val="en-US"/>
        </w:rPr>
        <w:t xml:space="preserve">library </w:t>
      </w:r>
      <w:r>
        <w:rPr>
          <w:rFonts w:eastAsia="Times New Roman" w:cs="Times New Roman"/>
          <w:bCs/>
          <w:szCs w:val="24"/>
          <w:lang w:val="en-US"/>
        </w:rPr>
        <w:t xml:space="preserve">Sastrawi adalah </w:t>
      </w:r>
      <w:proofErr w:type="spellStart"/>
      <w:r>
        <w:rPr>
          <w:rFonts w:eastAsia="Times New Roman" w:cs="Times New Roman"/>
          <w:bCs/>
          <w:szCs w:val="24"/>
          <w:lang w:val="en-US"/>
        </w:rPr>
        <w:t>Nazief-Adriani</w:t>
      </w:r>
      <w:proofErr w:type="spellEnd"/>
      <w:r>
        <w:rPr>
          <w:rFonts w:eastAsia="Times New Roman" w:cs="Times New Roman"/>
          <w:bCs/>
          <w:szCs w:val="24"/>
          <w:lang w:val="en-US"/>
        </w:rPr>
        <w:t xml:space="preserve"> yang digunakan untuk menghapus berbagai variasi awalan dan akhiran kata. Contoh data </w:t>
      </w:r>
      <w:r>
        <w:rPr>
          <w:rFonts w:eastAsia="Times New Roman" w:cs="Times New Roman"/>
          <w:bCs/>
          <w:i/>
          <w:iCs/>
          <w:szCs w:val="24"/>
          <w:lang w:val="en-US"/>
        </w:rPr>
        <w:t>tweet</w:t>
      </w:r>
      <w:r>
        <w:rPr>
          <w:rFonts w:eastAsia="Times New Roman" w:cs="Times New Roman"/>
          <w:bCs/>
          <w:szCs w:val="24"/>
          <w:lang w:val="en-US"/>
        </w:rPr>
        <w:t xml:space="preserve"> sebelum dan sesudah proses </w:t>
      </w:r>
      <w:r>
        <w:rPr>
          <w:rFonts w:eastAsia="Times New Roman" w:cs="Times New Roman"/>
          <w:bCs/>
          <w:i/>
          <w:iCs/>
          <w:szCs w:val="24"/>
          <w:lang w:val="en-US"/>
        </w:rPr>
        <w:t xml:space="preserve">stemming </w:t>
      </w:r>
      <w:r>
        <w:rPr>
          <w:rFonts w:eastAsia="Times New Roman" w:cs="Times New Roman"/>
          <w:bCs/>
          <w:szCs w:val="24"/>
          <w:lang w:val="en-US"/>
        </w:rPr>
        <w:t xml:space="preserve">dapat dilihat pada </w:t>
      </w:r>
      <w:ins w:id="548" w:author="fahmi abdillah" w:date="2022-07-13T23:16:00Z">
        <w:r w:rsidR="001D61D5">
          <w:rPr>
            <w:rFonts w:eastAsia="Times New Roman" w:cs="Times New Roman"/>
            <w:bCs/>
            <w:szCs w:val="24"/>
            <w:lang w:val="en-US"/>
          </w:rPr>
          <w:t>Tabel 3.</w:t>
        </w:r>
      </w:ins>
      <w:ins w:id="549" w:author="fahmi abdillah" w:date="2022-07-13T23:31:00Z">
        <w:r w:rsidR="00BF21CD">
          <w:rPr>
            <w:rFonts w:eastAsia="Times New Roman" w:cs="Times New Roman"/>
            <w:bCs/>
            <w:szCs w:val="24"/>
            <w:lang w:val="en-US"/>
          </w:rPr>
          <w:t>4</w:t>
        </w:r>
      </w:ins>
      <w:ins w:id="550" w:author="fahmi abdillah" w:date="2022-07-13T23:16:00Z">
        <w:r w:rsidR="001D61D5">
          <w:rPr>
            <w:rFonts w:eastAsia="Times New Roman" w:cs="Times New Roman"/>
            <w:bCs/>
            <w:szCs w:val="24"/>
            <w:lang w:val="en-US"/>
          </w:rPr>
          <w:t>.</w:t>
        </w:r>
      </w:ins>
      <w:del w:id="551" w:author="fahmi abdillah" w:date="2022-07-13T23:16:00Z">
        <w:r w:rsidDel="001D61D5">
          <w:rPr>
            <w:rFonts w:eastAsia="Times New Roman" w:cs="Times New Roman"/>
            <w:bCs/>
            <w:szCs w:val="24"/>
            <w:lang w:val="en-US"/>
          </w:rPr>
          <w:delText>..</w:delText>
        </w:r>
      </w:del>
    </w:p>
    <w:p w14:paraId="7AC91699" w14:textId="5AB5F91D" w:rsidR="008D4445" w:rsidRPr="005F0D74" w:rsidRDefault="008D4445">
      <w:pPr>
        <w:pStyle w:val="Caption"/>
        <w:keepNext/>
        <w:jc w:val="center"/>
        <w:rPr>
          <w:ins w:id="552" w:author="fahmi abdillah" w:date="2022-07-13T23:15:00Z"/>
          <w:szCs w:val="24"/>
        </w:rPr>
        <w:pPrChange w:id="553" w:author="fahmi abdillah" w:date="2022-07-13T23:15:00Z">
          <w:pPr/>
        </w:pPrChange>
      </w:pPr>
      <w:bookmarkStart w:id="554" w:name="_Toc134021164"/>
      <w:bookmarkEnd w:id="547"/>
      <w:ins w:id="555" w:author="fahmi abdillah" w:date="2022-07-13T23:15:00Z">
        <w:r w:rsidRPr="008D4445">
          <w:rPr>
            <w:i w:val="0"/>
            <w:iCs w:val="0"/>
            <w:color w:val="auto"/>
            <w:sz w:val="24"/>
            <w:szCs w:val="24"/>
            <w:rPrChange w:id="556" w:author="fahmi abdillah" w:date="2022-07-13T23:16:00Z">
              <w:rPr/>
            </w:rPrChange>
          </w:rPr>
          <w:t xml:space="preserve">Tabel </w:t>
        </w:r>
      </w:ins>
      <w:ins w:id="557" w:author="fahmi abdillah" w:date="2022-07-13T23:28:00Z">
        <w:r w:rsidR="0041612F">
          <w:rPr>
            <w:i w:val="0"/>
            <w:iCs w:val="0"/>
            <w:color w:val="auto"/>
            <w:sz w:val="24"/>
            <w:szCs w:val="24"/>
            <w:lang w:val="en-US"/>
          </w:rPr>
          <w:t>3</w:t>
        </w:r>
      </w:ins>
      <w:ins w:id="558" w:author="fahmi abdillah" w:date="2022-07-13T23:15:00Z">
        <w:r w:rsidRPr="008D4445">
          <w:rPr>
            <w:i w:val="0"/>
            <w:iCs w:val="0"/>
            <w:color w:val="auto"/>
            <w:sz w:val="24"/>
            <w:szCs w:val="24"/>
            <w:rPrChange w:id="559" w:author="fahmi abdillah" w:date="2022-07-13T23:16:00Z">
              <w:rPr/>
            </w:rPrChange>
          </w:rPr>
          <w:t>.</w:t>
        </w:r>
      </w:ins>
      <w:r w:rsidR="00AA3164">
        <w:rPr>
          <w:i w:val="0"/>
          <w:iCs w:val="0"/>
          <w:color w:val="auto"/>
          <w:sz w:val="24"/>
          <w:szCs w:val="24"/>
        </w:rPr>
        <w:fldChar w:fldCharType="begin"/>
      </w:r>
      <w:r w:rsidR="00AA3164">
        <w:rPr>
          <w:i w:val="0"/>
          <w:iCs w:val="0"/>
          <w:color w:val="auto"/>
          <w:sz w:val="24"/>
          <w:szCs w:val="24"/>
        </w:rPr>
        <w:instrText xml:space="preserve"> STYLEREF 1 \s </w:instrText>
      </w:r>
      <w:r w:rsidR="00AA3164">
        <w:rPr>
          <w:i w:val="0"/>
          <w:iCs w:val="0"/>
          <w:color w:val="auto"/>
          <w:sz w:val="24"/>
          <w:szCs w:val="24"/>
        </w:rPr>
        <w:fldChar w:fldCharType="separate"/>
      </w:r>
      <w:r w:rsidR="00AA3164">
        <w:rPr>
          <w:i w:val="0"/>
          <w:iCs w:val="0"/>
          <w:noProof/>
          <w:color w:val="auto"/>
          <w:sz w:val="24"/>
          <w:szCs w:val="24"/>
        </w:rPr>
        <w:t>0</w:t>
      </w:r>
      <w:r w:rsidR="00AA3164">
        <w:rPr>
          <w:i w:val="0"/>
          <w:iCs w:val="0"/>
          <w:color w:val="auto"/>
          <w:sz w:val="24"/>
          <w:szCs w:val="24"/>
        </w:rPr>
        <w:fldChar w:fldCharType="end"/>
      </w:r>
      <w:r w:rsidR="00AA3164">
        <w:rPr>
          <w:i w:val="0"/>
          <w:iCs w:val="0"/>
          <w:color w:val="auto"/>
          <w:sz w:val="24"/>
          <w:szCs w:val="24"/>
        </w:rPr>
        <w:t>.</w:t>
      </w:r>
      <w:r w:rsidR="00AA3164">
        <w:rPr>
          <w:i w:val="0"/>
          <w:iCs w:val="0"/>
          <w:color w:val="auto"/>
          <w:sz w:val="24"/>
          <w:szCs w:val="24"/>
        </w:rPr>
        <w:fldChar w:fldCharType="begin"/>
      </w:r>
      <w:r w:rsidR="00AA3164">
        <w:rPr>
          <w:i w:val="0"/>
          <w:iCs w:val="0"/>
          <w:color w:val="auto"/>
          <w:sz w:val="24"/>
          <w:szCs w:val="24"/>
        </w:rPr>
        <w:instrText xml:space="preserve"> SEQ Tabel \* ARABIC \s 1 </w:instrText>
      </w:r>
      <w:r w:rsidR="00AA3164">
        <w:rPr>
          <w:i w:val="0"/>
          <w:iCs w:val="0"/>
          <w:color w:val="auto"/>
          <w:sz w:val="24"/>
          <w:szCs w:val="24"/>
        </w:rPr>
        <w:fldChar w:fldCharType="separate"/>
      </w:r>
      <w:r w:rsidR="00AA3164">
        <w:rPr>
          <w:i w:val="0"/>
          <w:iCs w:val="0"/>
          <w:noProof/>
          <w:color w:val="auto"/>
          <w:sz w:val="24"/>
          <w:szCs w:val="24"/>
        </w:rPr>
        <w:t>4</w:t>
      </w:r>
      <w:r w:rsidR="00AA3164">
        <w:rPr>
          <w:i w:val="0"/>
          <w:iCs w:val="0"/>
          <w:color w:val="auto"/>
          <w:sz w:val="24"/>
          <w:szCs w:val="24"/>
        </w:rPr>
        <w:fldChar w:fldCharType="end"/>
      </w:r>
      <w:ins w:id="560" w:author="fahmi abdillah" w:date="2022-07-13T23:15:00Z">
        <w:r w:rsidRPr="008D4445">
          <w:rPr>
            <w:i w:val="0"/>
            <w:iCs w:val="0"/>
            <w:color w:val="auto"/>
            <w:sz w:val="24"/>
            <w:szCs w:val="24"/>
            <w:lang w:val="en-US"/>
            <w:rPrChange w:id="561" w:author="fahmi abdillah" w:date="2022-07-13T23:16:00Z">
              <w:rPr>
                <w:lang w:val="en-US"/>
              </w:rPr>
            </w:rPrChange>
          </w:rPr>
          <w:t xml:space="preserve"> </w:t>
        </w:r>
        <w:bookmarkStart w:id="562" w:name="_Hlk148656565"/>
        <w:r w:rsidRPr="008D4445">
          <w:rPr>
            <w:i w:val="0"/>
            <w:iCs w:val="0"/>
            <w:color w:val="auto"/>
            <w:sz w:val="24"/>
            <w:szCs w:val="24"/>
            <w:lang w:val="en-US"/>
            <w:rPrChange w:id="563" w:author="fahmi abdillah" w:date="2022-07-13T23:16:00Z">
              <w:rPr>
                <w:lang w:val="en-US"/>
              </w:rPr>
            </w:rPrChange>
          </w:rPr>
          <w:t>Contoh</w:t>
        </w:r>
        <w:r w:rsidRPr="008D4445">
          <w:rPr>
            <w:color w:val="auto"/>
            <w:sz w:val="24"/>
            <w:szCs w:val="24"/>
            <w:lang w:val="en-US"/>
            <w:rPrChange w:id="564" w:author="fahmi abdillah" w:date="2022-07-13T23:16:00Z">
              <w:rPr>
                <w:lang w:val="en-US"/>
              </w:rPr>
            </w:rPrChange>
          </w:rPr>
          <w:t xml:space="preserve"> stemming</w:t>
        </w:r>
        <w:bookmarkEnd w:id="554"/>
        <w:bookmarkEnd w:id="562"/>
      </w:ins>
    </w:p>
    <w:tbl>
      <w:tblPr>
        <w:tblStyle w:val="TableGrid"/>
        <w:tblW w:w="0" w:type="auto"/>
        <w:tblLook w:val="04A0" w:firstRow="1" w:lastRow="0" w:firstColumn="1" w:lastColumn="0" w:noHBand="0" w:noVBand="1"/>
      </w:tblPr>
      <w:tblGrid>
        <w:gridCol w:w="3965"/>
        <w:gridCol w:w="3965"/>
      </w:tblGrid>
      <w:tr w:rsidR="000E608E" w:rsidRPr="004A43CB" w14:paraId="4631E460" w14:textId="77777777" w:rsidTr="00043D71">
        <w:trPr>
          <w:ins w:id="565" w:author="fahmi abdillah" w:date="2022-07-13T22:37:00Z"/>
        </w:trPr>
        <w:tc>
          <w:tcPr>
            <w:tcW w:w="3965" w:type="dxa"/>
          </w:tcPr>
          <w:p w14:paraId="1532EBF0" w14:textId="77777777" w:rsidR="000E608E" w:rsidRPr="004A43CB" w:rsidRDefault="000E608E" w:rsidP="00043D71">
            <w:pPr>
              <w:jc w:val="center"/>
              <w:rPr>
                <w:ins w:id="566" w:author="fahmi abdillah" w:date="2022-07-13T22:37:00Z"/>
                <w:rFonts w:cs="Times New Roman"/>
                <w:b/>
                <w:bCs/>
                <w:szCs w:val="24"/>
              </w:rPr>
            </w:pPr>
            <w:bookmarkStart w:id="567" w:name="_Hlk148656589"/>
            <w:ins w:id="568" w:author="fahmi abdillah" w:date="2022-07-13T22:37:00Z">
              <w:r w:rsidRPr="004A43CB">
                <w:rPr>
                  <w:rFonts w:cs="Times New Roman"/>
                  <w:b/>
                  <w:bCs/>
                  <w:szCs w:val="24"/>
                </w:rPr>
                <w:t>Data awal</w:t>
              </w:r>
            </w:ins>
          </w:p>
        </w:tc>
        <w:tc>
          <w:tcPr>
            <w:tcW w:w="3965" w:type="dxa"/>
          </w:tcPr>
          <w:p w14:paraId="5D920760" w14:textId="77777777" w:rsidR="000E608E" w:rsidRPr="004A43CB" w:rsidRDefault="000E608E" w:rsidP="00043D71">
            <w:pPr>
              <w:jc w:val="center"/>
              <w:rPr>
                <w:ins w:id="569" w:author="fahmi abdillah" w:date="2022-07-13T22:37:00Z"/>
                <w:rFonts w:cs="Times New Roman"/>
                <w:b/>
                <w:bCs/>
                <w:szCs w:val="24"/>
              </w:rPr>
            </w:pPr>
            <w:ins w:id="570" w:author="fahmi abdillah" w:date="2022-07-13T22:37:00Z">
              <w:r w:rsidRPr="004A43CB">
                <w:rPr>
                  <w:rFonts w:cs="Times New Roman"/>
                  <w:b/>
                  <w:bCs/>
                  <w:szCs w:val="24"/>
                </w:rPr>
                <w:t>Data akhir</w:t>
              </w:r>
            </w:ins>
          </w:p>
        </w:tc>
      </w:tr>
      <w:tr w:rsidR="000E608E" w:rsidRPr="004A43CB" w14:paraId="3F64BACA" w14:textId="77777777" w:rsidTr="00043D71">
        <w:trPr>
          <w:ins w:id="571" w:author="fahmi abdillah" w:date="2022-07-13T22:37:00Z"/>
        </w:trPr>
        <w:tc>
          <w:tcPr>
            <w:tcW w:w="3965" w:type="dxa"/>
          </w:tcPr>
          <w:p w14:paraId="031307A7" w14:textId="43E4F24A" w:rsidR="000E608E" w:rsidRPr="004A43CB" w:rsidRDefault="000E608E" w:rsidP="000E608E">
            <w:pPr>
              <w:rPr>
                <w:ins w:id="572" w:author="fahmi abdillah" w:date="2022-07-13T22:37:00Z"/>
                <w:rFonts w:cs="Times New Roman"/>
                <w:szCs w:val="24"/>
              </w:rPr>
            </w:pPr>
            <w:ins w:id="573" w:author="fahmi abdillah" w:date="2022-07-13T22:38:00Z">
              <w:r>
                <w:rPr>
                  <w:rFonts w:cs="Times New Roman"/>
                  <w:szCs w:val="24"/>
                </w:rPr>
                <w:t>“</w:t>
              </w:r>
              <w:r w:rsidRPr="000E608E">
                <w:rPr>
                  <w:rFonts w:cs="Times New Roman"/>
                  <w:szCs w:val="24"/>
                </w:rPr>
                <w:t>dr</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erlina</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menyarankan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pasien</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covid19</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memantau</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frekuensi</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napas</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tanda</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sesak</w:t>
              </w:r>
              <w:r>
                <w:rPr>
                  <w:rFonts w:cs="Times New Roman"/>
                  <w:szCs w:val="24"/>
                </w:rPr>
                <w:t>”</w:t>
              </w:r>
              <w:r w:rsidRPr="000E608E">
                <w:rPr>
                  <w:rFonts w:cs="Times New Roman"/>
                  <w:szCs w:val="24"/>
                </w:rPr>
                <w:t xml:space="preserve">, </w:t>
              </w:r>
              <w:r>
                <w:rPr>
                  <w:rFonts w:cs="Times New Roman"/>
                  <w:szCs w:val="24"/>
                </w:rPr>
                <w:t>“</w:t>
              </w:r>
              <w:r w:rsidRPr="000E608E">
                <w:rPr>
                  <w:rFonts w:cs="Times New Roman"/>
                  <w:szCs w:val="24"/>
                </w:rPr>
                <w:t>napas</w:t>
              </w:r>
              <w:r>
                <w:rPr>
                  <w:rFonts w:cs="Times New Roman"/>
                  <w:szCs w:val="24"/>
                </w:rPr>
                <w:t>”</w:t>
              </w:r>
            </w:ins>
          </w:p>
        </w:tc>
        <w:tc>
          <w:tcPr>
            <w:tcW w:w="3965" w:type="dxa"/>
          </w:tcPr>
          <w:p w14:paraId="0C193DCE" w14:textId="3A4B680F" w:rsidR="000E608E" w:rsidRPr="004A43CB" w:rsidRDefault="009F58DF" w:rsidP="000E608E">
            <w:pPr>
              <w:jc w:val="both"/>
              <w:rPr>
                <w:ins w:id="574" w:author="fahmi abdillah" w:date="2022-07-13T22:37:00Z"/>
                <w:rFonts w:cs="Times New Roman"/>
                <w:szCs w:val="24"/>
              </w:rPr>
            </w:pPr>
            <w:ins w:id="575" w:author="fahmi abdillah" w:date="2022-07-13T22:55:00Z">
              <w:r>
                <w:rPr>
                  <w:rFonts w:cs="Times New Roman"/>
                  <w:szCs w:val="24"/>
                </w:rPr>
                <w:t>“</w:t>
              </w:r>
              <w:r w:rsidR="000E608E" w:rsidRPr="000E608E">
                <w:rPr>
                  <w:rFonts w:cs="Times New Roman"/>
                  <w:szCs w:val="24"/>
                </w:rPr>
                <w:t>dr</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erlina</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saran</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pasien</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covid19</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pantau</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frekuensi</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napas</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tanda</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sesak</w:t>
              </w:r>
              <w:r>
                <w:rPr>
                  <w:rFonts w:cs="Times New Roman"/>
                  <w:szCs w:val="24"/>
                </w:rPr>
                <w:t>”</w:t>
              </w:r>
              <w:r w:rsidR="000E608E" w:rsidRPr="000E608E">
                <w:rPr>
                  <w:rFonts w:cs="Times New Roman"/>
                  <w:szCs w:val="24"/>
                </w:rPr>
                <w:t xml:space="preserve">, </w:t>
              </w:r>
              <w:r>
                <w:rPr>
                  <w:rFonts w:cs="Times New Roman"/>
                  <w:szCs w:val="24"/>
                </w:rPr>
                <w:t>“</w:t>
              </w:r>
              <w:r w:rsidR="000E608E" w:rsidRPr="000E608E">
                <w:rPr>
                  <w:rFonts w:cs="Times New Roman"/>
                  <w:szCs w:val="24"/>
                </w:rPr>
                <w:t>napas</w:t>
              </w:r>
              <w:r>
                <w:rPr>
                  <w:rFonts w:cs="Times New Roman"/>
                  <w:szCs w:val="24"/>
                </w:rPr>
                <w:t>”</w:t>
              </w:r>
            </w:ins>
          </w:p>
        </w:tc>
      </w:tr>
      <w:tr w:rsidR="000E608E" w:rsidRPr="004A43CB" w14:paraId="01FC4DFE" w14:textId="77777777" w:rsidTr="00043D71">
        <w:trPr>
          <w:ins w:id="576" w:author="fahmi abdillah" w:date="2022-07-13T22:37:00Z"/>
        </w:trPr>
        <w:tc>
          <w:tcPr>
            <w:tcW w:w="3965" w:type="dxa"/>
          </w:tcPr>
          <w:p w14:paraId="165EB5A3" w14:textId="334D0DD4" w:rsidR="000E608E" w:rsidRPr="004A43CB" w:rsidRDefault="00F5768D" w:rsidP="000E608E">
            <w:pPr>
              <w:rPr>
                <w:ins w:id="577" w:author="fahmi abdillah" w:date="2022-07-13T22:37:00Z"/>
                <w:rFonts w:cs="Times New Roman"/>
                <w:szCs w:val="24"/>
              </w:rPr>
            </w:pPr>
            <w:ins w:id="578" w:author="fahmi abdillah" w:date="2022-07-13T22:59:00Z">
              <w:r>
                <w:rPr>
                  <w:rFonts w:cs="Times New Roman"/>
                  <w:szCs w:val="24"/>
                </w:rPr>
                <w:t>“</w:t>
              </w:r>
              <w:r w:rsidRPr="009F58DF">
                <w:rPr>
                  <w:rFonts w:cs="Times New Roman"/>
                  <w:szCs w:val="24"/>
                </w:rPr>
                <w:t>k</w:t>
              </w:r>
            </w:ins>
            <w:proofErr w:type="spellStart"/>
            <w:r>
              <w:rPr>
                <w:rFonts w:cs="Times New Roman"/>
                <w:szCs w:val="24"/>
                <w:lang w:val="en-US"/>
              </w:rPr>
              <w:t>aya</w:t>
            </w:r>
            <w:proofErr w:type="spellEnd"/>
            <w:ins w:id="579" w:author="fahmi abdillah" w:date="2022-07-13T22:59:00Z">
              <w:r w:rsidRPr="009F58DF">
                <w:rPr>
                  <w:rFonts w:cs="Times New Roman"/>
                  <w:szCs w:val="24"/>
                </w:rPr>
                <w:t>k</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tidak</w:t>
            </w:r>
            <w:ins w:id="580"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sanggup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pegang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hp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li</w:t>
              </w:r>
            </w:ins>
            <w:r>
              <w:rPr>
                <w:rFonts w:cs="Times New Roman"/>
                <w:szCs w:val="24"/>
                <w:lang w:val="en-US"/>
              </w:rPr>
              <w:t>h</w:t>
            </w:r>
            <w:ins w:id="581" w:author="fahmi abdillah" w:date="2022-07-13T22:59:00Z">
              <w:r w:rsidRPr="009F58DF">
                <w:rPr>
                  <w:rFonts w:cs="Times New Roman"/>
                  <w:szCs w:val="24"/>
                </w:rPr>
                <w:t>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twitter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w:t>
              </w:r>
            </w:ins>
            <w:r>
              <w:rPr>
                <w:rFonts w:cs="Times New Roman"/>
                <w:szCs w:val="24"/>
                <w:lang w:val="en-US"/>
              </w:rPr>
              <w:t>a</w:t>
            </w:r>
            <w:ins w:id="582" w:author="fahmi abdillah" w:date="2022-07-13T22:59:00Z">
              <w:r w:rsidRPr="009F58DF">
                <w:rPr>
                  <w:rFonts w:cs="Times New Roman"/>
                  <w:szCs w:val="24"/>
                </w:rPr>
                <w:t>d</w:t>
              </w:r>
            </w:ins>
            <w:r>
              <w:rPr>
                <w:rFonts w:cs="Times New Roman"/>
                <w:szCs w:val="24"/>
                <w:lang w:val="en-US"/>
              </w:rPr>
              <w:t>a</w:t>
            </w:r>
            <w:ins w:id="583"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oksigen</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terus</w:t>
            </w:r>
            <w:ins w:id="584"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kamar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RS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WA</w:t>
              </w:r>
              <w:r>
                <w:rPr>
                  <w:rFonts w:cs="Times New Roman"/>
                  <w:szCs w:val="24"/>
                </w:rPr>
                <w:t>”</w:t>
              </w:r>
              <w:r w:rsidRPr="009F58DF">
                <w:rPr>
                  <w:rFonts w:cs="Times New Roman"/>
                  <w:szCs w:val="24"/>
                </w:rPr>
                <w:t xml:space="preserve">, </w:t>
              </w:r>
              <w:r>
                <w:rPr>
                  <w:rFonts w:cs="Times New Roman"/>
                  <w:szCs w:val="24"/>
                </w:rPr>
                <w:t>“</w:t>
              </w:r>
            </w:ins>
            <w:r>
              <w:rPr>
                <w:rFonts w:cs="Times New Roman"/>
                <w:szCs w:val="24"/>
                <w:lang w:val="en-US"/>
              </w:rPr>
              <w:t>hari</w:t>
            </w:r>
            <w:ins w:id="585"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aja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grup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586"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ngabarin</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positif</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nyari</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obat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donar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darah</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plasma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kritis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sesak</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napas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gw</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y</w:t>
              </w:r>
            </w:ins>
            <w:r>
              <w:rPr>
                <w:rFonts w:cs="Times New Roman"/>
                <w:szCs w:val="24"/>
                <w:lang w:val="en-US"/>
              </w:rPr>
              <w:t>an</w:t>
            </w:r>
            <w:ins w:id="587" w:author="fahmi abdillah" w:date="2022-07-13T22:59:00Z">
              <w:r w:rsidRPr="009F58DF">
                <w:rPr>
                  <w:rFonts w:cs="Times New Roman"/>
                  <w:szCs w:val="24"/>
                </w:rPr>
                <w:t>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sehat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j</w:t>
              </w:r>
            </w:ins>
            <w:r>
              <w:rPr>
                <w:rFonts w:cs="Times New Roman"/>
                <w:szCs w:val="24"/>
                <w:lang w:val="en-US"/>
              </w:rPr>
              <w:t>adi</w:t>
            </w:r>
            <w:ins w:id="588" w:author="fahmi abdillah" w:date="2022-07-13T22:59:00Z">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berasa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sakit</w:t>
              </w:r>
              <w:r>
                <w:rPr>
                  <w:rFonts w:cs="Times New Roman"/>
                  <w:szCs w:val="24"/>
                </w:rPr>
                <w:t>”</w:t>
              </w:r>
            </w:ins>
          </w:p>
        </w:tc>
        <w:tc>
          <w:tcPr>
            <w:tcW w:w="3965" w:type="dxa"/>
          </w:tcPr>
          <w:p w14:paraId="4A6AE5BD" w14:textId="23B0A803" w:rsidR="000E608E" w:rsidRPr="004A43CB" w:rsidRDefault="009F58DF" w:rsidP="000E608E">
            <w:pPr>
              <w:jc w:val="both"/>
              <w:rPr>
                <w:ins w:id="589" w:author="fahmi abdillah" w:date="2022-07-13T22:37:00Z"/>
                <w:rFonts w:cs="Times New Roman"/>
                <w:szCs w:val="24"/>
              </w:rPr>
            </w:pPr>
            <w:ins w:id="590" w:author="fahmi abdillah" w:date="2022-07-13T23:04:00Z">
              <w:r>
                <w:rPr>
                  <w:rFonts w:cs="Times New Roman"/>
                  <w:szCs w:val="24"/>
                </w:rPr>
                <w:t>“</w:t>
              </w:r>
              <w:r w:rsidRPr="009F58DF">
                <w:rPr>
                  <w:rFonts w:cs="Times New Roman"/>
                  <w:szCs w:val="24"/>
                </w:rPr>
                <w:t>sanggup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pegang</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oksigen</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kamar</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grup</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positif</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obat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darah</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plasma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kritis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sesak</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napas</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sehat</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asa</w:t>
              </w:r>
              <w:r>
                <w:rPr>
                  <w:rFonts w:cs="Times New Roman"/>
                  <w:szCs w:val="24"/>
                </w:rPr>
                <w:t>”</w:t>
              </w:r>
              <w:r w:rsidRPr="009F58DF">
                <w:rPr>
                  <w:rFonts w:cs="Times New Roman"/>
                  <w:szCs w:val="24"/>
                </w:rPr>
                <w:t xml:space="preserve">, </w:t>
              </w:r>
              <w:r>
                <w:rPr>
                  <w:rFonts w:cs="Times New Roman"/>
                  <w:szCs w:val="24"/>
                </w:rPr>
                <w:t>“</w:t>
              </w:r>
              <w:r w:rsidRPr="009F58DF">
                <w:rPr>
                  <w:rFonts w:cs="Times New Roman"/>
                  <w:szCs w:val="24"/>
                </w:rPr>
                <w:t>sakit</w:t>
              </w:r>
              <w:r>
                <w:rPr>
                  <w:rFonts w:cs="Times New Roman"/>
                  <w:szCs w:val="24"/>
                </w:rPr>
                <w:t>”</w:t>
              </w:r>
            </w:ins>
          </w:p>
        </w:tc>
      </w:tr>
      <w:bookmarkEnd w:id="567"/>
    </w:tbl>
    <w:p w14:paraId="25DC72F5" w14:textId="77777777" w:rsidR="000E608E" w:rsidRPr="005A3F6D" w:rsidRDefault="000E608E" w:rsidP="0077059C">
      <w:pPr>
        <w:spacing w:line="360" w:lineRule="auto"/>
        <w:jc w:val="both"/>
        <w:rPr>
          <w:rFonts w:eastAsia="Times New Roman" w:cs="Times New Roman"/>
          <w:bCs/>
          <w:szCs w:val="24"/>
          <w:lang w:val="en-US"/>
        </w:rPr>
      </w:pPr>
    </w:p>
    <w:p w14:paraId="01C42705" w14:textId="77777777" w:rsidR="005A3F6D" w:rsidRDefault="005A3F6D" w:rsidP="0077059C">
      <w:pPr>
        <w:spacing w:line="360" w:lineRule="auto"/>
        <w:jc w:val="both"/>
        <w:rPr>
          <w:rFonts w:eastAsia="Times New Roman" w:cs="Times New Roman"/>
          <w:bCs/>
          <w:szCs w:val="24"/>
          <w:lang w:val="en-US"/>
        </w:rPr>
      </w:pPr>
    </w:p>
    <w:p w14:paraId="07FDCAF7" w14:textId="51E60E6C" w:rsidR="0077059C" w:rsidRDefault="0077059C">
      <w:pPr>
        <w:pStyle w:val="Heading4"/>
        <w:rPr>
          <w:lang w:val="en-US"/>
        </w:rPr>
        <w:pPrChange w:id="591" w:author="fahmi abdillah" w:date="2022-07-13T15:05:00Z">
          <w:pPr>
            <w:spacing w:line="360" w:lineRule="auto"/>
            <w:jc w:val="both"/>
          </w:pPr>
        </w:pPrChange>
      </w:pPr>
      <w:del w:id="592" w:author="fahmi abdillah" w:date="2022-07-13T15:05:00Z">
        <w:r w:rsidDel="00F87540">
          <w:rPr>
            <w:lang w:val="en-US"/>
          </w:rPr>
          <w:delText xml:space="preserve">5. </w:delText>
        </w:r>
      </w:del>
      <w:r>
        <w:rPr>
          <w:lang w:val="en-US"/>
        </w:rPr>
        <w:t>Pembuatan Term Document Matrix</w:t>
      </w:r>
    </w:p>
    <w:p w14:paraId="0E724C4E" w14:textId="3EC5286E" w:rsidR="005A3F6D" w:rsidRDefault="005A3F6D" w:rsidP="0077059C">
      <w:pPr>
        <w:spacing w:line="360" w:lineRule="auto"/>
        <w:jc w:val="both"/>
        <w:rPr>
          <w:ins w:id="593" w:author="fahmi abdillah" w:date="2022-07-13T13:33:00Z"/>
          <w:rFonts w:eastAsia="Times New Roman" w:cs="Times New Roman"/>
          <w:bCs/>
          <w:szCs w:val="24"/>
          <w:lang w:val="en-US"/>
        </w:rPr>
      </w:pPr>
      <w:r>
        <w:rPr>
          <w:rFonts w:eastAsia="Times New Roman" w:cs="Times New Roman"/>
          <w:bCs/>
          <w:szCs w:val="24"/>
          <w:lang w:val="en-US"/>
        </w:rPr>
        <w:tab/>
        <w:t xml:space="preserve">Proses pembuatan </w:t>
      </w:r>
      <w:r w:rsidRPr="005A3F6D">
        <w:rPr>
          <w:rFonts w:eastAsia="Times New Roman" w:cs="Times New Roman"/>
          <w:bCs/>
          <w:i/>
          <w:iCs/>
          <w:szCs w:val="24"/>
          <w:lang w:val="en-US"/>
        </w:rPr>
        <w:t>Term Document Matrix</w:t>
      </w:r>
      <w:r>
        <w:rPr>
          <w:rFonts w:eastAsia="Times New Roman" w:cs="Times New Roman"/>
          <w:bCs/>
          <w:i/>
          <w:iCs/>
          <w:szCs w:val="24"/>
          <w:lang w:val="en-US"/>
        </w:rPr>
        <w:t xml:space="preserve"> </w:t>
      </w:r>
      <w:r w:rsidRPr="005A3F6D">
        <w:rPr>
          <w:rFonts w:eastAsia="Times New Roman" w:cs="Times New Roman"/>
          <w:bCs/>
          <w:szCs w:val="24"/>
          <w:lang w:val="en-US"/>
        </w:rPr>
        <w:t>(TDM)</w:t>
      </w:r>
      <w:r>
        <w:rPr>
          <w:rFonts w:eastAsia="Times New Roman" w:cs="Times New Roman"/>
          <w:bCs/>
          <w:szCs w:val="24"/>
          <w:lang w:val="en-US"/>
        </w:rPr>
        <w:t xml:space="preserve"> menggunakan </w:t>
      </w:r>
      <w:r>
        <w:rPr>
          <w:rFonts w:eastAsia="Times New Roman" w:cs="Times New Roman"/>
          <w:bCs/>
          <w:i/>
          <w:iCs/>
          <w:szCs w:val="24"/>
          <w:lang w:val="en-US"/>
        </w:rPr>
        <w:t xml:space="preserve">library </w:t>
      </w:r>
      <w:proofErr w:type="spellStart"/>
      <w:r>
        <w:rPr>
          <w:rFonts w:eastAsia="Times New Roman" w:cs="Times New Roman"/>
          <w:bCs/>
          <w:szCs w:val="24"/>
          <w:lang w:val="en-US"/>
        </w:rPr>
        <w:t>scikit</w:t>
      </w:r>
      <w:proofErr w:type="spellEnd"/>
      <w:r>
        <w:rPr>
          <w:rFonts w:eastAsia="Times New Roman" w:cs="Times New Roman"/>
          <w:bCs/>
          <w:szCs w:val="24"/>
          <w:lang w:val="en-US"/>
        </w:rPr>
        <w:t xml:space="preserve">-learn berbasis Python yang tersedia pada </w:t>
      </w:r>
      <w:hyperlink r:id="rId17" w:history="1">
        <w:r w:rsidRPr="00FC17AD">
          <w:rPr>
            <w:rStyle w:val="Hyperlink"/>
            <w:rFonts w:eastAsia="Times New Roman" w:cs="Times New Roman"/>
            <w:bCs/>
            <w:szCs w:val="24"/>
            <w:lang w:val="en-US"/>
          </w:rPr>
          <w:t>https://scikit-learn.org/</w:t>
        </w:r>
      </w:hyperlink>
      <w:r>
        <w:rPr>
          <w:rFonts w:eastAsia="Times New Roman" w:cs="Times New Roman"/>
          <w:bCs/>
          <w:szCs w:val="24"/>
          <w:lang w:val="en-US"/>
        </w:rPr>
        <w:t xml:space="preserve">. Tahap pembuatan TDM dilakukan untuk menghasilkan matriks frekuensi kemunculan </w:t>
      </w:r>
      <w:r>
        <w:rPr>
          <w:rFonts w:eastAsia="Times New Roman" w:cs="Times New Roman"/>
          <w:bCs/>
          <w:i/>
          <w:iCs/>
          <w:szCs w:val="24"/>
          <w:lang w:val="en-US"/>
        </w:rPr>
        <w:lastRenderedPageBreak/>
        <w:t xml:space="preserve">term </w:t>
      </w:r>
      <w:r>
        <w:rPr>
          <w:rFonts w:eastAsia="Times New Roman" w:cs="Times New Roman"/>
          <w:bCs/>
          <w:szCs w:val="24"/>
          <w:lang w:val="en-US"/>
        </w:rPr>
        <w:t xml:space="preserve">pada suatu dokumen. Satu </w:t>
      </w:r>
      <w:r>
        <w:rPr>
          <w:rFonts w:eastAsia="Times New Roman" w:cs="Times New Roman"/>
          <w:bCs/>
          <w:i/>
          <w:iCs/>
          <w:szCs w:val="24"/>
          <w:lang w:val="en-US"/>
        </w:rPr>
        <w:t xml:space="preserve">tweet </w:t>
      </w:r>
      <w:r>
        <w:rPr>
          <w:rFonts w:eastAsia="Times New Roman" w:cs="Times New Roman"/>
          <w:bCs/>
          <w:szCs w:val="24"/>
          <w:lang w:val="en-US"/>
        </w:rPr>
        <w:t xml:space="preserve">mewakili 1 dokumen. Pada proses ini dilakukan reduksi </w:t>
      </w:r>
      <w:r>
        <w:rPr>
          <w:rFonts w:eastAsia="Times New Roman" w:cs="Times New Roman"/>
          <w:bCs/>
          <w:i/>
          <w:iCs/>
          <w:szCs w:val="24"/>
          <w:lang w:val="en-US"/>
        </w:rPr>
        <w:t xml:space="preserve">term </w:t>
      </w:r>
      <w:r>
        <w:rPr>
          <w:rFonts w:eastAsia="Times New Roman" w:cs="Times New Roman"/>
          <w:bCs/>
          <w:szCs w:val="24"/>
          <w:lang w:val="en-US"/>
        </w:rPr>
        <w:t xml:space="preserve">untuk memperkecil dimensi matriks. Matriks pada TDM memiliki baris yang berisi indeks dari dokumen pada kumpulan </w:t>
      </w:r>
      <w:r>
        <w:rPr>
          <w:rFonts w:eastAsia="Times New Roman" w:cs="Times New Roman"/>
          <w:bCs/>
          <w:i/>
          <w:iCs/>
          <w:szCs w:val="24"/>
          <w:lang w:val="en-US"/>
        </w:rPr>
        <w:t>corpu</w:t>
      </w:r>
      <w:ins w:id="594" w:author="fahmi abdillah" w:date="2022-06-19T19:41:00Z">
        <w:r w:rsidR="00C06F14">
          <w:rPr>
            <w:rFonts w:eastAsia="Times New Roman" w:cs="Times New Roman"/>
            <w:bCs/>
            <w:i/>
            <w:iCs/>
            <w:szCs w:val="24"/>
            <w:lang w:val="en-US"/>
          </w:rPr>
          <w:t>s</w:t>
        </w:r>
      </w:ins>
      <w:del w:id="595" w:author="fahmi abdillah" w:date="2022-06-19T19:41:00Z">
        <w:r w:rsidDel="00C06F14">
          <w:rPr>
            <w:rFonts w:eastAsia="Times New Roman" w:cs="Times New Roman"/>
            <w:bCs/>
            <w:i/>
            <w:iCs/>
            <w:szCs w:val="24"/>
            <w:lang w:val="en-US"/>
          </w:rPr>
          <w:delText>a</w:delText>
        </w:r>
      </w:del>
      <w:r>
        <w:rPr>
          <w:rFonts w:eastAsia="Times New Roman" w:cs="Times New Roman"/>
          <w:bCs/>
          <w:i/>
          <w:iCs/>
          <w:szCs w:val="24"/>
          <w:lang w:val="en-US"/>
        </w:rPr>
        <w:t xml:space="preserve"> </w:t>
      </w:r>
      <w:r>
        <w:rPr>
          <w:rFonts w:eastAsia="Times New Roman" w:cs="Times New Roman"/>
          <w:bCs/>
          <w:szCs w:val="24"/>
          <w:lang w:val="en-US"/>
        </w:rPr>
        <w:t xml:space="preserve">dan kolom yang menunjukkan kata yang ada dalam data </w:t>
      </w:r>
      <w:r w:rsidRPr="005A3F6D">
        <w:rPr>
          <w:rFonts w:eastAsia="Times New Roman" w:cs="Times New Roman"/>
          <w:bCs/>
          <w:i/>
          <w:iCs/>
          <w:szCs w:val="24"/>
          <w:lang w:val="en-US"/>
        </w:rPr>
        <w:t>tweet</w:t>
      </w:r>
      <w:r>
        <w:rPr>
          <w:rFonts w:eastAsia="Times New Roman" w:cs="Times New Roman"/>
          <w:bCs/>
          <w:szCs w:val="24"/>
          <w:lang w:val="en-US"/>
        </w:rPr>
        <w:t xml:space="preserve">. Hasil pembuatan TDM digunakan pada tahap </w:t>
      </w:r>
      <w:proofErr w:type="spellStart"/>
      <w:r>
        <w:rPr>
          <w:rFonts w:eastAsia="Times New Roman" w:cs="Times New Roman"/>
          <w:bCs/>
          <w:szCs w:val="24"/>
          <w:lang w:val="en-US"/>
        </w:rPr>
        <w:t>klasterisasi</w:t>
      </w:r>
      <w:proofErr w:type="spellEnd"/>
      <w:r>
        <w:rPr>
          <w:rFonts w:eastAsia="Times New Roman" w:cs="Times New Roman"/>
          <w:bCs/>
          <w:szCs w:val="24"/>
          <w:lang w:val="en-US"/>
        </w:rPr>
        <w:t xml:space="preserve">. </w:t>
      </w:r>
    </w:p>
    <w:p w14:paraId="2CACD58F" w14:textId="12C2BDE2" w:rsidR="0008610B" w:rsidRDefault="0008610B" w:rsidP="0077059C">
      <w:pPr>
        <w:spacing w:line="360" w:lineRule="auto"/>
        <w:jc w:val="both"/>
        <w:rPr>
          <w:ins w:id="596" w:author="fahmi abdillah" w:date="2022-07-13T13:33:00Z"/>
          <w:rFonts w:eastAsia="Times New Roman" w:cs="Times New Roman"/>
          <w:bCs/>
          <w:szCs w:val="24"/>
          <w:lang w:val="en-US"/>
        </w:rPr>
      </w:pPr>
    </w:p>
    <w:p w14:paraId="53FB30B0" w14:textId="60D19EE8" w:rsidR="0008610B" w:rsidRPr="00F75181" w:rsidRDefault="0008610B">
      <w:pPr>
        <w:pStyle w:val="Heading3"/>
        <w:rPr>
          <w:ins w:id="597" w:author="fahmi abdillah" w:date="2022-07-13T13:33:00Z"/>
          <w:lang w:val="en-US"/>
        </w:rPr>
        <w:pPrChange w:id="598" w:author="fahmi abdillah" w:date="2022-07-13T15:05:00Z">
          <w:pPr>
            <w:spacing w:line="360" w:lineRule="auto"/>
            <w:jc w:val="both"/>
          </w:pPr>
        </w:pPrChange>
      </w:pPr>
      <w:bookmarkStart w:id="599" w:name="_Toc139379667"/>
      <w:proofErr w:type="spellStart"/>
      <w:ins w:id="600" w:author="fahmi abdillah" w:date="2022-07-13T13:33:00Z">
        <w:r w:rsidRPr="00F75181">
          <w:rPr>
            <w:lang w:val="en-US"/>
          </w:rPr>
          <w:t>Pembobotan</w:t>
        </w:r>
        <w:proofErr w:type="spellEnd"/>
        <w:r w:rsidRPr="00F75181">
          <w:rPr>
            <w:lang w:val="en-US"/>
          </w:rPr>
          <w:t xml:space="preserve"> TF-IDF</w:t>
        </w:r>
        <w:bookmarkEnd w:id="599"/>
      </w:ins>
    </w:p>
    <w:p w14:paraId="1C500A0D" w14:textId="29E49702" w:rsidR="00F632FD" w:rsidRDefault="0008610B" w:rsidP="00F92836">
      <w:pPr>
        <w:spacing w:line="360" w:lineRule="auto"/>
        <w:rPr>
          <w:rFonts w:eastAsia="Times New Roman" w:cs="Times New Roman"/>
          <w:bCs/>
          <w:szCs w:val="24"/>
          <w:lang w:val="en-US"/>
        </w:rPr>
      </w:pPr>
      <w:ins w:id="601" w:author="fahmi abdillah" w:date="2022-07-13T13:33:00Z">
        <w:r>
          <w:rPr>
            <w:rFonts w:eastAsia="Times New Roman" w:cs="Times New Roman"/>
            <w:bCs/>
            <w:szCs w:val="24"/>
            <w:lang w:val="en-US"/>
          </w:rPr>
          <w:tab/>
        </w:r>
      </w:ins>
      <w:bookmarkStart w:id="602" w:name="_Hlk148656653"/>
      <w:ins w:id="603" w:author="fahmi abdillah" w:date="2022-07-13T13:34:00Z">
        <w:r>
          <w:rPr>
            <w:rFonts w:eastAsia="Times New Roman" w:cs="Times New Roman"/>
            <w:bCs/>
            <w:szCs w:val="24"/>
            <w:lang w:val="en-US"/>
          </w:rPr>
          <w:t xml:space="preserve">Tahap terakhir yang dilakukan pada </w:t>
        </w:r>
        <w:proofErr w:type="spellStart"/>
        <w:r>
          <w:rPr>
            <w:rFonts w:eastAsia="Times New Roman" w:cs="Times New Roman"/>
            <w:bCs/>
            <w:szCs w:val="24"/>
            <w:lang w:val="en-US"/>
          </w:rPr>
          <w:t>praproses</w:t>
        </w:r>
        <w:proofErr w:type="spellEnd"/>
        <w:r>
          <w:rPr>
            <w:rFonts w:eastAsia="Times New Roman" w:cs="Times New Roman"/>
            <w:bCs/>
            <w:szCs w:val="24"/>
            <w:lang w:val="en-US"/>
          </w:rPr>
          <w:t xml:space="preserve"> data dengan TF-IDF. Pada tahap ini dilakukan perhitungan sesuai dengan persamaan </w:t>
        </w:r>
      </w:ins>
      <w:ins w:id="604" w:author="fahmi abdillah" w:date="2022-07-13T13:35:00Z">
        <w:r>
          <w:rPr>
            <w:rFonts w:eastAsia="Times New Roman" w:cs="Times New Roman"/>
            <w:bCs/>
            <w:szCs w:val="24"/>
            <w:lang w:val="en-US"/>
          </w:rPr>
          <w:t xml:space="preserve">2.1, 2.2, dan 2.3. </w:t>
        </w:r>
      </w:ins>
      <w:ins w:id="605" w:author="fahmi abdillah" w:date="2022-07-13T13:36:00Z">
        <w:r>
          <w:rPr>
            <w:rFonts w:eastAsia="Times New Roman" w:cs="Times New Roman"/>
            <w:bCs/>
            <w:szCs w:val="24"/>
            <w:lang w:val="en-US"/>
          </w:rPr>
          <w:t>H</w:t>
        </w:r>
      </w:ins>
      <w:ins w:id="606" w:author="fahmi abdillah" w:date="2022-07-13T13:35:00Z">
        <w:r>
          <w:rPr>
            <w:rFonts w:eastAsia="Times New Roman" w:cs="Times New Roman"/>
            <w:bCs/>
            <w:szCs w:val="24"/>
            <w:lang w:val="en-US"/>
          </w:rPr>
          <w:t>asil dari tahap ini adalah vektor ukuran kemiripan yang dimiliki tiap</w:t>
        </w:r>
      </w:ins>
      <w:ins w:id="607" w:author="fahmi abdillah" w:date="2022-07-13T13:36:00Z">
        <w:r>
          <w:rPr>
            <w:rFonts w:eastAsia="Times New Roman" w:cs="Times New Roman"/>
            <w:bCs/>
            <w:szCs w:val="24"/>
            <w:lang w:val="en-US"/>
          </w:rPr>
          <w:t xml:space="preserve"> kata kunci</w:t>
        </w:r>
      </w:ins>
      <w:ins w:id="608" w:author="fahmi abdillah" w:date="2022-07-13T13:35:00Z">
        <w:r>
          <w:rPr>
            <w:rFonts w:eastAsia="Times New Roman" w:cs="Times New Roman"/>
            <w:bCs/>
            <w:szCs w:val="24"/>
            <w:lang w:val="en-US"/>
          </w:rPr>
          <w:t xml:space="preserve"> dokumen</w:t>
        </w:r>
      </w:ins>
      <w:ins w:id="609" w:author="fahmi abdillah" w:date="2022-07-13T13:36:00Z">
        <w:r>
          <w:rPr>
            <w:rFonts w:eastAsia="Times New Roman" w:cs="Times New Roman"/>
            <w:bCs/>
            <w:szCs w:val="24"/>
            <w:lang w:val="en-US"/>
          </w:rPr>
          <w:t>.</w:t>
        </w:r>
      </w:ins>
      <w:bookmarkEnd w:id="602"/>
      <w:del w:id="610" w:author="fahmi abdillah" w:date="2022-06-19T18:53:00Z">
        <w:r w:rsidR="0077059C" w:rsidDel="00006B63">
          <w:rPr>
            <w:lang w:val="en-US"/>
          </w:rPr>
          <w:delText>Klasterisasi dengan K-Means</w:delText>
        </w:r>
      </w:del>
      <w:bookmarkStart w:id="611" w:name="_Toc108647466"/>
      <w:bookmarkStart w:id="612" w:name="_Toc108648782"/>
      <w:bookmarkStart w:id="613" w:name="_Toc108650541"/>
      <w:bookmarkStart w:id="614" w:name="_Toc108651936"/>
      <w:bookmarkStart w:id="615" w:name="_Toc108684845"/>
      <w:bookmarkEnd w:id="611"/>
      <w:bookmarkEnd w:id="612"/>
      <w:bookmarkEnd w:id="613"/>
      <w:bookmarkEnd w:id="614"/>
      <w:bookmarkEnd w:id="615"/>
    </w:p>
    <w:p w14:paraId="4182004B" w14:textId="33520B8C" w:rsidR="00F632FD" w:rsidRDefault="00F632FD" w:rsidP="00F632FD">
      <w:pPr>
        <w:rPr>
          <w:rFonts w:eastAsia="Times New Roman" w:cs="Times New Roman"/>
          <w:bCs/>
          <w:szCs w:val="24"/>
          <w:lang w:val="en-US"/>
        </w:rPr>
      </w:pPr>
    </w:p>
    <w:p w14:paraId="6D91CC94" w14:textId="20A8EA12" w:rsidR="00F632FD" w:rsidRDefault="00F632FD" w:rsidP="00F92836">
      <w:pPr>
        <w:pStyle w:val="Heading3"/>
        <w:rPr>
          <w:lang w:val="en-US"/>
        </w:rPr>
      </w:pPr>
      <w:bookmarkStart w:id="616" w:name="_Toc139379668"/>
      <w:proofErr w:type="spellStart"/>
      <w:r>
        <w:rPr>
          <w:lang w:val="en-US"/>
        </w:rPr>
        <w:t>Klasterisasi</w:t>
      </w:r>
      <w:proofErr w:type="spellEnd"/>
      <w:r>
        <w:rPr>
          <w:lang w:val="en-US"/>
        </w:rPr>
        <w:t xml:space="preserve"> dengan DBSCAN</w:t>
      </w:r>
      <w:bookmarkEnd w:id="616"/>
    </w:p>
    <w:p w14:paraId="70AA02E1" w14:textId="16B0F8F7" w:rsidR="00F92836" w:rsidRPr="00F632FD" w:rsidRDefault="00F92836" w:rsidP="0031130F">
      <w:pPr>
        <w:spacing w:line="360" w:lineRule="auto"/>
        <w:ind w:firstLine="426"/>
        <w:jc w:val="both"/>
        <w:rPr>
          <w:b/>
          <w:lang w:val="en-US"/>
        </w:rPr>
      </w:pPr>
      <w:bookmarkStart w:id="617" w:name="_Hlk148656676"/>
      <w:r w:rsidRPr="00F632FD">
        <w:rPr>
          <w:lang w:val="en-US"/>
        </w:rPr>
        <w:t xml:space="preserve">Pada tahap ini dilakukan </w:t>
      </w:r>
      <w:proofErr w:type="spellStart"/>
      <w:r w:rsidRPr="00F632FD">
        <w:rPr>
          <w:lang w:val="en-US"/>
        </w:rPr>
        <w:t>klasterisasi</w:t>
      </w:r>
      <w:proofErr w:type="spellEnd"/>
      <w:r w:rsidRPr="00F632FD">
        <w:rPr>
          <w:lang w:val="en-US"/>
        </w:rPr>
        <w:t xml:space="preserve"> dengan algoritme DBSCAN untuk data </w:t>
      </w:r>
      <w:r w:rsidRPr="00F632FD">
        <w:rPr>
          <w:i/>
          <w:iCs/>
          <w:lang w:val="en-US"/>
        </w:rPr>
        <w:t>tweet</w:t>
      </w:r>
      <w:r w:rsidRPr="00F632FD">
        <w:rPr>
          <w:lang w:val="en-US"/>
        </w:rPr>
        <w:t xml:space="preserve"> yang telah dilakukan </w:t>
      </w:r>
      <w:proofErr w:type="spellStart"/>
      <w:r w:rsidRPr="00F632FD">
        <w:rPr>
          <w:lang w:val="en-US"/>
        </w:rPr>
        <w:t>praproses</w:t>
      </w:r>
      <w:proofErr w:type="spellEnd"/>
      <w:r w:rsidRPr="00F632FD">
        <w:rPr>
          <w:lang w:val="en-US"/>
        </w:rPr>
        <w:t xml:space="preserve"> menjadi </w:t>
      </w:r>
      <w:r w:rsidRPr="00F632FD">
        <w:rPr>
          <w:i/>
          <w:iCs/>
          <w:lang w:val="en-US"/>
        </w:rPr>
        <w:t xml:space="preserve">Term Document Matrix </w:t>
      </w:r>
      <w:r w:rsidRPr="00F632FD">
        <w:rPr>
          <w:lang w:val="en-US"/>
        </w:rPr>
        <w:t xml:space="preserve">(TDM) menggunakan </w:t>
      </w:r>
      <w:r w:rsidRPr="00F632FD">
        <w:rPr>
          <w:i/>
          <w:iCs/>
          <w:lang w:val="en-US"/>
        </w:rPr>
        <w:t xml:space="preserve">library </w:t>
      </w:r>
      <w:proofErr w:type="spellStart"/>
      <w:r w:rsidRPr="00F632FD">
        <w:rPr>
          <w:lang w:val="en-US"/>
          <w:rPrChange w:id="618" w:author="fahmi abdillah" w:date="2022-06-19T19:50:00Z">
            <w:rPr>
              <w:rFonts w:eastAsia="Times New Roman" w:cs="Times New Roman"/>
              <w:bCs/>
              <w:szCs w:val="24"/>
              <w:highlight w:val="red"/>
              <w:lang w:val="en-US"/>
            </w:rPr>
          </w:rPrChange>
        </w:rPr>
        <w:t>scikit</w:t>
      </w:r>
      <w:proofErr w:type="spellEnd"/>
      <w:r w:rsidRPr="00F632FD">
        <w:rPr>
          <w:lang w:val="en-US"/>
          <w:rPrChange w:id="619" w:author="fahmi abdillah" w:date="2022-06-19T19:50:00Z">
            <w:rPr>
              <w:rFonts w:eastAsia="Times New Roman" w:cs="Times New Roman"/>
              <w:bCs/>
              <w:szCs w:val="24"/>
              <w:highlight w:val="red"/>
              <w:lang w:val="en-US"/>
            </w:rPr>
          </w:rPrChange>
        </w:rPr>
        <w:t>-learn</w:t>
      </w:r>
      <w:r w:rsidRPr="00F632FD">
        <w:rPr>
          <w:lang w:val="en-US"/>
        </w:rPr>
        <w:t xml:space="preserve">. </w:t>
      </w:r>
      <w:proofErr w:type="spellStart"/>
      <w:r w:rsidRPr="00F632FD">
        <w:rPr>
          <w:lang w:val="en-US"/>
        </w:rPr>
        <w:t>Klasterisasi</w:t>
      </w:r>
      <w:proofErr w:type="spellEnd"/>
      <w:r w:rsidRPr="00F632FD">
        <w:rPr>
          <w:lang w:val="en-US"/>
        </w:rPr>
        <w:t xml:space="preserve"> digunakan untuk mendapatkan </w:t>
      </w:r>
      <w:proofErr w:type="spellStart"/>
      <w:r w:rsidRPr="00F632FD">
        <w:rPr>
          <w:lang w:val="en-US"/>
        </w:rPr>
        <w:t>klaster</w:t>
      </w:r>
      <w:proofErr w:type="spellEnd"/>
      <w:r w:rsidRPr="00F632FD">
        <w:rPr>
          <w:lang w:val="en-US"/>
        </w:rPr>
        <w:t xml:space="preserve"> dari setiap dokumen berdasarkan </w:t>
      </w:r>
      <w:r w:rsidRPr="00F632FD">
        <w:rPr>
          <w:i/>
          <w:iCs/>
          <w:lang w:val="en-US"/>
        </w:rPr>
        <w:t xml:space="preserve">term </w:t>
      </w:r>
      <w:r w:rsidRPr="00F632FD">
        <w:rPr>
          <w:lang w:val="en-US"/>
        </w:rPr>
        <w:t xml:space="preserve">terkait penyebaran penyakit menular langsung (studi kasus Covid-19). </w:t>
      </w:r>
      <w:proofErr w:type="spellStart"/>
      <w:r w:rsidRPr="00F632FD">
        <w:rPr>
          <w:lang w:val="en-US"/>
        </w:rPr>
        <w:t>Klaster</w:t>
      </w:r>
      <w:proofErr w:type="spellEnd"/>
      <w:r w:rsidRPr="00F632FD">
        <w:rPr>
          <w:lang w:val="en-US"/>
        </w:rPr>
        <w:t xml:space="preserve"> yang dihasilkan akan digunakan pada proses </w:t>
      </w:r>
      <w:proofErr w:type="spellStart"/>
      <w:r w:rsidRPr="00F632FD">
        <w:rPr>
          <w:lang w:val="en-US"/>
        </w:rPr>
        <w:t>geovisualisasi</w:t>
      </w:r>
      <w:proofErr w:type="spellEnd"/>
      <w:r w:rsidRPr="00F632FD">
        <w:rPr>
          <w:lang w:val="en-US"/>
        </w:rPr>
        <w:t xml:space="preserve">. </w:t>
      </w:r>
      <w:del w:id="620" w:author="fahmi abdillah" w:date="2022-07-13T13:37:00Z">
        <w:r w:rsidRPr="00F632FD" w:rsidDel="00F579F3">
          <w:rPr>
            <w:i/>
            <w:iCs/>
            <w:lang w:val="en-US"/>
            <w:rPrChange w:id="621" w:author="fahmi abdillah" w:date="2022-07-13T13:46:00Z">
              <w:rPr>
                <w:rFonts w:eastAsia="Times New Roman" w:cs="Times New Roman"/>
                <w:bCs/>
                <w:szCs w:val="24"/>
                <w:lang w:val="en-US"/>
              </w:rPr>
            </w:rPrChange>
          </w:rPr>
          <w:delText>Berikut adalah contoh penerapan klasterisasi dengan DBSCAN dengan partisipasi data sebanyak xx klaster:</w:delText>
        </w:r>
      </w:del>
      <w:ins w:id="622" w:author="fahmi abdillah" w:date="2022-07-13T13:46:00Z">
        <w:r w:rsidRPr="00F632FD">
          <w:rPr>
            <w:i/>
            <w:iCs/>
            <w:lang w:val="en-US"/>
            <w:rPrChange w:id="623" w:author="fahmi abdillah" w:date="2022-07-13T13:46:00Z">
              <w:rPr>
                <w:rFonts w:eastAsia="Times New Roman" w:cs="Times New Roman"/>
                <w:bCs/>
                <w:szCs w:val="24"/>
                <w:lang w:val="en-US"/>
              </w:rPr>
            </w:rPrChange>
          </w:rPr>
          <w:t>F</w:t>
        </w:r>
      </w:ins>
      <w:ins w:id="624" w:author="fahmi abdillah" w:date="2022-07-13T13:45:00Z">
        <w:r w:rsidRPr="00F632FD">
          <w:rPr>
            <w:i/>
            <w:iCs/>
            <w:lang w:val="en-US"/>
          </w:rPr>
          <w:t>lowchart</w:t>
        </w:r>
      </w:ins>
      <w:ins w:id="625" w:author="fahmi abdillah" w:date="2022-07-13T13:46:00Z">
        <w:r w:rsidRPr="00F632FD">
          <w:rPr>
            <w:i/>
            <w:iCs/>
            <w:lang w:val="en-US"/>
          </w:rPr>
          <w:t xml:space="preserve"> </w:t>
        </w:r>
        <w:r w:rsidRPr="00F632FD">
          <w:rPr>
            <w:lang w:val="en-US"/>
          </w:rPr>
          <w:t xml:space="preserve">yang menunjukkan teknik metode DBSCAN dapat dilihat pada gambar </w:t>
        </w:r>
      </w:ins>
      <w:ins w:id="626" w:author="fahmi abdillah" w:date="2022-07-13T14:13:00Z">
        <w:r w:rsidRPr="00F632FD">
          <w:rPr>
            <w:lang w:val="en-US"/>
          </w:rPr>
          <w:t>3.1</w:t>
        </w:r>
      </w:ins>
      <w:ins w:id="627" w:author="fahmi abdillah" w:date="2022-07-13T13:46:00Z">
        <w:r w:rsidRPr="00F632FD">
          <w:rPr>
            <w:lang w:val="en-US"/>
          </w:rPr>
          <w:t>.</w:t>
        </w:r>
      </w:ins>
    </w:p>
    <w:bookmarkEnd w:id="617"/>
    <w:p w14:paraId="7D00593A" w14:textId="449375EE" w:rsidR="00F632FD" w:rsidRPr="00F632FD" w:rsidDel="00006B63" w:rsidRDefault="00F92836" w:rsidP="00F632FD">
      <w:pPr>
        <w:rPr>
          <w:del w:id="628" w:author="fahmi abdillah" w:date="2022-06-19T18:53:00Z"/>
          <w:lang w:val="en-US"/>
        </w:rPr>
      </w:pPr>
      <w:ins w:id="629" w:author="fahmi abdillah" w:date="2022-07-13T14:08:00Z">
        <w:r w:rsidRPr="00F632FD">
          <w:rPr>
            <w:noProof/>
            <w:lang w:val="en-US"/>
          </w:rPr>
          <w:lastRenderedPageBreak/>
          <w:drawing>
            <wp:anchor distT="0" distB="0" distL="114300" distR="114300" simplePos="0" relativeHeight="251678720" behindDoc="1" locked="0" layoutInCell="1" allowOverlap="1" wp14:anchorId="68201302" wp14:editId="3EDD63E6">
              <wp:simplePos x="0" y="0"/>
              <wp:positionH relativeFrom="page">
                <wp:posOffset>1537970</wp:posOffset>
              </wp:positionH>
              <wp:positionV relativeFrom="margin">
                <wp:posOffset>152400</wp:posOffset>
              </wp:positionV>
              <wp:extent cx="2499360" cy="5981700"/>
              <wp:effectExtent l="0" t="0" r="0" b="0"/>
              <wp:wrapTopAndBottom/>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bscan.png"/>
                      <pic:cNvPicPr/>
                    </pic:nvPicPr>
                    <pic:blipFill>
                      <a:blip r:embed="rId18">
                        <a:extLst>
                          <a:ext uri="{28A0092B-C50C-407E-A947-70E740481C1C}">
                            <a14:useLocalDpi xmlns:a14="http://schemas.microsoft.com/office/drawing/2010/main" val="0"/>
                          </a:ext>
                        </a:extLst>
                      </a:blip>
                      <a:stretch>
                        <a:fillRect/>
                      </a:stretch>
                    </pic:blipFill>
                    <pic:spPr>
                      <a:xfrm>
                        <a:off x="0" y="0"/>
                        <a:ext cx="2499360" cy="5981700"/>
                      </a:xfrm>
                      <a:prstGeom prst="rect">
                        <a:avLst/>
                      </a:prstGeom>
                    </pic:spPr>
                  </pic:pic>
                </a:graphicData>
              </a:graphic>
              <wp14:sizeRelH relativeFrom="margin">
                <wp14:pctWidth>0</wp14:pctWidth>
              </wp14:sizeRelH>
              <wp14:sizeRelV relativeFrom="margin">
                <wp14:pctHeight>0</wp14:pctHeight>
              </wp14:sizeRelV>
            </wp:anchor>
          </w:drawing>
        </w:r>
      </w:ins>
      <w:ins w:id="630" w:author="fahmi abdillah" w:date="2022-07-13T23:35:00Z">
        <w:r w:rsidRPr="00F632FD">
          <w:rPr>
            <w:noProof/>
          </w:rPr>
          <mc:AlternateContent>
            <mc:Choice Requires="wps">
              <w:drawing>
                <wp:anchor distT="0" distB="0" distL="114300" distR="114300" simplePos="0" relativeHeight="251679744" behindDoc="0" locked="0" layoutInCell="1" allowOverlap="1" wp14:anchorId="04AB4153" wp14:editId="4E4E3EA7">
                  <wp:simplePos x="0" y="0"/>
                  <wp:positionH relativeFrom="column">
                    <wp:posOffset>0</wp:posOffset>
                  </wp:positionH>
                  <wp:positionV relativeFrom="paragraph">
                    <wp:posOffset>6148070</wp:posOffset>
                  </wp:positionV>
                  <wp:extent cx="2817495" cy="635"/>
                  <wp:effectExtent l="0" t="0" r="1905" b="2540"/>
                  <wp:wrapNone/>
                  <wp:docPr id="1" name="Text Box 1"/>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33A10D99" w14:textId="7DD85524" w:rsidR="00506AA9" w:rsidRPr="00D55F12" w:rsidRDefault="00506AA9">
                              <w:pPr>
                                <w:pStyle w:val="Caption"/>
                                <w:jc w:val="center"/>
                                <w:rPr>
                                  <w:rFonts w:eastAsia="Times New Roman" w:cs="Times New Roman"/>
                                  <w:bCs/>
                                  <w:noProof/>
                                  <w:sz w:val="36"/>
                                  <w:szCs w:val="36"/>
                                  <w:lang w:val="en-US"/>
                                  <w:rPrChange w:id="631" w:author="fahmi abdillah" w:date="2022-07-13T23:35:00Z">
                                    <w:rPr>
                                      <w:rFonts w:eastAsia="Times New Roman" w:cs="Times New Roman"/>
                                      <w:bCs/>
                                      <w:noProof/>
                                      <w:szCs w:val="24"/>
                                      <w:lang w:val="en-US"/>
                                    </w:rPr>
                                  </w:rPrChange>
                                </w:rPr>
                                <w:pPrChange w:id="632" w:author="fahmi abdillah" w:date="2022-07-13T23:35:00Z">
                                  <w:pPr>
                                    <w:spacing w:line="360" w:lineRule="auto"/>
                                    <w:ind w:firstLine="720"/>
                                    <w:jc w:val="both"/>
                                  </w:pPr>
                                </w:pPrChange>
                              </w:pPr>
                              <w:bookmarkStart w:id="633" w:name="_Toc140053819"/>
                              <w:ins w:id="634" w:author="fahmi abdillah" w:date="2022-07-13T23:35:00Z">
                                <w:r w:rsidRPr="00D55F12">
                                  <w:rPr>
                                    <w:i w:val="0"/>
                                    <w:iCs w:val="0"/>
                                    <w:color w:val="auto"/>
                                    <w:sz w:val="24"/>
                                    <w:szCs w:val="24"/>
                                    <w:rPrChange w:id="635" w:author="fahmi abdillah" w:date="2022-07-13T23:35:00Z">
                                      <w:rPr/>
                                    </w:rPrChange>
                                  </w:rPr>
                                  <w:t xml:space="preserve">Gambar </w:t>
                                </w:r>
                                <w:r>
                                  <w:rPr>
                                    <w:i w:val="0"/>
                                    <w:iCs w:val="0"/>
                                    <w:color w:val="auto"/>
                                    <w:sz w:val="24"/>
                                    <w:szCs w:val="24"/>
                                    <w:lang w:val="en-US"/>
                                  </w:rPr>
                                  <w:t>3</w:t>
                                </w:r>
                              </w:ins>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0</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ins w:id="636" w:author="fahmi abdillah" w:date="2022-07-13T23:35:00Z">
                                <w:r w:rsidRPr="00D55F12">
                                  <w:rPr>
                                    <w:i w:val="0"/>
                                    <w:iCs w:val="0"/>
                                    <w:color w:val="auto"/>
                                    <w:sz w:val="24"/>
                                    <w:szCs w:val="24"/>
                                    <w:lang w:val="en-US"/>
                                    <w:rPrChange w:id="637" w:author="fahmi abdillah" w:date="2022-07-13T23:35:00Z">
                                      <w:rPr>
                                        <w:lang w:val="en-US"/>
                                      </w:rPr>
                                    </w:rPrChange>
                                  </w:rPr>
                                  <w:t xml:space="preserve"> </w:t>
                                </w:r>
                              </w:ins>
                              <w:ins w:id="638" w:author="fahmi abdillah" w:date="2022-07-13T23:38:00Z">
                                <w:r>
                                  <w:rPr>
                                    <w:color w:val="auto"/>
                                    <w:sz w:val="24"/>
                                    <w:szCs w:val="24"/>
                                    <w:lang w:val="en-US"/>
                                  </w:rPr>
                                  <w:t>flowchart</w:t>
                                </w:r>
                              </w:ins>
                              <w:ins w:id="639" w:author="fahmi abdillah" w:date="2022-07-13T23:35:00Z">
                                <w:r w:rsidRPr="00D55F12">
                                  <w:rPr>
                                    <w:i w:val="0"/>
                                    <w:iCs w:val="0"/>
                                    <w:color w:val="auto"/>
                                    <w:sz w:val="24"/>
                                    <w:szCs w:val="24"/>
                                    <w:lang w:val="en-US"/>
                                    <w:rPrChange w:id="640" w:author="fahmi abdillah" w:date="2022-07-13T23:35:00Z">
                                      <w:rPr>
                                        <w:lang w:val="en-US"/>
                                      </w:rPr>
                                    </w:rPrChange>
                                  </w:rPr>
                                  <w:t xml:space="preserve"> DBSCAN</w:t>
                                </w:r>
                              </w:ins>
                              <w:bookmarkEnd w:id="6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B4153" id="Text Box 1" o:spid="_x0000_s1044" type="#_x0000_t202" style="position:absolute;margin-left:0;margin-top:484.1pt;width:221.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" stroked="f">
                  <v:textbox style="mso-fit-shape-to-text:t" inset="0,0,0,0">
                    <w:txbxContent>
                      <w:p w14:paraId="33A10D99" w14:textId="7DD85524" w:rsidR="00506AA9" w:rsidRPr="00D55F12" w:rsidRDefault="00506AA9">
                        <w:pPr>
                          <w:pStyle w:val="Caption"/>
                          <w:jc w:val="center"/>
                          <w:rPr>
                            <w:rFonts w:eastAsia="Times New Roman" w:cs="Times New Roman"/>
                            <w:bCs/>
                            <w:noProof/>
                            <w:sz w:val="36"/>
                            <w:szCs w:val="36"/>
                            <w:lang w:val="en-US"/>
                            <w:rPrChange w:id="641" w:author="fahmi abdillah" w:date="2022-07-13T23:35:00Z">
                              <w:rPr>
                                <w:rFonts w:eastAsia="Times New Roman" w:cs="Times New Roman"/>
                                <w:bCs/>
                                <w:noProof/>
                                <w:szCs w:val="24"/>
                                <w:lang w:val="en-US"/>
                              </w:rPr>
                            </w:rPrChange>
                          </w:rPr>
                          <w:pPrChange w:id="642" w:author="fahmi abdillah" w:date="2022-07-13T23:35:00Z">
                            <w:pPr>
                              <w:spacing w:line="360" w:lineRule="auto"/>
                              <w:ind w:firstLine="720"/>
                              <w:jc w:val="both"/>
                            </w:pPr>
                          </w:pPrChange>
                        </w:pPr>
                        <w:bookmarkStart w:id="643" w:name="_Toc140053819"/>
                        <w:ins w:id="644" w:author="fahmi abdillah" w:date="2022-07-13T23:35:00Z">
                          <w:r w:rsidRPr="00D55F12">
                            <w:rPr>
                              <w:i w:val="0"/>
                              <w:iCs w:val="0"/>
                              <w:color w:val="auto"/>
                              <w:sz w:val="24"/>
                              <w:szCs w:val="24"/>
                              <w:rPrChange w:id="645" w:author="fahmi abdillah" w:date="2022-07-13T23:35:00Z">
                                <w:rPr/>
                              </w:rPrChange>
                            </w:rPr>
                            <w:t xml:space="preserve">Gambar </w:t>
                          </w:r>
                          <w:r>
                            <w:rPr>
                              <w:i w:val="0"/>
                              <w:iCs w:val="0"/>
                              <w:color w:val="auto"/>
                              <w:sz w:val="24"/>
                              <w:szCs w:val="24"/>
                              <w:lang w:val="en-US"/>
                            </w:rPr>
                            <w:t>3</w:t>
                          </w:r>
                        </w:ins>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0</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ins w:id="646" w:author="fahmi abdillah" w:date="2022-07-13T23:35:00Z">
                          <w:r w:rsidRPr="00D55F12">
                            <w:rPr>
                              <w:i w:val="0"/>
                              <w:iCs w:val="0"/>
                              <w:color w:val="auto"/>
                              <w:sz w:val="24"/>
                              <w:szCs w:val="24"/>
                              <w:lang w:val="en-US"/>
                              <w:rPrChange w:id="647" w:author="fahmi abdillah" w:date="2022-07-13T23:35:00Z">
                                <w:rPr>
                                  <w:lang w:val="en-US"/>
                                </w:rPr>
                              </w:rPrChange>
                            </w:rPr>
                            <w:t xml:space="preserve"> </w:t>
                          </w:r>
                        </w:ins>
                        <w:ins w:id="648" w:author="fahmi abdillah" w:date="2022-07-13T23:38:00Z">
                          <w:r>
                            <w:rPr>
                              <w:color w:val="auto"/>
                              <w:sz w:val="24"/>
                              <w:szCs w:val="24"/>
                              <w:lang w:val="en-US"/>
                            </w:rPr>
                            <w:t>flowchart</w:t>
                          </w:r>
                        </w:ins>
                        <w:ins w:id="649" w:author="fahmi abdillah" w:date="2022-07-13T23:35:00Z">
                          <w:r w:rsidRPr="00D55F12">
                            <w:rPr>
                              <w:i w:val="0"/>
                              <w:iCs w:val="0"/>
                              <w:color w:val="auto"/>
                              <w:sz w:val="24"/>
                              <w:szCs w:val="24"/>
                              <w:lang w:val="en-US"/>
                              <w:rPrChange w:id="650" w:author="fahmi abdillah" w:date="2022-07-13T23:35:00Z">
                                <w:rPr>
                                  <w:lang w:val="en-US"/>
                                </w:rPr>
                              </w:rPrChange>
                            </w:rPr>
                            <w:t xml:space="preserve"> DBSCAN</w:t>
                          </w:r>
                        </w:ins>
                        <w:bookmarkEnd w:id="643"/>
                      </w:p>
                    </w:txbxContent>
                  </v:textbox>
                </v:shape>
              </w:pict>
            </mc:Fallback>
          </mc:AlternateContent>
        </w:r>
      </w:ins>
    </w:p>
    <w:p w14:paraId="14027B87" w14:textId="6EBDEB75" w:rsidR="00A74A5A" w:rsidDel="00006B63" w:rsidRDefault="00A74A5A" w:rsidP="00F632FD">
      <w:pPr>
        <w:rPr>
          <w:del w:id="651" w:author="fahmi abdillah" w:date="2022-06-19T18:53:00Z"/>
          <w:lang w:val="en-US"/>
        </w:rPr>
      </w:pPr>
      <w:del w:id="652" w:author="fahmi abdillah" w:date="2022-06-19T18:53:00Z">
        <w:r w:rsidRPr="00A74A5A" w:rsidDel="00006B63">
          <w:rPr>
            <w:lang w:val="en-US"/>
          </w:rPr>
          <w:delText>Pada tahap</w:delText>
        </w:r>
        <w:r w:rsidDel="00006B63">
          <w:rPr>
            <w:lang w:val="en-US"/>
          </w:rPr>
          <w:delText xml:space="preserve"> ini dilakukan klasterisasi dengan algoritme K-Means untuk data </w:delText>
        </w:r>
        <w:r w:rsidDel="00006B63">
          <w:rPr>
            <w:i/>
            <w:iCs/>
            <w:lang w:val="en-US"/>
          </w:rPr>
          <w:delText>tweet</w:delText>
        </w:r>
        <w:r w:rsidDel="00006B63">
          <w:rPr>
            <w:lang w:val="en-US"/>
          </w:rPr>
          <w:delText xml:space="preserve"> yang telah dilakukan praproses menjadi </w:delText>
        </w:r>
        <w:r w:rsidDel="00006B63">
          <w:rPr>
            <w:i/>
            <w:iCs/>
            <w:lang w:val="en-US"/>
          </w:rPr>
          <w:delText xml:space="preserve">Term Document Matrix </w:delText>
        </w:r>
        <w:r w:rsidRPr="00A74A5A" w:rsidDel="00006B63">
          <w:rPr>
            <w:lang w:val="en-US"/>
          </w:rPr>
          <w:delText>(TDM)</w:delText>
        </w:r>
        <w:r w:rsidDel="00006B63">
          <w:rPr>
            <w:lang w:val="en-US"/>
          </w:rPr>
          <w:delText xml:space="preserve"> menggunakan </w:delText>
        </w:r>
        <w:r w:rsidDel="00006B63">
          <w:rPr>
            <w:i/>
            <w:iCs/>
            <w:lang w:val="en-US"/>
          </w:rPr>
          <w:delText xml:space="preserve">library </w:delText>
        </w:r>
        <w:r w:rsidDel="00006B63">
          <w:rPr>
            <w:lang w:val="en-US"/>
          </w:rPr>
          <w:delText xml:space="preserve">scikit-learn. Klasterisasi digunakan untuk mendapatkan klaster dari setiap dokumen berdasarkan </w:delText>
        </w:r>
        <w:r w:rsidDel="00006B63">
          <w:rPr>
            <w:i/>
            <w:iCs/>
            <w:lang w:val="en-US"/>
          </w:rPr>
          <w:delText xml:space="preserve">term </w:delText>
        </w:r>
        <w:r w:rsidDel="00006B63">
          <w:rPr>
            <w:lang w:val="en-US"/>
          </w:rPr>
          <w:delText>terkait penyebaran penyakit menular langsung (studi kasus Covid19). Klaster yang dihasulkan akan digunakan pada proses geovisualisasi.</w:delText>
        </w:r>
        <w:bookmarkStart w:id="653" w:name="_Toc108647467"/>
        <w:bookmarkStart w:id="654" w:name="_Toc108648783"/>
        <w:bookmarkStart w:id="655" w:name="_Toc108650542"/>
        <w:bookmarkStart w:id="656" w:name="_Toc108651937"/>
        <w:bookmarkStart w:id="657" w:name="_Toc108684846"/>
        <w:bookmarkEnd w:id="653"/>
        <w:bookmarkEnd w:id="654"/>
        <w:bookmarkEnd w:id="655"/>
        <w:bookmarkEnd w:id="656"/>
        <w:bookmarkEnd w:id="657"/>
      </w:del>
    </w:p>
    <w:p w14:paraId="0E95C9CA" w14:textId="49395F01" w:rsidR="00A74A5A" w:rsidDel="00006B63" w:rsidRDefault="00A74A5A" w:rsidP="00F632FD">
      <w:pPr>
        <w:rPr>
          <w:del w:id="658" w:author="fahmi abdillah" w:date="2022-06-19T18:53:00Z"/>
          <w:lang w:val="en-US"/>
        </w:rPr>
      </w:pPr>
      <w:del w:id="659" w:author="fahmi abdillah" w:date="2022-06-19T18:53:00Z">
        <w:r w:rsidDel="00006B63">
          <w:rPr>
            <w:lang w:val="en-US"/>
          </w:rPr>
          <w:delText>Berikut adalah contoh penerapan klasterisasi dengan K-Means dengan partisipasi data sebanyak 2 klaster:</w:delText>
        </w:r>
        <w:bookmarkStart w:id="660" w:name="_Toc108647468"/>
        <w:bookmarkStart w:id="661" w:name="_Toc108648784"/>
        <w:bookmarkStart w:id="662" w:name="_Toc108650543"/>
        <w:bookmarkStart w:id="663" w:name="_Toc108651938"/>
        <w:bookmarkStart w:id="664" w:name="_Toc108684847"/>
        <w:bookmarkEnd w:id="660"/>
        <w:bookmarkEnd w:id="661"/>
        <w:bookmarkEnd w:id="662"/>
        <w:bookmarkEnd w:id="663"/>
        <w:bookmarkEnd w:id="664"/>
      </w:del>
    </w:p>
    <w:p w14:paraId="71FB1FF9" w14:textId="155E4630" w:rsidR="00A74A5A" w:rsidDel="00006B63" w:rsidRDefault="00A74A5A" w:rsidP="00F632FD">
      <w:pPr>
        <w:rPr>
          <w:del w:id="665" w:author="fahmi abdillah" w:date="2022-06-19T18:53:00Z"/>
          <w:lang w:val="en-US"/>
        </w:rPr>
      </w:pPr>
      <w:del w:id="666" w:author="fahmi abdillah" w:date="2022-06-19T18:53:00Z">
        <w:r w:rsidDel="00006B63">
          <w:rPr>
            <w:lang w:val="en-US"/>
          </w:rPr>
          <w:delText>Memilih 2 objek data sebagai pusat klaster secara acak. Untuk pusat klaster 1 dipilih dokumen 2 dan untuk pusat klsater 2 dipilih dokumen 4.</w:delText>
        </w:r>
        <w:bookmarkStart w:id="667" w:name="_Toc108647469"/>
        <w:bookmarkStart w:id="668" w:name="_Toc108648785"/>
        <w:bookmarkStart w:id="669" w:name="_Toc108650544"/>
        <w:bookmarkStart w:id="670" w:name="_Toc108651939"/>
        <w:bookmarkStart w:id="671" w:name="_Toc108684848"/>
        <w:bookmarkEnd w:id="667"/>
        <w:bookmarkEnd w:id="668"/>
        <w:bookmarkEnd w:id="669"/>
        <w:bookmarkEnd w:id="670"/>
        <w:bookmarkEnd w:id="671"/>
      </w:del>
    </w:p>
    <w:p w14:paraId="02148971" w14:textId="34EE3304" w:rsidR="00A74A5A" w:rsidDel="00006B63" w:rsidRDefault="00A74A5A" w:rsidP="00F632FD">
      <w:pPr>
        <w:rPr>
          <w:del w:id="672" w:author="fahmi abdillah" w:date="2022-06-19T18:53:00Z"/>
          <w:lang w:val="en-US"/>
        </w:rPr>
      </w:pPr>
      <w:del w:id="673" w:author="fahmi abdillah" w:date="2022-06-19T18:53:00Z">
        <w:r w:rsidDel="00006B63">
          <w:rPr>
            <w:lang w:val="en-US"/>
          </w:rPr>
          <w:delText>Menghitung jarak Euclidean terkecil dari semua dokumen terhadap pusat klaster. Hasil perhitungan jarak Euclidean terkecil dari semua dokumen terhadap pusat klaster.</w:delText>
        </w:r>
        <w:bookmarkStart w:id="674" w:name="_Toc108647470"/>
        <w:bookmarkStart w:id="675" w:name="_Toc108648786"/>
        <w:bookmarkStart w:id="676" w:name="_Toc108650545"/>
        <w:bookmarkStart w:id="677" w:name="_Toc108651940"/>
        <w:bookmarkStart w:id="678" w:name="_Toc108684849"/>
        <w:bookmarkEnd w:id="674"/>
        <w:bookmarkEnd w:id="675"/>
        <w:bookmarkEnd w:id="676"/>
        <w:bookmarkEnd w:id="677"/>
        <w:bookmarkEnd w:id="678"/>
      </w:del>
    </w:p>
    <w:p w14:paraId="03F38E01" w14:textId="7812E1AC" w:rsidR="00A74A5A" w:rsidDel="00006B63" w:rsidRDefault="00A74A5A" w:rsidP="00F632FD">
      <w:pPr>
        <w:rPr>
          <w:del w:id="679" w:author="fahmi abdillah" w:date="2022-06-19T18:53:00Z"/>
          <w:lang w:val="en-US"/>
        </w:rPr>
      </w:pPr>
      <w:del w:id="680" w:author="fahmi abdillah" w:date="2022-06-19T18:53:00Z">
        <w:r w:rsidDel="00006B63">
          <w:rPr>
            <w:lang w:val="en-US"/>
          </w:rPr>
          <w:delText>Setelah data dipartisi ke da</w:delText>
        </w:r>
        <w:r w:rsidR="004802BC" w:rsidDel="00006B63">
          <w:rPr>
            <w:lang w:val="en-US"/>
          </w:rPr>
          <w:delText>lam masing-masing klaster, nilai pusat klaster dihitung ulang menggunakan rata-rata dari objek-objek yang terdapat pada klaster tersebut.</w:delText>
        </w:r>
        <w:bookmarkStart w:id="681" w:name="_Toc108647471"/>
        <w:bookmarkStart w:id="682" w:name="_Toc108648787"/>
        <w:bookmarkStart w:id="683" w:name="_Toc108650546"/>
        <w:bookmarkStart w:id="684" w:name="_Toc108651941"/>
        <w:bookmarkStart w:id="685" w:name="_Toc108684850"/>
        <w:bookmarkEnd w:id="681"/>
        <w:bookmarkEnd w:id="682"/>
        <w:bookmarkEnd w:id="683"/>
        <w:bookmarkEnd w:id="684"/>
        <w:bookmarkEnd w:id="685"/>
      </w:del>
    </w:p>
    <w:p w14:paraId="4ABC18B9" w14:textId="321D277F" w:rsidR="00F632FD" w:rsidRPr="00F632FD" w:rsidRDefault="004802BC" w:rsidP="00F632FD">
      <w:pPr>
        <w:rPr>
          <w:lang w:val="en-US"/>
        </w:rPr>
      </w:pPr>
      <w:del w:id="686" w:author="fahmi abdillah" w:date="2022-06-19T18:53:00Z">
        <w:r w:rsidDel="00006B63">
          <w:rPr>
            <w:lang w:val="en-US"/>
          </w:rPr>
          <w:delText>Menghitung ulang jarak Euclidean terkecil menggunakan pusat klaster yang baru sampai tidak ada objek yang berpindah ke klaster y</w:delText>
        </w:r>
      </w:del>
      <w:bookmarkStart w:id="687" w:name="_Toc108647472"/>
      <w:bookmarkStart w:id="688" w:name="_Toc108648788"/>
      <w:bookmarkStart w:id="689" w:name="_Toc108650547"/>
      <w:bookmarkStart w:id="690" w:name="_Toc108651942"/>
      <w:bookmarkStart w:id="691" w:name="_Toc108684851"/>
      <w:bookmarkEnd w:id="687"/>
      <w:bookmarkEnd w:id="688"/>
      <w:bookmarkEnd w:id="689"/>
      <w:bookmarkEnd w:id="690"/>
      <w:bookmarkEnd w:id="691"/>
    </w:p>
    <w:p w14:paraId="69E7FCA6" w14:textId="77777777" w:rsidR="00F92836" w:rsidRDefault="00F92836" w:rsidP="00F632FD">
      <w:pPr>
        <w:spacing w:line="360" w:lineRule="auto"/>
        <w:ind w:firstLine="426"/>
        <w:jc w:val="both"/>
        <w:rPr>
          <w:rFonts w:eastAsia="Times New Roman" w:cs="Times New Roman"/>
          <w:bCs/>
          <w:szCs w:val="24"/>
          <w:lang w:val="en-US"/>
        </w:rPr>
      </w:pPr>
    </w:p>
    <w:p w14:paraId="0BE148A1" w14:textId="74187907" w:rsidR="00747B5F" w:rsidRDefault="00310827" w:rsidP="00F632FD">
      <w:pPr>
        <w:spacing w:line="360" w:lineRule="auto"/>
        <w:ind w:firstLine="426"/>
        <w:jc w:val="both"/>
        <w:rPr>
          <w:rFonts w:eastAsia="Times New Roman" w:cs="Times New Roman"/>
          <w:bCs/>
          <w:szCs w:val="24"/>
          <w:lang w:val="en-US"/>
        </w:rPr>
      </w:pPr>
      <w:bookmarkStart w:id="692" w:name="_Hlk148656724"/>
      <w:r>
        <w:rPr>
          <w:rFonts w:eastAsia="Times New Roman" w:cs="Times New Roman"/>
          <w:bCs/>
          <w:szCs w:val="24"/>
          <w:lang w:val="en-US"/>
        </w:rPr>
        <w:t xml:space="preserve">Penjelasan </w:t>
      </w:r>
      <w:r>
        <w:rPr>
          <w:rFonts w:eastAsia="Times New Roman" w:cs="Times New Roman"/>
          <w:bCs/>
          <w:i/>
          <w:iCs/>
          <w:szCs w:val="24"/>
          <w:lang w:val="en-US"/>
        </w:rPr>
        <w:t>flowchart</w:t>
      </w:r>
      <w:r>
        <w:rPr>
          <w:rFonts w:eastAsia="Times New Roman" w:cs="Times New Roman"/>
          <w:bCs/>
          <w:szCs w:val="24"/>
          <w:lang w:val="en-US"/>
        </w:rPr>
        <w:t xml:space="preserve"> </w:t>
      </w:r>
      <w:proofErr w:type="spellStart"/>
      <w:r w:rsidR="00747B5F">
        <w:rPr>
          <w:rFonts w:eastAsia="Times New Roman" w:cs="Times New Roman"/>
          <w:bCs/>
          <w:szCs w:val="24"/>
          <w:lang w:val="en-US"/>
        </w:rPr>
        <w:t>algoritma</w:t>
      </w:r>
      <w:proofErr w:type="spellEnd"/>
      <w:r w:rsidR="00747B5F">
        <w:rPr>
          <w:rFonts w:eastAsia="Times New Roman" w:cs="Times New Roman"/>
          <w:bCs/>
          <w:szCs w:val="24"/>
          <w:lang w:val="en-US"/>
        </w:rPr>
        <w:t xml:space="preserve"> DBSCAN sebagai berikut:</w:t>
      </w:r>
    </w:p>
    <w:p w14:paraId="0EFC3091" w14:textId="27B14F5E" w:rsidR="00747B5F" w:rsidRDefault="00747B5F" w:rsidP="00747B5F">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t>Dataset yang berbentuk file .csv dianggap sebagai input</w:t>
      </w:r>
    </w:p>
    <w:p w14:paraId="583E8E9B" w14:textId="13B90C9C" w:rsidR="00747B5F" w:rsidRDefault="00747B5F" w:rsidP="00747B5F">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t xml:space="preserve">Menghitung bobot tiap-tiap </w:t>
      </w:r>
      <w:r w:rsidR="00336B6D">
        <w:rPr>
          <w:rFonts w:eastAsia="Times New Roman" w:cs="Times New Roman"/>
          <w:bCs/>
          <w:szCs w:val="24"/>
          <w:lang w:val="en-US"/>
        </w:rPr>
        <w:t>term</w:t>
      </w:r>
    </w:p>
    <w:p w14:paraId="4C884BF8" w14:textId="5421BC30" w:rsidR="00336B6D" w:rsidRDefault="00336B6D" w:rsidP="00747B5F">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t xml:space="preserve">Epsilon dan </w:t>
      </w:r>
      <w:proofErr w:type="spellStart"/>
      <w:r>
        <w:rPr>
          <w:rFonts w:eastAsia="Times New Roman" w:cs="Times New Roman"/>
          <w:bCs/>
          <w:szCs w:val="24"/>
          <w:lang w:val="en-US"/>
        </w:rPr>
        <w:t>MinPts</w:t>
      </w:r>
      <w:proofErr w:type="spellEnd"/>
      <w:r>
        <w:rPr>
          <w:rFonts w:eastAsia="Times New Roman" w:cs="Times New Roman"/>
          <w:bCs/>
          <w:szCs w:val="24"/>
          <w:lang w:val="en-US"/>
        </w:rPr>
        <w:t xml:space="preserve"> dimasukkan dan dianggap sebagai input</w:t>
      </w:r>
    </w:p>
    <w:p w14:paraId="2D3D57CD" w14:textId="44E7353E" w:rsidR="00336B6D" w:rsidRDefault="00336B6D" w:rsidP="00747B5F">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t xml:space="preserve">Menentukan titik awal atau </w:t>
      </w:r>
      <w:r>
        <w:rPr>
          <w:rFonts w:eastAsia="Times New Roman" w:cs="Times New Roman"/>
          <w:bCs/>
          <w:i/>
          <w:iCs/>
          <w:szCs w:val="24"/>
          <w:lang w:val="en-US"/>
        </w:rPr>
        <w:t>p</w:t>
      </w:r>
      <w:r>
        <w:rPr>
          <w:rFonts w:eastAsia="Times New Roman" w:cs="Times New Roman"/>
          <w:bCs/>
          <w:szCs w:val="24"/>
          <w:lang w:val="en-US"/>
        </w:rPr>
        <w:t xml:space="preserve"> secara acak</w:t>
      </w:r>
    </w:p>
    <w:p w14:paraId="093F4D86" w14:textId="10BD4D5A" w:rsidR="00FA2177" w:rsidRPr="00FA2177" w:rsidRDefault="00FA2177" w:rsidP="00FA2177">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lastRenderedPageBreak/>
        <w:t xml:space="preserve">Mendapatkan titik </w:t>
      </w:r>
      <w:r>
        <w:rPr>
          <w:rFonts w:eastAsia="Times New Roman" w:cs="Times New Roman"/>
          <w:bCs/>
          <w:i/>
          <w:iCs/>
          <w:szCs w:val="24"/>
          <w:lang w:val="en-US"/>
        </w:rPr>
        <w:t xml:space="preserve">p </w:t>
      </w:r>
      <w:r>
        <w:rPr>
          <w:rFonts w:eastAsia="Times New Roman" w:cs="Times New Roman"/>
          <w:bCs/>
          <w:szCs w:val="24"/>
          <w:lang w:val="en-US"/>
        </w:rPr>
        <w:t xml:space="preserve">sebagai </w:t>
      </w:r>
      <w:r>
        <w:rPr>
          <w:rFonts w:eastAsia="Times New Roman" w:cs="Times New Roman"/>
          <w:bCs/>
          <w:i/>
          <w:iCs/>
          <w:szCs w:val="24"/>
          <w:lang w:val="en-US"/>
        </w:rPr>
        <w:t>core object</w:t>
      </w:r>
      <w:r>
        <w:rPr>
          <w:rFonts w:eastAsia="Times New Roman" w:cs="Times New Roman"/>
          <w:bCs/>
          <w:szCs w:val="24"/>
          <w:lang w:val="en-US"/>
        </w:rPr>
        <w:t xml:space="preserve"> dan titik </w:t>
      </w:r>
      <w:r>
        <w:rPr>
          <w:rFonts w:eastAsia="Times New Roman" w:cs="Times New Roman"/>
          <w:bCs/>
          <w:i/>
          <w:iCs/>
          <w:szCs w:val="24"/>
          <w:lang w:val="en-US"/>
        </w:rPr>
        <w:t xml:space="preserve">p </w:t>
      </w:r>
      <w:r>
        <w:rPr>
          <w:rFonts w:eastAsia="Times New Roman" w:cs="Times New Roman"/>
          <w:bCs/>
          <w:szCs w:val="24"/>
          <w:lang w:val="en-US"/>
        </w:rPr>
        <w:t xml:space="preserve">tidak memiliki </w:t>
      </w:r>
      <w:r w:rsidRPr="00FA2177">
        <w:rPr>
          <w:rFonts w:eastAsia="Times New Roman" w:cs="Times New Roman"/>
          <w:bCs/>
          <w:i/>
          <w:iCs/>
          <w:szCs w:val="24"/>
          <w:lang w:val="en-US"/>
        </w:rPr>
        <w:t>density reachable</w:t>
      </w:r>
    </w:p>
    <w:p w14:paraId="74F2528D" w14:textId="14EB343A" w:rsidR="00336B6D" w:rsidRDefault="00336B6D" w:rsidP="00747B5F">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t xml:space="preserve">Menghitung epsilon atau semua jarak titik pada </w:t>
      </w:r>
      <w:r w:rsidRPr="00336B6D">
        <w:rPr>
          <w:rFonts w:eastAsia="Times New Roman" w:cs="Times New Roman"/>
          <w:bCs/>
          <w:i/>
          <w:iCs/>
          <w:szCs w:val="24"/>
          <w:lang w:val="en-US"/>
        </w:rPr>
        <w:t>density reachable</w:t>
      </w:r>
      <w:r>
        <w:rPr>
          <w:rFonts w:eastAsia="Times New Roman" w:cs="Times New Roman"/>
          <w:bCs/>
          <w:i/>
          <w:iCs/>
          <w:szCs w:val="24"/>
          <w:lang w:val="en-US"/>
        </w:rPr>
        <w:t xml:space="preserve"> </w:t>
      </w:r>
      <w:r>
        <w:rPr>
          <w:rFonts w:eastAsia="Times New Roman" w:cs="Times New Roman"/>
          <w:bCs/>
          <w:szCs w:val="24"/>
          <w:lang w:val="en-US"/>
        </w:rPr>
        <w:t xml:space="preserve">terhadap </w:t>
      </w:r>
      <w:r>
        <w:rPr>
          <w:rFonts w:eastAsia="Times New Roman" w:cs="Times New Roman"/>
          <w:bCs/>
          <w:i/>
          <w:iCs/>
          <w:szCs w:val="24"/>
          <w:lang w:val="en-US"/>
        </w:rPr>
        <w:t>p</w:t>
      </w:r>
      <w:r>
        <w:rPr>
          <w:rFonts w:eastAsia="Times New Roman" w:cs="Times New Roman"/>
          <w:bCs/>
          <w:szCs w:val="24"/>
          <w:lang w:val="en-US"/>
        </w:rPr>
        <w:t xml:space="preserve"> dengan menggunakan </w:t>
      </w:r>
      <w:r>
        <w:rPr>
          <w:rFonts w:eastAsia="Times New Roman" w:cs="Times New Roman"/>
          <w:bCs/>
          <w:i/>
          <w:iCs/>
          <w:szCs w:val="24"/>
          <w:lang w:val="en-US"/>
        </w:rPr>
        <w:t>cosine similarity</w:t>
      </w:r>
      <w:r w:rsidR="00FA2177">
        <w:rPr>
          <w:rFonts w:eastAsia="Times New Roman" w:cs="Times New Roman"/>
          <w:bCs/>
          <w:i/>
          <w:iCs/>
          <w:szCs w:val="24"/>
          <w:lang w:val="en-US"/>
        </w:rPr>
        <w:t xml:space="preserve"> </w:t>
      </w:r>
      <w:r w:rsidR="00FA2177" w:rsidRPr="00FA2177">
        <w:rPr>
          <w:rFonts w:eastAsia="Times New Roman" w:cs="Times New Roman"/>
          <w:bCs/>
          <w:szCs w:val="24"/>
          <w:lang w:val="en-US"/>
        </w:rPr>
        <w:t>(</w:t>
      </w:r>
      <w:r w:rsidR="00FA2177">
        <w:rPr>
          <w:rFonts w:eastAsia="Times New Roman" w:cs="Times New Roman"/>
          <w:bCs/>
          <w:szCs w:val="24"/>
          <w:lang w:val="en-US"/>
        </w:rPr>
        <w:t>sesuai dengan persamaan 2.4</w:t>
      </w:r>
      <w:r w:rsidR="00FA2177" w:rsidRPr="00FA2177">
        <w:rPr>
          <w:rFonts w:eastAsia="Times New Roman" w:cs="Times New Roman"/>
          <w:bCs/>
          <w:szCs w:val="24"/>
          <w:lang w:val="en-US"/>
        </w:rPr>
        <w:t>)</w:t>
      </w:r>
      <w:r>
        <w:rPr>
          <w:rFonts w:eastAsia="Times New Roman" w:cs="Times New Roman"/>
          <w:bCs/>
          <w:szCs w:val="24"/>
          <w:lang w:val="en-US"/>
        </w:rPr>
        <w:t>.</w:t>
      </w:r>
    </w:p>
    <w:p w14:paraId="41B8A6C9" w14:textId="494D3310" w:rsidR="00FA2177" w:rsidRPr="00FA2177" w:rsidRDefault="00FA2177" w:rsidP="00747B5F">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t xml:space="preserve">Mengulangi langkah perhitungan hingga tercipta titik yang dianggap sebagai </w:t>
      </w:r>
      <w:r>
        <w:rPr>
          <w:rFonts w:eastAsia="Times New Roman" w:cs="Times New Roman"/>
          <w:bCs/>
          <w:i/>
          <w:iCs/>
          <w:szCs w:val="24"/>
          <w:lang w:val="en-US"/>
        </w:rPr>
        <w:t xml:space="preserve">noise. </w:t>
      </w:r>
    </w:p>
    <w:p w14:paraId="34A3C895" w14:textId="3BE4A3C0" w:rsidR="00747B5F" w:rsidRPr="00FA2177" w:rsidRDefault="00FA2177" w:rsidP="00FA2177">
      <w:pPr>
        <w:pStyle w:val="ListParagraph"/>
        <w:numPr>
          <w:ilvl w:val="0"/>
          <w:numId w:val="26"/>
        </w:numPr>
        <w:spacing w:line="360" w:lineRule="auto"/>
        <w:jc w:val="both"/>
        <w:rPr>
          <w:rFonts w:eastAsia="Times New Roman" w:cs="Times New Roman"/>
          <w:bCs/>
          <w:szCs w:val="24"/>
          <w:lang w:val="en-US"/>
        </w:rPr>
      </w:pPr>
      <w:r>
        <w:rPr>
          <w:rFonts w:eastAsia="Times New Roman" w:cs="Times New Roman"/>
          <w:bCs/>
          <w:szCs w:val="24"/>
          <w:lang w:val="en-US"/>
        </w:rPr>
        <w:t xml:space="preserve">Mendapatkan </w:t>
      </w:r>
      <w:r w:rsidRPr="00FA2177">
        <w:rPr>
          <w:rFonts w:eastAsia="Times New Roman" w:cs="Times New Roman"/>
          <w:bCs/>
          <w:i/>
          <w:iCs/>
          <w:szCs w:val="24"/>
          <w:lang w:val="en-US"/>
        </w:rPr>
        <w:t>cluster</w:t>
      </w:r>
      <w:r>
        <w:rPr>
          <w:rFonts w:eastAsia="Times New Roman" w:cs="Times New Roman"/>
          <w:bCs/>
          <w:i/>
          <w:iCs/>
          <w:szCs w:val="24"/>
          <w:lang w:val="en-US"/>
        </w:rPr>
        <w:t xml:space="preserve"> </w:t>
      </w:r>
      <w:r>
        <w:rPr>
          <w:rFonts w:eastAsia="Times New Roman" w:cs="Times New Roman"/>
          <w:bCs/>
          <w:szCs w:val="24"/>
          <w:lang w:val="en-US"/>
        </w:rPr>
        <w:t>terbaik.</w:t>
      </w:r>
    </w:p>
    <w:p w14:paraId="1AD961AD" w14:textId="3A91A046" w:rsidR="0077059C" w:rsidRPr="00F92836" w:rsidRDefault="009233BD" w:rsidP="00F92836">
      <w:pPr>
        <w:pStyle w:val="Heading3"/>
        <w:rPr>
          <w:lang w:val="en-US"/>
        </w:rPr>
      </w:pPr>
      <w:bookmarkStart w:id="693" w:name="_Toc139379669"/>
      <w:bookmarkEnd w:id="692"/>
      <w:proofErr w:type="spellStart"/>
      <w:r>
        <w:rPr>
          <w:lang w:val="en-US"/>
        </w:rPr>
        <w:t>Klasterisasi</w:t>
      </w:r>
      <w:proofErr w:type="spellEnd"/>
      <w:r>
        <w:rPr>
          <w:lang w:val="en-US"/>
        </w:rPr>
        <w:t xml:space="preserve"> dengan OPTICS</w:t>
      </w:r>
      <w:bookmarkEnd w:id="693"/>
    </w:p>
    <w:p w14:paraId="7AFA4B6F" w14:textId="43EF9E30" w:rsidR="005C2D6A" w:rsidRDefault="005C2D6A" w:rsidP="005C2D6A">
      <w:pPr>
        <w:spacing w:line="360" w:lineRule="auto"/>
        <w:ind w:firstLine="720"/>
        <w:jc w:val="both"/>
        <w:rPr>
          <w:ins w:id="694" w:author="fahmi abdillah" w:date="2022-07-13T14:18:00Z"/>
          <w:rFonts w:eastAsia="Times New Roman" w:cs="Times New Roman"/>
          <w:bCs/>
          <w:szCs w:val="24"/>
          <w:lang w:val="en-US"/>
        </w:rPr>
      </w:pPr>
      <w:bookmarkStart w:id="695" w:name="_Hlk148656847"/>
      <w:r w:rsidRPr="00A74A5A">
        <w:rPr>
          <w:rFonts w:eastAsia="Times New Roman" w:cs="Times New Roman"/>
          <w:bCs/>
          <w:szCs w:val="24"/>
          <w:lang w:val="en-US"/>
        </w:rPr>
        <w:t>Pada tahap</w:t>
      </w:r>
      <w:r>
        <w:rPr>
          <w:rFonts w:eastAsia="Times New Roman" w:cs="Times New Roman"/>
          <w:bCs/>
          <w:szCs w:val="24"/>
          <w:lang w:val="en-US"/>
        </w:rPr>
        <w:t xml:space="preserve"> ini dilakukan </w:t>
      </w:r>
      <w:proofErr w:type="spellStart"/>
      <w:r>
        <w:rPr>
          <w:rFonts w:eastAsia="Times New Roman" w:cs="Times New Roman"/>
          <w:bCs/>
          <w:szCs w:val="24"/>
          <w:lang w:val="en-US"/>
        </w:rPr>
        <w:t>klasterisasi</w:t>
      </w:r>
      <w:proofErr w:type="spellEnd"/>
      <w:r>
        <w:rPr>
          <w:rFonts w:eastAsia="Times New Roman" w:cs="Times New Roman"/>
          <w:bCs/>
          <w:szCs w:val="24"/>
          <w:lang w:val="en-US"/>
        </w:rPr>
        <w:t xml:space="preserve"> dengan algoritme OPTICS untuk data </w:t>
      </w:r>
      <w:r>
        <w:rPr>
          <w:rFonts w:eastAsia="Times New Roman" w:cs="Times New Roman"/>
          <w:bCs/>
          <w:i/>
          <w:iCs/>
          <w:szCs w:val="24"/>
          <w:lang w:val="en-US"/>
        </w:rPr>
        <w:t>tweet</w:t>
      </w:r>
      <w:r>
        <w:rPr>
          <w:rFonts w:eastAsia="Times New Roman" w:cs="Times New Roman"/>
          <w:bCs/>
          <w:szCs w:val="24"/>
          <w:lang w:val="en-US"/>
        </w:rPr>
        <w:t xml:space="preserve"> yang telah dilakukan </w:t>
      </w:r>
      <w:proofErr w:type="spellStart"/>
      <w:r>
        <w:rPr>
          <w:rFonts w:eastAsia="Times New Roman" w:cs="Times New Roman"/>
          <w:bCs/>
          <w:szCs w:val="24"/>
          <w:lang w:val="en-US"/>
        </w:rPr>
        <w:t>praproses</w:t>
      </w:r>
      <w:proofErr w:type="spellEnd"/>
      <w:r>
        <w:rPr>
          <w:rFonts w:eastAsia="Times New Roman" w:cs="Times New Roman"/>
          <w:bCs/>
          <w:szCs w:val="24"/>
          <w:lang w:val="en-US"/>
        </w:rPr>
        <w:t xml:space="preserve"> menjadi </w:t>
      </w:r>
      <w:r>
        <w:rPr>
          <w:rFonts w:eastAsia="Times New Roman" w:cs="Times New Roman"/>
          <w:bCs/>
          <w:i/>
          <w:iCs/>
          <w:szCs w:val="24"/>
          <w:lang w:val="en-US"/>
        </w:rPr>
        <w:t xml:space="preserve">Term Document Matrix </w:t>
      </w:r>
      <w:r w:rsidRPr="00A74A5A">
        <w:rPr>
          <w:rFonts w:eastAsia="Times New Roman" w:cs="Times New Roman"/>
          <w:bCs/>
          <w:szCs w:val="24"/>
          <w:lang w:val="en-US"/>
        </w:rPr>
        <w:t>(TDM)</w:t>
      </w:r>
      <w:r>
        <w:rPr>
          <w:rFonts w:eastAsia="Times New Roman" w:cs="Times New Roman"/>
          <w:bCs/>
          <w:szCs w:val="24"/>
          <w:lang w:val="en-US"/>
        </w:rPr>
        <w:t xml:space="preserve"> menggunakan </w:t>
      </w:r>
      <w:r>
        <w:rPr>
          <w:rFonts w:eastAsia="Times New Roman" w:cs="Times New Roman"/>
          <w:bCs/>
          <w:i/>
          <w:iCs/>
          <w:szCs w:val="24"/>
          <w:lang w:val="en-US"/>
        </w:rPr>
        <w:t xml:space="preserve">library </w:t>
      </w:r>
      <w:proofErr w:type="spellStart"/>
      <w:r w:rsidRPr="006C6BBB">
        <w:rPr>
          <w:rFonts w:eastAsia="Times New Roman" w:cs="Times New Roman"/>
          <w:bCs/>
          <w:szCs w:val="24"/>
          <w:lang w:val="en-US"/>
          <w:rPrChange w:id="696" w:author="fahmi abdillah" w:date="2022-06-19T19:50:00Z">
            <w:rPr>
              <w:rFonts w:eastAsia="Times New Roman" w:cs="Times New Roman"/>
              <w:bCs/>
              <w:szCs w:val="24"/>
              <w:highlight w:val="red"/>
              <w:lang w:val="en-US"/>
            </w:rPr>
          </w:rPrChange>
        </w:rPr>
        <w:t>scikit</w:t>
      </w:r>
      <w:proofErr w:type="spellEnd"/>
      <w:r w:rsidRPr="006C6BBB">
        <w:rPr>
          <w:rFonts w:eastAsia="Times New Roman" w:cs="Times New Roman"/>
          <w:bCs/>
          <w:szCs w:val="24"/>
          <w:lang w:val="en-US"/>
          <w:rPrChange w:id="697" w:author="fahmi abdillah" w:date="2022-06-19T19:50:00Z">
            <w:rPr>
              <w:rFonts w:eastAsia="Times New Roman" w:cs="Times New Roman"/>
              <w:bCs/>
              <w:szCs w:val="24"/>
              <w:highlight w:val="red"/>
              <w:lang w:val="en-US"/>
            </w:rPr>
          </w:rPrChange>
        </w:rPr>
        <w:t>-learn</w:t>
      </w:r>
      <w:r>
        <w:rPr>
          <w:rFonts w:eastAsia="Times New Roman" w:cs="Times New Roman"/>
          <w:bCs/>
          <w:szCs w:val="24"/>
          <w:lang w:val="en-US"/>
        </w:rPr>
        <w:t xml:space="preserve">. </w:t>
      </w:r>
      <w:proofErr w:type="spellStart"/>
      <w:r>
        <w:rPr>
          <w:rFonts w:eastAsia="Times New Roman" w:cs="Times New Roman"/>
          <w:bCs/>
          <w:szCs w:val="24"/>
          <w:lang w:val="en-US"/>
        </w:rPr>
        <w:t>Klasterisasi</w:t>
      </w:r>
      <w:proofErr w:type="spellEnd"/>
      <w:r>
        <w:rPr>
          <w:rFonts w:eastAsia="Times New Roman" w:cs="Times New Roman"/>
          <w:bCs/>
          <w:szCs w:val="24"/>
          <w:lang w:val="en-US"/>
        </w:rPr>
        <w:t xml:space="preserve"> digunakan untuk mendapatkan </w:t>
      </w:r>
      <w:proofErr w:type="spellStart"/>
      <w:r>
        <w:rPr>
          <w:rFonts w:eastAsia="Times New Roman" w:cs="Times New Roman"/>
          <w:bCs/>
          <w:szCs w:val="24"/>
          <w:lang w:val="en-US"/>
        </w:rPr>
        <w:t>klaster</w:t>
      </w:r>
      <w:proofErr w:type="spellEnd"/>
      <w:r>
        <w:rPr>
          <w:rFonts w:eastAsia="Times New Roman" w:cs="Times New Roman"/>
          <w:bCs/>
          <w:szCs w:val="24"/>
          <w:lang w:val="en-US"/>
        </w:rPr>
        <w:t xml:space="preserve"> dari setiap dokumen berdasarkan </w:t>
      </w:r>
      <w:r>
        <w:rPr>
          <w:rFonts w:eastAsia="Times New Roman" w:cs="Times New Roman"/>
          <w:bCs/>
          <w:i/>
          <w:iCs/>
          <w:szCs w:val="24"/>
          <w:lang w:val="en-US"/>
        </w:rPr>
        <w:t xml:space="preserve">term </w:t>
      </w:r>
      <w:r>
        <w:rPr>
          <w:rFonts w:eastAsia="Times New Roman" w:cs="Times New Roman"/>
          <w:bCs/>
          <w:szCs w:val="24"/>
          <w:lang w:val="en-US"/>
        </w:rPr>
        <w:t xml:space="preserve">terkait penyebaran penyakit menular langsung (studi kasus Covid-19). </w:t>
      </w:r>
      <w:proofErr w:type="spellStart"/>
      <w:r>
        <w:rPr>
          <w:rFonts w:eastAsia="Times New Roman" w:cs="Times New Roman"/>
          <w:bCs/>
          <w:szCs w:val="24"/>
          <w:lang w:val="en-US"/>
        </w:rPr>
        <w:t>Klaster</w:t>
      </w:r>
      <w:proofErr w:type="spellEnd"/>
      <w:r>
        <w:rPr>
          <w:rFonts w:eastAsia="Times New Roman" w:cs="Times New Roman"/>
          <w:bCs/>
          <w:szCs w:val="24"/>
          <w:lang w:val="en-US"/>
        </w:rPr>
        <w:t xml:space="preserve"> yang dihasilkan akan digunakan pada proses </w:t>
      </w:r>
      <w:proofErr w:type="spellStart"/>
      <w:r>
        <w:rPr>
          <w:rFonts w:eastAsia="Times New Roman" w:cs="Times New Roman"/>
          <w:bCs/>
          <w:szCs w:val="24"/>
          <w:lang w:val="en-US"/>
        </w:rPr>
        <w:t>geovisualisasi</w:t>
      </w:r>
      <w:proofErr w:type="spellEnd"/>
      <w:r>
        <w:rPr>
          <w:rFonts w:eastAsia="Times New Roman" w:cs="Times New Roman"/>
          <w:bCs/>
          <w:szCs w:val="24"/>
          <w:lang w:val="en-US"/>
        </w:rPr>
        <w:t xml:space="preserve">. </w:t>
      </w:r>
      <w:ins w:id="698" w:author="fahmi abdillah" w:date="2022-07-13T14:18:00Z">
        <w:r w:rsidR="00AC0D7C" w:rsidRPr="004A43CB">
          <w:rPr>
            <w:rFonts w:eastAsia="Times New Roman" w:cs="Times New Roman"/>
            <w:bCs/>
            <w:i/>
            <w:iCs/>
            <w:szCs w:val="24"/>
            <w:lang w:val="en-US"/>
          </w:rPr>
          <w:t>F</w:t>
        </w:r>
        <w:r w:rsidR="00AC0D7C">
          <w:rPr>
            <w:rFonts w:eastAsia="Times New Roman" w:cs="Times New Roman"/>
            <w:bCs/>
            <w:i/>
            <w:iCs/>
            <w:szCs w:val="24"/>
            <w:lang w:val="en-US"/>
          </w:rPr>
          <w:t xml:space="preserve">lowchart </w:t>
        </w:r>
        <w:r w:rsidR="00AC0D7C">
          <w:rPr>
            <w:rFonts w:eastAsia="Times New Roman" w:cs="Times New Roman"/>
            <w:bCs/>
            <w:szCs w:val="24"/>
            <w:lang w:val="en-US"/>
          </w:rPr>
          <w:t>yang menunjukkan teknik metode OPTICS dapat dilihat pada gambar 3.2.</w:t>
        </w:r>
      </w:ins>
      <w:del w:id="699" w:author="fahmi abdillah" w:date="2022-07-13T14:18:00Z">
        <w:r w:rsidDel="00AC0D7C">
          <w:rPr>
            <w:rFonts w:eastAsia="Times New Roman" w:cs="Times New Roman"/>
            <w:bCs/>
            <w:szCs w:val="24"/>
            <w:lang w:val="en-US"/>
          </w:rPr>
          <w:delText xml:space="preserve">Berikut adalah contoh penerapan klasterisasi dengan </w:delText>
        </w:r>
      </w:del>
      <w:del w:id="700" w:author="fahmi abdillah" w:date="2022-06-19T19:50:00Z">
        <w:r w:rsidDel="006C6BBB">
          <w:rPr>
            <w:rFonts w:eastAsia="Times New Roman" w:cs="Times New Roman"/>
            <w:bCs/>
            <w:szCs w:val="24"/>
            <w:lang w:val="en-US"/>
          </w:rPr>
          <w:delText xml:space="preserve">DBSCAN </w:delText>
        </w:r>
      </w:del>
      <w:del w:id="701" w:author="fahmi abdillah" w:date="2022-07-13T14:18:00Z">
        <w:r w:rsidDel="00AC0D7C">
          <w:rPr>
            <w:rFonts w:eastAsia="Times New Roman" w:cs="Times New Roman"/>
            <w:bCs/>
            <w:szCs w:val="24"/>
            <w:lang w:val="en-US"/>
          </w:rPr>
          <w:delText>dengan partisipasi d</w:delText>
        </w:r>
      </w:del>
      <w:del w:id="702" w:author="fahmi abdillah" w:date="2022-07-13T14:17:00Z">
        <w:r w:rsidDel="00AC0D7C">
          <w:rPr>
            <w:rFonts w:eastAsia="Times New Roman" w:cs="Times New Roman"/>
            <w:bCs/>
            <w:szCs w:val="24"/>
            <w:lang w:val="en-US"/>
          </w:rPr>
          <w:delText>ata sebanyak xx klaster:</w:delText>
        </w:r>
      </w:del>
    </w:p>
    <w:bookmarkEnd w:id="695"/>
    <w:p w14:paraId="6888D0EC" w14:textId="77777777" w:rsidR="00A975D5" w:rsidRDefault="00B84A58" w:rsidP="00A975D5">
      <w:pPr>
        <w:spacing w:line="360" w:lineRule="auto"/>
        <w:jc w:val="both"/>
        <w:rPr>
          <w:rFonts w:eastAsia="Times New Roman" w:cs="Times New Roman"/>
          <w:b/>
          <w:szCs w:val="24"/>
          <w:lang w:val="en-US"/>
        </w:rPr>
      </w:pPr>
      <w:ins w:id="703" w:author="fahmi abdillah" w:date="2022-07-13T14:46:00Z">
        <w:r>
          <w:rPr>
            <w:noProof/>
          </w:rPr>
          <w:lastRenderedPageBreak/>
          <mc:AlternateContent>
            <mc:Choice Requires="wps">
              <w:drawing>
                <wp:anchor distT="0" distB="0" distL="114300" distR="114300" simplePos="0" relativeHeight="251653118" behindDoc="0" locked="0" layoutInCell="1" allowOverlap="1" wp14:anchorId="6C330272" wp14:editId="116C2897">
                  <wp:simplePos x="0" y="0"/>
                  <wp:positionH relativeFrom="page">
                    <wp:align>center</wp:align>
                  </wp:positionH>
                  <wp:positionV relativeFrom="paragraph">
                    <wp:posOffset>5487670</wp:posOffset>
                  </wp:positionV>
                  <wp:extent cx="2720340" cy="457200"/>
                  <wp:effectExtent l="0" t="0" r="3810" b="0"/>
                  <wp:wrapTopAndBottom/>
                  <wp:docPr id="43" name="Text Box 43"/>
                  <wp:cNvGraphicFramePr/>
                  <a:graphic xmlns:a="http://schemas.openxmlformats.org/drawingml/2006/main">
                    <a:graphicData uri="http://schemas.microsoft.com/office/word/2010/wordprocessingShape">
                      <wps:wsp>
                        <wps:cNvSpPr txBox="1"/>
                        <wps:spPr>
                          <a:xfrm>
                            <a:off x="0" y="0"/>
                            <a:ext cx="2720340" cy="457200"/>
                          </a:xfrm>
                          <a:prstGeom prst="rect">
                            <a:avLst/>
                          </a:prstGeom>
                          <a:solidFill>
                            <a:prstClr val="white"/>
                          </a:solidFill>
                          <a:ln>
                            <a:noFill/>
                          </a:ln>
                        </wps:spPr>
                        <wps:txbx>
                          <w:txbxContent>
                            <w:p w14:paraId="6189A06C" w14:textId="47176EB2" w:rsidR="00506AA9" w:rsidRPr="002E4A8D" w:rsidRDefault="00506AA9">
                              <w:pPr>
                                <w:pStyle w:val="Caption"/>
                                <w:rPr>
                                  <w:rFonts w:eastAsia="Times New Roman" w:cs="Times New Roman"/>
                                  <w:bCs/>
                                  <w:noProof/>
                                  <w:sz w:val="36"/>
                                  <w:szCs w:val="36"/>
                                  <w:lang w:val="en-US"/>
                                  <w:rPrChange w:id="704" w:author="fahmi abdillah" w:date="2022-07-13T14:46:00Z">
                                    <w:rPr>
                                      <w:rFonts w:eastAsia="Times New Roman" w:cs="Times New Roman"/>
                                      <w:bCs/>
                                      <w:noProof/>
                                      <w:szCs w:val="24"/>
                                      <w:lang w:val="en-US"/>
                                    </w:rPr>
                                  </w:rPrChange>
                                </w:rPr>
                                <w:pPrChange w:id="705" w:author="fahmi abdillah" w:date="2022-07-13T14:46:00Z">
                                  <w:pPr>
                                    <w:spacing w:line="360" w:lineRule="auto"/>
                                    <w:ind w:firstLine="720"/>
                                    <w:jc w:val="both"/>
                                  </w:pPr>
                                </w:pPrChange>
                              </w:pPr>
                              <w:bookmarkStart w:id="706" w:name="_Toc108646203"/>
                              <w:bookmarkStart w:id="707" w:name="_Toc140053820"/>
                              <w:ins w:id="708" w:author="fahmi abdillah" w:date="2022-07-13T14:46:00Z">
                                <w:r w:rsidRPr="00A62568">
                                  <w:rPr>
                                    <w:i w:val="0"/>
                                    <w:iCs w:val="0"/>
                                    <w:color w:val="auto"/>
                                    <w:sz w:val="24"/>
                                    <w:szCs w:val="24"/>
                                    <w:rPrChange w:id="709" w:author="fahmi abdillah" w:date="2022-07-13T23:38:00Z">
                                      <w:rPr/>
                                    </w:rPrChange>
                                  </w:rPr>
                                  <w:t xml:space="preserve">Gambar </w:t>
                                </w:r>
                              </w:ins>
                              <w:ins w:id="710" w:author="fahmi abdillah" w:date="2022-07-13T23:38:00Z">
                                <w:r>
                                  <w:rPr>
                                    <w:i w:val="0"/>
                                    <w:iCs w:val="0"/>
                                    <w:color w:val="auto"/>
                                    <w:sz w:val="24"/>
                                    <w:szCs w:val="24"/>
                                    <w:lang w:val="en-US"/>
                                  </w:rPr>
                                  <w:t>3</w:t>
                                </w:r>
                              </w:ins>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0</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ins w:id="711" w:author="fahmi abdillah" w:date="2022-07-13T14:46:00Z">
                                <w:r w:rsidRPr="002E4A8D">
                                  <w:rPr>
                                    <w:color w:val="auto"/>
                                    <w:sz w:val="24"/>
                                    <w:szCs w:val="24"/>
                                    <w:lang w:val="en-US"/>
                                    <w:rPrChange w:id="712" w:author="fahmi abdillah" w:date="2022-07-13T14:46:00Z">
                                      <w:rPr>
                                        <w:lang w:val="en-US"/>
                                      </w:rPr>
                                    </w:rPrChange>
                                  </w:rPr>
                                  <w:t xml:space="preserve"> flowchart </w:t>
                                </w:r>
                                <w:r w:rsidRPr="002E4A8D">
                                  <w:rPr>
                                    <w:i w:val="0"/>
                                    <w:iCs w:val="0"/>
                                    <w:color w:val="auto"/>
                                    <w:sz w:val="24"/>
                                    <w:szCs w:val="24"/>
                                    <w:lang w:val="en-US"/>
                                    <w:rPrChange w:id="713" w:author="fahmi abdillah" w:date="2022-07-13T14:46:00Z">
                                      <w:rPr>
                                        <w:i/>
                                        <w:iCs/>
                                        <w:lang w:val="en-US"/>
                                      </w:rPr>
                                    </w:rPrChange>
                                  </w:rPr>
                                  <w:t>OPTICS</w:t>
                                </w:r>
                              </w:ins>
                              <w:bookmarkEnd w:id="706"/>
                              <w:bookmarkEnd w:id="7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C330272" id="Text Box 43" o:spid="_x0000_s1045" type="#_x0000_t202" style="position:absolute;left:0;text-align:left;margin-left:0;margin-top:432.1pt;width:214.2pt;height:36pt;z-index:25165311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" stroked="f">
                  <v:textbox inset="0,0,0,0">
                    <w:txbxContent>
                      <w:p w14:paraId="6189A06C" w14:textId="47176EB2" w:rsidR="00506AA9" w:rsidRPr="002E4A8D" w:rsidRDefault="00506AA9">
                        <w:pPr>
                          <w:pStyle w:val="Caption"/>
                          <w:rPr>
                            <w:rFonts w:eastAsia="Times New Roman" w:cs="Times New Roman"/>
                            <w:bCs/>
                            <w:noProof/>
                            <w:sz w:val="36"/>
                            <w:szCs w:val="36"/>
                            <w:lang w:val="en-US"/>
                            <w:rPrChange w:id="714" w:author="fahmi abdillah" w:date="2022-07-13T14:46:00Z">
                              <w:rPr>
                                <w:rFonts w:eastAsia="Times New Roman" w:cs="Times New Roman"/>
                                <w:bCs/>
                                <w:noProof/>
                                <w:szCs w:val="24"/>
                                <w:lang w:val="en-US"/>
                              </w:rPr>
                            </w:rPrChange>
                          </w:rPr>
                          <w:pPrChange w:id="715" w:author="fahmi abdillah" w:date="2022-07-13T14:46:00Z">
                            <w:pPr>
                              <w:spacing w:line="360" w:lineRule="auto"/>
                              <w:ind w:firstLine="720"/>
                              <w:jc w:val="both"/>
                            </w:pPr>
                          </w:pPrChange>
                        </w:pPr>
                        <w:bookmarkStart w:id="716" w:name="_Toc108646203"/>
                        <w:bookmarkStart w:id="717" w:name="_Toc140053820"/>
                        <w:ins w:id="718" w:author="fahmi abdillah" w:date="2022-07-13T14:46:00Z">
                          <w:r w:rsidRPr="00A62568">
                            <w:rPr>
                              <w:i w:val="0"/>
                              <w:iCs w:val="0"/>
                              <w:color w:val="auto"/>
                              <w:sz w:val="24"/>
                              <w:szCs w:val="24"/>
                              <w:rPrChange w:id="719" w:author="fahmi abdillah" w:date="2022-07-13T23:38:00Z">
                                <w:rPr/>
                              </w:rPrChange>
                            </w:rPr>
                            <w:t xml:space="preserve">Gambar </w:t>
                          </w:r>
                        </w:ins>
                        <w:ins w:id="720" w:author="fahmi abdillah" w:date="2022-07-13T23:38:00Z">
                          <w:r>
                            <w:rPr>
                              <w:i w:val="0"/>
                              <w:iCs w:val="0"/>
                              <w:color w:val="auto"/>
                              <w:sz w:val="24"/>
                              <w:szCs w:val="24"/>
                              <w:lang w:val="en-US"/>
                            </w:rPr>
                            <w:t>3</w:t>
                          </w:r>
                        </w:ins>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0</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ins w:id="721" w:author="fahmi abdillah" w:date="2022-07-13T14:46:00Z">
                          <w:r w:rsidRPr="002E4A8D">
                            <w:rPr>
                              <w:color w:val="auto"/>
                              <w:sz w:val="24"/>
                              <w:szCs w:val="24"/>
                              <w:lang w:val="en-US"/>
                              <w:rPrChange w:id="722" w:author="fahmi abdillah" w:date="2022-07-13T14:46:00Z">
                                <w:rPr>
                                  <w:lang w:val="en-US"/>
                                </w:rPr>
                              </w:rPrChange>
                            </w:rPr>
                            <w:t xml:space="preserve"> flowchart </w:t>
                          </w:r>
                          <w:r w:rsidRPr="002E4A8D">
                            <w:rPr>
                              <w:i w:val="0"/>
                              <w:iCs w:val="0"/>
                              <w:color w:val="auto"/>
                              <w:sz w:val="24"/>
                              <w:szCs w:val="24"/>
                              <w:lang w:val="en-US"/>
                              <w:rPrChange w:id="723" w:author="fahmi abdillah" w:date="2022-07-13T14:46:00Z">
                                <w:rPr>
                                  <w:i/>
                                  <w:iCs/>
                                  <w:lang w:val="en-US"/>
                                </w:rPr>
                              </w:rPrChange>
                            </w:rPr>
                            <w:t>OPTICS</w:t>
                          </w:r>
                        </w:ins>
                        <w:bookmarkEnd w:id="716"/>
                        <w:bookmarkEnd w:id="717"/>
                      </w:p>
                    </w:txbxContent>
                  </v:textbox>
                  <w10:wrap type="topAndBottom" anchorx="page"/>
                </v:shape>
              </w:pict>
            </mc:Fallback>
          </mc:AlternateContent>
        </w:r>
      </w:ins>
      <w:ins w:id="724" w:author="fahmi abdillah" w:date="2022-07-13T14:45:00Z">
        <w:r>
          <w:rPr>
            <w:rFonts w:eastAsia="Times New Roman" w:cs="Times New Roman"/>
            <w:bCs/>
            <w:noProof/>
            <w:szCs w:val="24"/>
            <w:lang w:val="en-US"/>
          </w:rPr>
          <w:drawing>
            <wp:anchor distT="0" distB="0" distL="114300" distR="114300" simplePos="0" relativeHeight="251676672" behindDoc="1" locked="0" layoutInCell="1" allowOverlap="1" wp14:anchorId="0FA97D20" wp14:editId="19572F64">
              <wp:simplePos x="0" y="0"/>
              <wp:positionH relativeFrom="margin">
                <wp:posOffset>876300</wp:posOffset>
              </wp:positionH>
              <wp:positionV relativeFrom="margin">
                <wp:align>top</wp:align>
              </wp:positionV>
              <wp:extent cx="2402840" cy="5295900"/>
              <wp:effectExtent l="0" t="0" r="0" b="0"/>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tics.png"/>
                      <pic:cNvPicPr/>
                    </pic:nvPicPr>
                    <pic:blipFill>
                      <a:blip r:embed="rId19">
                        <a:extLst>
                          <a:ext uri="{28A0092B-C50C-407E-A947-70E740481C1C}">
                            <a14:useLocalDpi xmlns:a14="http://schemas.microsoft.com/office/drawing/2010/main" val="0"/>
                          </a:ext>
                        </a:extLst>
                      </a:blip>
                      <a:stretch>
                        <a:fillRect/>
                      </a:stretch>
                    </pic:blipFill>
                    <pic:spPr>
                      <a:xfrm>
                        <a:off x="0" y="0"/>
                        <a:ext cx="2402840" cy="5295900"/>
                      </a:xfrm>
                      <a:prstGeom prst="rect">
                        <a:avLst/>
                      </a:prstGeom>
                    </pic:spPr>
                  </pic:pic>
                </a:graphicData>
              </a:graphic>
              <wp14:sizeRelH relativeFrom="margin">
                <wp14:pctWidth>0</wp14:pctWidth>
              </wp14:sizeRelH>
              <wp14:sizeRelV relativeFrom="margin">
                <wp14:pctHeight>0</wp14:pctHeight>
              </wp14:sizeRelV>
            </wp:anchor>
          </w:drawing>
        </w:r>
      </w:ins>
    </w:p>
    <w:p w14:paraId="4749BA9C" w14:textId="05354AF2" w:rsidR="00FA2177" w:rsidRDefault="005079C6" w:rsidP="00A975D5">
      <w:pPr>
        <w:spacing w:line="360" w:lineRule="auto"/>
        <w:jc w:val="both"/>
        <w:rPr>
          <w:rFonts w:eastAsia="Times New Roman" w:cs="Times New Roman"/>
          <w:bCs/>
          <w:szCs w:val="24"/>
          <w:lang w:val="en-US"/>
        </w:rPr>
      </w:pPr>
      <w:bookmarkStart w:id="725" w:name="_Hlk148656998"/>
      <w:r>
        <w:rPr>
          <w:rFonts w:eastAsia="Times New Roman" w:cs="Times New Roman"/>
          <w:bCs/>
          <w:szCs w:val="24"/>
          <w:lang w:val="en-US"/>
        </w:rPr>
        <w:t xml:space="preserve">Penjelasan </w:t>
      </w:r>
      <w:r>
        <w:rPr>
          <w:rFonts w:eastAsia="Times New Roman" w:cs="Times New Roman"/>
          <w:bCs/>
          <w:i/>
          <w:iCs/>
          <w:szCs w:val="24"/>
          <w:lang w:val="en-US"/>
        </w:rPr>
        <w:t>flowchart</w:t>
      </w:r>
      <w:r w:rsidR="00FA2177">
        <w:rPr>
          <w:rFonts w:eastAsia="Times New Roman" w:cs="Times New Roman"/>
          <w:bCs/>
          <w:i/>
          <w:iCs/>
          <w:szCs w:val="24"/>
          <w:lang w:val="en-US"/>
        </w:rPr>
        <w:t xml:space="preserve"> </w:t>
      </w:r>
      <w:proofErr w:type="spellStart"/>
      <w:r w:rsidR="00FA2177">
        <w:rPr>
          <w:rFonts w:eastAsia="Times New Roman" w:cs="Times New Roman"/>
          <w:bCs/>
          <w:szCs w:val="24"/>
          <w:lang w:val="en-US"/>
        </w:rPr>
        <w:t>algoritma</w:t>
      </w:r>
      <w:proofErr w:type="spellEnd"/>
      <w:r w:rsidR="00FA2177">
        <w:rPr>
          <w:rFonts w:eastAsia="Times New Roman" w:cs="Times New Roman"/>
          <w:bCs/>
          <w:szCs w:val="24"/>
          <w:lang w:val="en-US"/>
        </w:rPr>
        <w:t xml:space="preserve"> OPTICS sebagai berikut:</w:t>
      </w:r>
    </w:p>
    <w:p w14:paraId="7288D86C" w14:textId="77777777" w:rsidR="00FA2177" w:rsidRDefault="00FA2177" w:rsidP="00FA2177">
      <w:pPr>
        <w:pStyle w:val="ListParagraph"/>
        <w:numPr>
          <w:ilvl w:val="0"/>
          <w:numId w:val="27"/>
        </w:numPr>
        <w:spacing w:line="360" w:lineRule="auto"/>
        <w:jc w:val="both"/>
        <w:rPr>
          <w:rFonts w:eastAsia="Times New Roman" w:cs="Times New Roman"/>
          <w:bCs/>
          <w:szCs w:val="24"/>
          <w:lang w:val="en-US"/>
        </w:rPr>
      </w:pPr>
      <w:r>
        <w:rPr>
          <w:rFonts w:eastAsia="Times New Roman" w:cs="Times New Roman"/>
          <w:bCs/>
          <w:szCs w:val="24"/>
          <w:lang w:val="en-US"/>
        </w:rPr>
        <w:t>Dataset yang berbentuk file .csv dianggap sebagai input</w:t>
      </w:r>
    </w:p>
    <w:p w14:paraId="06E39AB4" w14:textId="0FEF3F94" w:rsidR="00FA2177" w:rsidRDefault="00FA2177" w:rsidP="00FA2177">
      <w:pPr>
        <w:pStyle w:val="ListParagraph"/>
        <w:numPr>
          <w:ilvl w:val="0"/>
          <w:numId w:val="27"/>
        </w:numPr>
        <w:spacing w:line="360" w:lineRule="auto"/>
        <w:jc w:val="both"/>
        <w:rPr>
          <w:rFonts w:eastAsia="Times New Roman" w:cs="Times New Roman"/>
          <w:bCs/>
          <w:szCs w:val="24"/>
          <w:lang w:val="en-US"/>
        </w:rPr>
      </w:pPr>
      <w:r>
        <w:rPr>
          <w:rFonts w:eastAsia="Times New Roman" w:cs="Times New Roman"/>
          <w:bCs/>
          <w:szCs w:val="24"/>
          <w:lang w:val="en-US"/>
        </w:rPr>
        <w:t>Menghitung bobot tiap-tiap term</w:t>
      </w:r>
    </w:p>
    <w:p w14:paraId="64B29B6B" w14:textId="77777777" w:rsidR="00FA2177" w:rsidRDefault="00FA2177" w:rsidP="00FA2177">
      <w:pPr>
        <w:pStyle w:val="ListParagraph"/>
        <w:numPr>
          <w:ilvl w:val="0"/>
          <w:numId w:val="27"/>
        </w:numPr>
        <w:spacing w:line="360" w:lineRule="auto"/>
        <w:jc w:val="both"/>
        <w:rPr>
          <w:rFonts w:eastAsia="Times New Roman" w:cs="Times New Roman"/>
          <w:bCs/>
          <w:szCs w:val="24"/>
          <w:lang w:val="en-US"/>
        </w:rPr>
      </w:pPr>
      <w:r>
        <w:rPr>
          <w:rFonts w:eastAsia="Times New Roman" w:cs="Times New Roman"/>
          <w:bCs/>
          <w:szCs w:val="24"/>
          <w:lang w:val="en-US"/>
        </w:rPr>
        <w:t xml:space="preserve">Epsilon dan </w:t>
      </w:r>
      <w:proofErr w:type="spellStart"/>
      <w:r>
        <w:rPr>
          <w:rFonts w:eastAsia="Times New Roman" w:cs="Times New Roman"/>
          <w:bCs/>
          <w:szCs w:val="24"/>
          <w:lang w:val="en-US"/>
        </w:rPr>
        <w:t>MinPts</w:t>
      </w:r>
      <w:proofErr w:type="spellEnd"/>
      <w:r>
        <w:rPr>
          <w:rFonts w:eastAsia="Times New Roman" w:cs="Times New Roman"/>
          <w:bCs/>
          <w:szCs w:val="24"/>
          <w:lang w:val="en-US"/>
        </w:rPr>
        <w:t xml:space="preserve"> dimasukkan dan dianggap sebagai input</w:t>
      </w:r>
    </w:p>
    <w:p w14:paraId="33014245" w14:textId="77777777" w:rsidR="00FA2177" w:rsidRDefault="00FA2177" w:rsidP="00FA2177">
      <w:pPr>
        <w:pStyle w:val="ListParagraph"/>
        <w:numPr>
          <w:ilvl w:val="0"/>
          <w:numId w:val="27"/>
        </w:numPr>
        <w:spacing w:line="360" w:lineRule="auto"/>
        <w:jc w:val="both"/>
        <w:rPr>
          <w:rFonts w:eastAsia="Times New Roman" w:cs="Times New Roman"/>
          <w:bCs/>
          <w:szCs w:val="24"/>
          <w:lang w:val="en-US"/>
        </w:rPr>
      </w:pPr>
      <w:r>
        <w:rPr>
          <w:rFonts w:eastAsia="Times New Roman" w:cs="Times New Roman"/>
          <w:bCs/>
          <w:szCs w:val="24"/>
          <w:lang w:val="en-US"/>
        </w:rPr>
        <w:t xml:space="preserve">Menentukan titik awal atau </w:t>
      </w:r>
      <w:r>
        <w:rPr>
          <w:rFonts w:eastAsia="Times New Roman" w:cs="Times New Roman"/>
          <w:bCs/>
          <w:i/>
          <w:iCs/>
          <w:szCs w:val="24"/>
          <w:lang w:val="en-US"/>
        </w:rPr>
        <w:t>p</w:t>
      </w:r>
      <w:r>
        <w:rPr>
          <w:rFonts w:eastAsia="Times New Roman" w:cs="Times New Roman"/>
          <w:bCs/>
          <w:szCs w:val="24"/>
          <w:lang w:val="en-US"/>
        </w:rPr>
        <w:t xml:space="preserve"> secara acak</w:t>
      </w:r>
    </w:p>
    <w:p w14:paraId="1B0B5C9D" w14:textId="77611DA3" w:rsidR="00FA2177" w:rsidRDefault="00FA2177" w:rsidP="00FA2177">
      <w:pPr>
        <w:pStyle w:val="ListParagraph"/>
        <w:numPr>
          <w:ilvl w:val="0"/>
          <w:numId w:val="27"/>
        </w:numPr>
        <w:spacing w:line="360" w:lineRule="auto"/>
        <w:jc w:val="both"/>
        <w:rPr>
          <w:rFonts w:eastAsia="Times New Roman" w:cs="Times New Roman"/>
          <w:bCs/>
          <w:szCs w:val="24"/>
          <w:lang w:val="en-US"/>
        </w:rPr>
      </w:pPr>
      <w:r>
        <w:rPr>
          <w:rFonts w:eastAsia="Times New Roman" w:cs="Times New Roman"/>
          <w:bCs/>
          <w:szCs w:val="24"/>
          <w:lang w:val="en-US"/>
        </w:rPr>
        <w:t xml:space="preserve">Menghitung epsilon atau semua jarak titik pada </w:t>
      </w:r>
      <w:r w:rsidRPr="00336B6D">
        <w:rPr>
          <w:rFonts w:eastAsia="Times New Roman" w:cs="Times New Roman"/>
          <w:bCs/>
          <w:i/>
          <w:iCs/>
          <w:szCs w:val="24"/>
          <w:lang w:val="en-US"/>
        </w:rPr>
        <w:t>density reachable</w:t>
      </w:r>
      <w:r>
        <w:rPr>
          <w:rFonts w:eastAsia="Times New Roman" w:cs="Times New Roman"/>
          <w:bCs/>
          <w:i/>
          <w:iCs/>
          <w:szCs w:val="24"/>
          <w:lang w:val="en-US"/>
        </w:rPr>
        <w:t xml:space="preserve"> </w:t>
      </w:r>
      <w:r>
        <w:rPr>
          <w:rFonts w:eastAsia="Times New Roman" w:cs="Times New Roman"/>
          <w:bCs/>
          <w:szCs w:val="24"/>
          <w:lang w:val="en-US"/>
        </w:rPr>
        <w:t xml:space="preserve">terhadap </w:t>
      </w:r>
      <w:r>
        <w:rPr>
          <w:rFonts w:eastAsia="Times New Roman" w:cs="Times New Roman"/>
          <w:bCs/>
          <w:i/>
          <w:iCs/>
          <w:szCs w:val="24"/>
          <w:lang w:val="en-US"/>
        </w:rPr>
        <w:t>p</w:t>
      </w:r>
      <w:r>
        <w:rPr>
          <w:rFonts w:eastAsia="Times New Roman" w:cs="Times New Roman"/>
          <w:bCs/>
          <w:szCs w:val="24"/>
          <w:lang w:val="en-US"/>
        </w:rPr>
        <w:t xml:space="preserve"> dengan menggunakan </w:t>
      </w:r>
      <w:r>
        <w:rPr>
          <w:rFonts w:eastAsia="Times New Roman" w:cs="Times New Roman"/>
          <w:bCs/>
          <w:i/>
          <w:iCs/>
          <w:szCs w:val="24"/>
          <w:lang w:val="en-US"/>
        </w:rPr>
        <w:t xml:space="preserve">cosine similarity </w:t>
      </w:r>
      <w:r w:rsidRPr="00FA2177">
        <w:rPr>
          <w:rFonts w:eastAsia="Times New Roman" w:cs="Times New Roman"/>
          <w:bCs/>
          <w:szCs w:val="24"/>
          <w:lang w:val="en-US"/>
        </w:rPr>
        <w:t>(</w:t>
      </w:r>
      <w:r>
        <w:rPr>
          <w:rFonts w:eastAsia="Times New Roman" w:cs="Times New Roman"/>
          <w:bCs/>
          <w:szCs w:val="24"/>
          <w:lang w:val="en-US"/>
        </w:rPr>
        <w:t>sesuai dengan persamaan 2.4</w:t>
      </w:r>
      <w:r w:rsidRPr="00FA2177">
        <w:rPr>
          <w:rFonts w:eastAsia="Times New Roman" w:cs="Times New Roman"/>
          <w:bCs/>
          <w:szCs w:val="24"/>
          <w:lang w:val="en-US"/>
        </w:rPr>
        <w:t>)</w:t>
      </w:r>
      <w:r>
        <w:rPr>
          <w:rFonts w:eastAsia="Times New Roman" w:cs="Times New Roman"/>
          <w:bCs/>
          <w:szCs w:val="24"/>
          <w:lang w:val="en-US"/>
        </w:rPr>
        <w:t>.</w:t>
      </w:r>
    </w:p>
    <w:p w14:paraId="1DECA0F8" w14:textId="77777777" w:rsidR="00FA2177" w:rsidRPr="00FA2177" w:rsidRDefault="00FA2177" w:rsidP="00FA2177">
      <w:pPr>
        <w:pStyle w:val="ListParagraph"/>
        <w:numPr>
          <w:ilvl w:val="0"/>
          <w:numId w:val="27"/>
        </w:numPr>
        <w:spacing w:line="360" w:lineRule="auto"/>
        <w:jc w:val="both"/>
        <w:rPr>
          <w:rFonts w:eastAsia="Times New Roman" w:cs="Times New Roman"/>
          <w:bCs/>
          <w:szCs w:val="24"/>
          <w:lang w:val="en-US"/>
        </w:rPr>
      </w:pPr>
      <w:r>
        <w:rPr>
          <w:rFonts w:eastAsia="Times New Roman" w:cs="Times New Roman"/>
          <w:bCs/>
          <w:szCs w:val="24"/>
          <w:lang w:val="en-US"/>
        </w:rPr>
        <w:lastRenderedPageBreak/>
        <w:t xml:space="preserve">Mengulangi langkah perhitungan hingga tercipta titik yang dianggap sebagai </w:t>
      </w:r>
      <w:r>
        <w:rPr>
          <w:rFonts w:eastAsia="Times New Roman" w:cs="Times New Roman"/>
          <w:bCs/>
          <w:i/>
          <w:iCs/>
          <w:szCs w:val="24"/>
          <w:lang w:val="en-US"/>
        </w:rPr>
        <w:t xml:space="preserve">noise. </w:t>
      </w:r>
    </w:p>
    <w:p w14:paraId="791E2A4A" w14:textId="0FA2AEAF" w:rsidR="00310827" w:rsidRPr="00400B75" w:rsidRDefault="00FA2177" w:rsidP="00713EE5">
      <w:pPr>
        <w:pStyle w:val="ListParagraph"/>
        <w:numPr>
          <w:ilvl w:val="0"/>
          <w:numId w:val="27"/>
        </w:numPr>
        <w:spacing w:line="360" w:lineRule="auto"/>
        <w:jc w:val="both"/>
        <w:rPr>
          <w:rFonts w:eastAsia="Times New Roman" w:cs="Times New Roman"/>
          <w:bCs/>
          <w:szCs w:val="24"/>
          <w:lang w:val="en-US"/>
        </w:rPr>
      </w:pPr>
      <w:r w:rsidRPr="00400B75">
        <w:rPr>
          <w:rFonts w:eastAsia="Times New Roman" w:cs="Times New Roman"/>
          <w:bCs/>
          <w:szCs w:val="24"/>
          <w:lang w:val="en-US"/>
        </w:rPr>
        <w:t xml:space="preserve">Mendapatkan </w:t>
      </w:r>
      <w:r w:rsidRPr="00400B75">
        <w:rPr>
          <w:rFonts w:eastAsia="Times New Roman" w:cs="Times New Roman"/>
          <w:bCs/>
          <w:i/>
          <w:iCs/>
          <w:szCs w:val="24"/>
          <w:lang w:val="en-US"/>
        </w:rPr>
        <w:t xml:space="preserve">cluster </w:t>
      </w:r>
      <w:r w:rsidRPr="00400B75">
        <w:rPr>
          <w:rFonts w:eastAsia="Times New Roman" w:cs="Times New Roman"/>
          <w:bCs/>
          <w:szCs w:val="24"/>
          <w:lang w:val="en-US"/>
        </w:rPr>
        <w:t>terbaik.</w:t>
      </w:r>
    </w:p>
    <w:p w14:paraId="56649A1C" w14:textId="41FFE59A" w:rsidR="00337E8A" w:rsidRPr="00337E8A" w:rsidRDefault="00D4606E" w:rsidP="00337E8A">
      <w:pPr>
        <w:pStyle w:val="Heading3"/>
        <w:rPr>
          <w:lang w:val="en-US"/>
        </w:rPr>
      </w:pPr>
      <w:bookmarkStart w:id="726" w:name="_Toc139379672"/>
      <w:bookmarkEnd w:id="725"/>
      <w:proofErr w:type="spellStart"/>
      <w:r>
        <w:rPr>
          <w:lang w:val="en-US"/>
        </w:rPr>
        <w:t>Geovisualisasi</w:t>
      </w:r>
      <w:bookmarkEnd w:id="726"/>
      <w:proofErr w:type="spellEnd"/>
    </w:p>
    <w:p w14:paraId="6B3BC666" w14:textId="0FD2006A" w:rsidR="00D4606E" w:rsidRDefault="005C6C75" w:rsidP="005C6C75">
      <w:pPr>
        <w:spacing w:line="360" w:lineRule="auto"/>
        <w:ind w:firstLine="426"/>
        <w:jc w:val="both"/>
        <w:rPr>
          <w:lang w:val="en-US"/>
        </w:rPr>
      </w:pPr>
      <w:bookmarkStart w:id="727" w:name="_Hlk148657136"/>
      <w:r>
        <w:rPr>
          <w:lang w:val="en-US"/>
        </w:rPr>
        <w:t xml:space="preserve">Proses </w:t>
      </w:r>
      <w:proofErr w:type="spellStart"/>
      <w:r>
        <w:rPr>
          <w:lang w:val="en-US"/>
        </w:rPr>
        <w:t>geovisualisasi</w:t>
      </w:r>
      <w:proofErr w:type="spellEnd"/>
      <w:r>
        <w:rPr>
          <w:lang w:val="en-US"/>
        </w:rPr>
        <w:t xml:space="preserve"> digunakan untuk mendistribusikan hasil </w:t>
      </w:r>
      <w:proofErr w:type="spellStart"/>
      <w:r>
        <w:rPr>
          <w:lang w:val="en-US"/>
        </w:rPr>
        <w:t>klasterisasi</w:t>
      </w:r>
      <w:proofErr w:type="spellEnd"/>
      <w:r>
        <w:rPr>
          <w:lang w:val="en-US"/>
        </w:rPr>
        <w:t xml:space="preserve"> yang diambil dari </w:t>
      </w:r>
      <w:proofErr w:type="spellStart"/>
      <w:r>
        <w:rPr>
          <w:lang w:val="en-US"/>
        </w:rPr>
        <w:t>geolokasi</w:t>
      </w:r>
      <w:proofErr w:type="spellEnd"/>
      <w:r>
        <w:rPr>
          <w:lang w:val="en-US"/>
        </w:rPr>
        <w:t xml:space="preserve"> setiap data </w:t>
      </w:r>
      <w:r>
        <w:rPr>
          <w:i/>
          <w:iCs/>
          <w:lang w:val="en-US"/>
        </w:rPr>
        <w:t>tweet</w:t>
      </w:r>
      <w:r>
        <w:rPr>
          <w:lang w:val="en-US"/>
        </w:rPr>
        <w:t xml:space="preserve">. Penerapan </w:t>
      </w:r>
      <w:proofErr w:type="spellStart"/>
      <w:r>
        <w:rPr>
          <w:lang w:val="en-US"/>
        </w:rPr>
        <w:t>geovisualisasi</w:t>
      </w:r>
      <w:proofErr w:type="spellEnd"/>
      <w:r>
        <w:rPr>
          <w:lang w:val="en-US"/>
        </w:rPr>
        <w:t xml:space="preserve"> dengan pemilihan warna, pola, dan ukuran agar dapat menambah informasi yang dibutuhkan untuk evaluasi hasil.</w:t>
      </w:r>
    </w:p>
    <w:p w14:paraId="06669CE1" w14:textId="169E8CA1" w:rsidR="005C6C75" w:rsidRDefault="005C6C75" w:rsidP="005C6C75">
      <w:pPr>
        <w:spacing w:line="360" w:lineRule="auto"/>
        <w:ind w:firstLine="426"/>
        <w:jc w:val="both"/>
        <w:rPr>
          <w:lang w:val="en-US"/>
        </w:rPr>
      </w:pPr>
      <w:r>
        <w:rPr>
          <w:lang w:val="en-US"/>
        </w:rPr>
        <w:t xml:space="preserve">Proses </w:t>
      </w:r>
      <w:proofErr w:type="spellStart"/>
      <w:r>
        <w:rPr>
          <w:lang w:val="en-US"/>
        </w:rPr>
        <w:t>geovisualisasi</w:t>
      </w:r>
      <w:proofErr w:type="spellEnd"/>
      <w:r>
        <w:rPr>
          <w:lang w:val="en-US"/>
        </w:rPr>
        <w:t xml:space="preserve"> memanfaatkan </w:t>
      </w:r>
      <w:r>
        <w:rPr>
          <w:i/>
          <w:iCs/>
          <w:lang w:val="en-US"/>
        </w:rPr>
        <w:t>tools</w:t>
      </w:r>
      <w:r>
        <w:rPr>
          <w:lang w:val="en-US"/>
        </w:rPr>
        <w:t xml:space="preserve"> </w:t>
      </w:r>
      <w:proofErr w:type="spellStart"/>
      <w:r w:rsidR="00AC416A">
        <w:rPr>
          <w:lang w:val="en-US"/>
        </w:rPr>
        <w:t>folium</w:t>
      </w:r>
      <w:r>
        <w:rPr>
          <w:lang w:val="en-US"/>
        </w:rPr>
        <w:t>yang</w:t>
      </w:r>
      <w:proofErr w:type="spellEnd"/>
      <w:r>
        <w:rPr>
          <w:lang w:val="en-US"/>
        </w:rPr>
        <w:t xml:space="preserve"> tersedia pada </w:t>
      </w:r>
      <w:r>
        <w:rPr>
          <w:i/>
          <w:iCs/>
          <w:lang w:val="en-US"/>
        </w:rPr>
        <w:t xml:space="preserve">library </w:t>
      </w:r>
      <w:r w:rsidRPr="005C6C75">
        <w:rPr>
          <w:lang w:val="en-US"/>
        </w:rPr>
        <w:t>bahasa python</w:t>
      </w:r>
      <w:r>
        <w:rPr>
          <w:lang w:val="en-US"/>
        </w:rPr>
        <w:t xml:space="preserve">, merupakan </w:t>
      </w:r>
      <w:r w:rsidRPr="005C6C75">
        <w:rPr>
          <w:i/>
          <w:iCs/>
          <w:lang w:val="en-US"/>
        </w:rPr>
        <w:t>tools</w:t>
      </w:r>
      <w:r>
        <w:rPr>
          <w:lang w:val="en-US"/>
        </w:rPr>
        <w:t xml:space="preserve"> </w:t>
      </w:r>
      <w:proofErr w:type="spellStart"/>
      <w:r>
        <w:rPr>
          <w:lang w:val="en-US"/>
        </w:rPr>
        <w:t>analitik</w:t>
      </w:r>
      <w:proofErr w:type="spellEnd"/>
      <w:r>
        <w:rPr>
          <w:lang w:val="en-US"/>
        </w:rPr>
        <w:t xml:space="preserve"> dan visualisasi secara </w:t>
      </w:r>
      <w:r>
        <w:rPr>
          <w:i/>
          <w:iCs/>
          <w:lang w:val="en-US"/>
        </w:rPr>
        <w:t>online</w:t>
      </w:r>
      <w:r>
        <w:rPr>
          <w:lang w:val="en-US"/>
        </w:rPr>
        <w:t xml:space="preserve">. Peta interaktif dapat dijalankan melalui </w:t>
      </w:r>
      <w:r>
        <w:rPr>
          <w:i/>
          <w:iCs/>
          <w:lang w:val="en-US"/>
        </w:rPr>
        <w:t>website</w:t>
      </w:r>
      <w:r>
        <w:rPr>
          <w:lang w:val="en-US"/>
        </w:rPr>
        <w:t xml:space="preserve"> atau </w:t>
      </w:r>
      <w:r>
        <w:rPr>
          <w:i/>
          <w:iCs/>
          <w:lang w:val="en-US"/>
        </w:rPr>
        <w:t>web browser</w:t>
      </w:r>
      <w:r>
        <w:rPr>
          <w:lang w:val="en-US"/>
        </w:rPr>
        <w:t xml:space="preserve"> dan dibagikan melalui URL. Berikut contoh gambar peta interaktif dari plot.ly pada Gambar </w:t>
      </w:r>
      <w:r w:rsidR="00787305">
        <w:rPr>
          <w:lang w:val="en-US"/>
        </w:rPr>
        <w:t>3.3.</w:t>
      </w:r>
    </w:p>
    <w:bookmarkEnd w:id="727"/>
    <w:p w14:paraId="0D686536" w14:textId="77777777" w:rsidR="005C6C75" w:rsidRDefault="005C6C75" w:rsidP="005C6C75">
      <w:pPr>
        <w:keepNext/>
        <w:spacing w:line="360" w:lineRule="auto"/>
        <w:ind w:firstLine="426"/>
        <w:jc w:val="both"/>
      </w:pPr>
      <w:r>
        <w:rPr>
          <w:noProof/>
        </w:rPr>
        <w:drawing>
          <wp:inline distT="0" distB="0" distL="0" distR="0" wp14:anchorId="7DC43D20" wp14:editId="40C1D337">
            <wp:extent cx="5041900" cy="2037080"/>
            <wp:effectExtent l="0" t="0" r="6350" b="1270"/>
            <wp:docPr id="32" name="Picture 32" descr="https://www.visualnoise.io/content/images/size/w1200/2021/12/te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ualnoise.io/content/images/size/w1200/2021/12/tem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900" cy="2037080"/>
                    </a:xfrm>
                    <a:prstGeom prst="rect">
                      <a:avLst/>
                    </a:prstGeom>
                    <a:noFill/>
                    <a:ln>
                      <a:noFill/>
                    </a:ln>
                  </pic:spPr>
                </pic:pic>
              </a:graphicData>
            </a:graphic>
          </wp:inline>
        </w:drawing>
      </w:r>
    </w:p>
    <w:p w14:paraId="6C3EB614" w14:textId="7213A396" w:rsidR="005C6C75" w:rsidRPr="00491052" w:rsidRDefault="005C6C75" w:rsidP="005C6C75">
      <w:pPr>
        <w:pStyle w:val="Caption"/>
        <w:jc w:val="center"/>
        <w:rPr>
          <w:i w:val="0"/>
          <w:iCs w:val="0"/>
          <w:color w:val="auto"/>
          <w:sz w:val="24"/>
          <w:szCs w:val="24"/>
          <w:lang w:val="en-US"/>
        </w:rPr>
      </w:pPr>
      <w:bookmarkStart w:id="728" w:name="_Toc140053821"/>
      <w:r w:rsidRPr="00491052">
        <w:rPr>
          <w:i w:val="0"/>
          <w:iCs w:val="0"/>
          <w:color w:val="auto"/>
          <w:sz w:val="24"/>
          <w:szCs w:val="24"/>
        </w:rPr>
        <w:t xml:space="preserve">Gambar </w:t>
      </w:r>
      <w:r w:rsidRPr="00491052">
        <w:rPr>
          <w:i w:val="0"/>
          <w:iCs w:val="0"/>
          <w:color w:val="auto"/>
          <w:sz w:val="24"/>
          <w:szCs w:val="24"/>
          <w:lang w:val="en-US"/>
        </w:rPr>
        <w:t>3</w:t>
      </w:r>
      <w:r w:rsidRPr="00491052">
        <w:rPr>
          <w:i w:val="0"/>
          <w:iCs w:val="0"/>
          <w:color w:val="auto"/>
          <w:sz w:val="24"/>
          <w:szCs w:val="24"/>
        </w:rPr>
        <w:t>.</w:t>
      </w:r>
      <w:r w:rsidR="00B11C6E">
        <w:rPr>
          <w:i w:val="0"/>
          <w:iCs w:val="0"/>
          <w:color w:val="auto"/>
          <w:sz w:val="24"/>
          <w:szCs w:val="24"/>
        </w:rPr>
        <w:fldChar w:fldCharType="begin"/>
      </w:r>
      <w:r w:rsidR="00B11C6E">
        <w:rPr>
          <w:i w:val="0"/>
          <w:iCs w:val="0"/>
          <w:color w:val="auto"/>
          <w:sz w:val="24"/>
          <w:szCs w:val="24"/>
        </w:rPr>
        <w:instrText xml:space="preserve"> STYLEREF 1 \s </w:instrText>
      </w:r>
      <w:r w:rsidR="00B11C6E">
        <w:rPr>
          <w:i w:val="0"/>
          <w:iCs w:val="0"/>
          <w:color w:val="auto"/>
          <w:sz w:val="24"/>
          <w:szCs w:val="24"/>
        </w:rPr>
        <w:fldChar w:fldCharType="separate"/>
      </w:r>
      <w:r w:rsidR="00B11C6E">
        <w:rPr>
          <w:i w:val="0"/>
          <w:iCs w:val="0"/>
          <w:noProof/>
          <w:color w:val="auto"/>
          <w:sz w:val="24"/>
          <w:szCs w:val="24"/>
        </w:rPr>
        <w:t>0</w:t>
      </w:r>
      <w:r w:rsidR="00B11C6E">
        <w:rPr>
          <w:i w:val="0"/>
          <w:iCs w:val="0"/>
          <w:color w:val="auto"/>
          <w:sz w:val="24"/>
          <w:szCs w:val="24"/>
        </w:rPr>
        <w:fldChar w:fldCharType="end"/>
      </w:r>
      <w:r w:rsidR="00B11C6E">
        <w:rPr>
          <w:i w:val="0"/>
          <w:iCs w:val="0"/>
          <w:color w:val="auto"/>
          <w:sz w:val="24"/>
          <w:szCs w:val="24"/>
        </w:rPr>
        <w:t>.</w:t>
      </w:r>
      <w:r w:rsidR="00B11C6E">
        <w:rPr>
          <w:i w:val="0"/>
          <w:iCs w:val="0"/>
          <w:color w:val="auto"/>
          <w:sz w:val="24"/>
          <w:szCs w:val="24"/>
        </w:rPr>
        <w:fldChar w:fldCharType="begin"/>
      </w:r>
      <w:r w:rsidR="00B11C6E">
        <w:rPr>
          <w:i w:val="0"/>
          <w:iCs w:val="0"/>
          <w:color w:val="auto"/>
          <w:sz w:val="24"/>
          <w:szCs w:val="24"/>
        </w:rPr>
        <w:instrText xml:space="preserve"> SEQ Gambar \* ARABIC \s 1 </w:instrText>
      </w:r>
      <w:r w:rsidR="00B11C6E">
        <w:rPr>
          <w:i w:val="0"/>
          <w:iCs w:val="0"/>
          <w:color w:val="auto"/>
          <w:sz w:val="24"/>
          <w:szCs w:val="24"/>
        </w:rPr>
        <w:fldChar w:fldCharType="separate"/>
      </w:r>
      <w:r w:rsidR="00B11C6E">
        <w:rPr>
          <w:i w:val="0"/>
          <w:iCs w:val="0"/>
          <w:noProof/>
          <w:color w:val="auto"/>
          <w:sz w:val="24"/>
          <w:szCs w:val="24"/>
        </w:rPr>
        <w:t>3</w:t>
      </w:r>
      <w:r w:rsidR="00B11C6E">
        <w:rPr>
          <w:i w:val="0"/>
          <w:iCs w:val="0"/>
          <w:color w:val="auto"/>
          <w:sz w:val="24"/>
          <w:szCs w:val="24"/>
        </w:rPr>
        <w:fldChar w:fldCharType="end"/>
      </w:r>
      <w:r w:rsidRPr="00491052">
        <w:rPr>
          <w:i w:val="0"/>
          <w:iCs w:val="0"/>
          <w:color w:val="auto"/>
          <w:sz w:val="24"/>
          <w:szCs w:val="24"/>
          <w:lang w:val="en-US"/>
        </w:rPr>
        <w:t xml:space="preserve"> Peta Interaktif Plot.ly</w:t>
      </w:r>
      <w:bookmarkEnd w:id="728"/>
    </w:p>
    <w:p w14:paraId="039044D0" w14:textId="0B31CCD8" w:rsidR="00D4606E" w:rsidRDefault="00D4606E" w:rsidP="00D4606E">
      <w:pPr>
        <w:pStyle w:val="Heading3"/>
        <w:rPr>
          <w:ins w:id="729" w:author="fahmi abdillah" w:date="2022-07-12T17:26:00Z"/>
          <w:lang w:val="en-US"/>
        </w:rPr>
      </w:pPr>
      <w:bookmarkStart w:id="730" w:name="_Toc139379673"/>
      <w:moveToRangeStart w:id="731" w:author="fahmi abdillah" w:date="2022-07-12T17:26:00Z" w:name="move108539196"/>
      <w:ins w:id="732" w:author="fahmi abdillah" w:date="2022-07-12T17:26:00Z">
        <w:r>
          <w:rPr>
            <w:lang w:val="en-US"/>
          </w:rPr>
          <w:t>Evaluasi Hasil Analisis</w:t>
        </w:r>
        <w:bookmarkEnd w:id="730"/>
      </w:ins>
    </w:p>
    <w:p w14:paraId="7DF0EA02" w14:textId="77777777" w:rsidR="005329A6" w:rsidRDefault="00D4606E" w:rsidP="00D4606E">
      <w:pPr>
        <w:spacing w:line="360" w:lineRule="auto"/>
        <w:ind w:firstLine="426"/>
        <w:jc w:val="both"/>
        <w:rPr>
          <w:rFonts w:eastAsia="Times New Roman" w:cs="Times New Roman"/>
          <w:bCs/>
          <w:szCs w:val="24"/>
          <w:lang w:val="en-US"/>
        </w:rPr>
      </w:pPr>
      <w:bookmarkStart w:id="733" w:name="_Hlk148657269"/>
      <w:ins w:id="734" w:author="fahmi abdillah" w:date="2022-07-12T17:26:00Z">
        <w:r>
          <w:rPr>
            <w:rFonts w:eastAsia="Times New Roman" w:cs="Times New Roman"/>
            <w:bCs/>
            <w:szCs w:val="24"/>
            <w:lang w:val="en-US"/>
          </w:rPr>
          <w:t xml:space="preserve">Pada tahap ini </w:t>
        </w:r>
        <w:proofErr w:type="spellStart"/>
        <w:r>
          <w:rPr>
            <w:rFonts w:eastAsia="Times New Roman" w:cs="Times New Roman"/>
            <w:bCs/>
            <w:szCs w:val="24"/>
            <w:lang w:val="en-US"/>
          </w:rPr>
          <w:t>klaster</w:t>
        </w:r>
        <w:proofErr w:type="spellEnd"/>
        <w:r>
          <w:rPr>
            <w:rFonts w:eastAsia="Times New Roman" w:cs="Times New Roman"/>
            <w:bCs/>
            <w:szCs w:val="24"/>
            <w:lang w:val="en-US"/>
          </w:rPr>
          <w:t xml:space="preserve"> dianalisis dari proses </w:t>
        </w:r>
        <w:proofErr w:type="spellStart"/>
        <w:r>
          <w:rPr>
            <w:rFonts w:eastAsia="Times New Roman" w:cs="Times New Roman"/>
            <w:bCs/>
            <w:szCs w:val="24"/>
            <w:lang w:val="en-US"/>
          </w:rPr>
          <w:t>klasterisasi</w:t>
        </w:r>
        <w:proofErr w:type="spellEnd"/>
        <w:r>
          <w:rPr>
            <w:rFonts w:eastAsia="Times New Roman" w:cs="Times New Roman"/>
            <w:bCs/>
            <w:szCs w:val="24"/>
            <w:lang w:val="en-US"/>
          </w:rPr>
          <w:t xml:space="preserve"> dan lokasi penyebaran penyakit menular langsung dari proses </w:t>
        </w:r>
        <w:proofErr w:type="spellStart"/>
        <w:r>
          <w:rPr>
            <w:rFonts w:eastAsia="Times New Roman" w:cs="Times New Roman"/>
            <w:bCs/>
            <w:szCs w:val="24"/>
            <w:lang w:val="en-US"/>
          </w:rPr>
          <w:t>geovisualisasi</w:t>
        </w:r>
        <w:proofErr w:type="spellEnd"/>
        <w:r>
          <w:rPr>
            <w:rFonts w:eastAsia="Times New Roman" w:cs="Times New Roman"/>
            <w:bCs/>
            <w:szCs w:val="24"/>
            <w:lang w:val="en-US"/>
          </w:rPr>
          <w:t xml:space="preserve">. Analisis hasil </w:t>
        </w:r>
        <w:proofErr w:type="spellStart"/>
        <w:r>
          <w:rPr>
            <w:rFonts w:eastAsia="Times New Roman" w:cs="Times New Roman"/>
            <w:bCs/>
            <w:szCs w:val="24"/>
            <w:lang w:val="en-US"/>
          </w:rPr>
          <w:t>klaster</w:t>
        </w:r>
        <w:proofErr w:type="spellEnd"/>
        <w:r>
          <w:rPr>
            <w:rFonts w:eastAsia="Times New Roman" w:cs="Times New Roman"/>
            <w:bCs/>
            <w:szCs w:val="24"/>
            <w:lang w:val="en-US"/>
          </w:rPr>
          <w:t xml:space="preserve"> dilakukan dengan melihat </w:t>
        </w:r>
        <w:r>
          <w:rPr>
            <w:rFonts w:eastAsia="Times New Roman" w:cs="Times New Roman"/>
            <w:bCs/>
            <w:i/>
            <w:iCs/>
            <w:szCs w:val="24"/>
            <w:lang w:val="en-US"/>
          </w:rPr>
          <w:t>term</w:t>
        </w:r>
        <w:r>
          <w:rPr>
            <w:rFonts w:eastAsia="Times New Roman" w:cs="Times New Roman"/>
            <w:bCs/>
            <w:szCs w:val="24"/>
            <w:lang w:val="en-US"/>
          </w:rPr>
          <w:t xml:space="preserve"> yang sering muncul dan sesuai pada setiap </w:t>
        </w:r>
        <w:proofErr w:type="spellStart"/>
        <w:r>
          <w:rPr>
            <w:rFonts w:eastAsia="Times New Roman" w:cs="Times New Roman"/>
            <w:bCs/>
            <w:szCs w:val="24"/>
            <w:lang w:val="en-US"/>
          </w:rPr>
          <w:t>klaster</w:t>
        </w:r>
        <w:proofErr w:type="spellEnd"/>
        <w:r>
          <w:rPr>
            <w:rFonts w:eastAsia="Times New Roman" w:cs="Times New Roman"/>
            <w:bCs/>
            <w:szCs w:val="24"/>
            <w:lang w:val="en-US"/>
          </w:rPr>
          <w:t xml:space="preserve"> untuk dijadikan dasar dalam penentuan label </w:t>
        </w:r>
        <w:proofErr w:type="spellStart"/>
        <w:r>
          <w:rPr>
            <w:rFonts w:eastAsia="Times New Roman" w:cs="Times New Roman"/>
            <w:bCs/>
            <w:szCs w:val="24"/>
            <w:lang w:val="en-US"/>
          </w:rPr>
          <w:t>klaster</w:t>
        </w:r>
        <w:proofErr w:type="spellEnd"/>
        <w:r>
          <w:rPr>
            <w:rFonts w:eastAsia="Times New Roman" w:cs="Times New Roman"/>
            <w:bCs/>
            <w:szCs w:val="24"/>
            <w:lang w:val="en-US"/>
          </w:rPr>
          <w:t xml:space="preserve">. </w:t>
        </w:r>
        <w:r w:rsidRPr="00A56992">
          <w:rPr>
            <w:rFonts w:eastAsia="Times New Roman" w:cs="Times New Roman"/>
            <w:bCs/>
            <w:szCs w:val="24"/>
            <w:lang w:val="en-US"/>
          </w:rPr>
          <w:t xml:space="preserve">Sedangkan analisis lokasi penyebaran penyakit menular langsung dilakukan dengan cara membandingkan pola </w:t>
        </w:r>
        <w:proofErr w:type="spellStart"/>
        <w:r w:rsidRPr="00A56992">
          <w:rPr>
            <w:rFonts w:eastAsia="Times New Roman" w:cs="Times New Roman"/>
            <w:bCs/>
            <w:szCs w:val="24"/>
            <w:lang w:val="en-US"/>
          </w:rPr>
          <w:t>geolokasi</w:t>
        </w:r>
        <w:proofErr w:type="spellEnd"/>
        <w:r w:rsidRPr="00A56992">
          <w:rPr>
            <w:rFonts w:eastAsia="Times New Roman" w:cs="Times New Roman"/>
            <w:bCs/>
            <w:szCs w:val="24"/>
            <w:lang w:val="en-US"/>
          </w:rPr>
          <w:t xml:space="preserve"> dengan data mengenai daerah penyebaran penyakit menular yang diperoleh dari Kementerian Kesehatan Republik Indonesia</w:t>
        </w:r>
        <w:r>
          <w:rPr>
            <w:rFonts w:eastAsia="Times New Roman" w:cs="Times New Roman"/>
            <w:bCs/>
            <w:szCs w:val="24"/>
            <w:lang w:val="en-US"/>
          </w:rPr>
          <w:t xml:space="preserve"> (2021) melalui </w:t>
        </w:r>
        <w:r>
          <w:rPr>
            <w:rFonts w:eastAsia="Times New Roman" w:cs="Times New Roman"/>
            <w:bCs/>
            <w:szCs w:val="24"/>
            <w:lang w:val="en-US"/>
          </w:rPr>
          <w:lastRenderedPageBreak/>
          <w:t xml:space="preserve">pendekatan statistik deskriptif, yaitu koefisien deskriptif yang dapat mewakili suatu </w:t>
        </w:r>
        <w:r w:rsidR="00400B75" w:rsidRPr="004802BC">
          <w:rPr>
            <w:rFonts w:eastAsia="Times New Roman" w:cs="Times New Roman"/>
            <w:bCs/>
            <w:i/>
            <w:iCs/>
            <w:szCs w:val="24"/>
            <w:lang w:val="en-US"/>
          </w:rPr>
          <w:t>datase</w:t>
        </w:r>
        <w:r w:rsidR="00400B75">
          <w:rPr>
            <w:rFonts w:eastAsia="Times New Roman" w:cs="Times New Roman"/>
            <w:bCs/>
            <w:i/>
            <w:iCs/>
            <w:szCs w:val="24"/>
            <w:lang w:val="en-US"/>
          </w:rPr>
          <w:t xml:space="preserve">t. </w:t>
        </w:r>
        <w:r w:rsidR="00400B75">
          <w:rPr>
            <w:rFonts w:eastAsia="Times New Roman" w:cs="Times New Roman"/>
            <w:bCs/>
            <w:szCs w:val="24"/>
            <w:lang w:val="en-US"/>
          </w:rPr>
          <w:t xml:space="preserve">Hasil analisis diharapkan dapat menjadi dasar keputusan alternatif dalam penanganan penyebaran penyakit menular langsung (studi kasus </w:t>
        </w:r>
      </w:ins>
      <w:ins w:id="735" w:author="fahmi abdillah" w:date="2022-07-13T14:46:00Z">
        <w:r w:rsidR="00400B75">
          <w:rPr>
            <w:rFonts w:eastAsia="Times New Roman" w:cs="Times New Roman"/>
            <w:bCs/>
            <w:szCs w:val="24"/>
            <w:lang w:val="en-US"/>
          </w:rPr>
          <w:t>C</w:t>
        </w:r>
      </w:ins>
      <w:ins w:id="736" w:author="fahmi abdillah" w:date="2022-07-12T17:26:00Z">
        <w:del w:id="737" w:author="fahmi abdillah" w:date="2022-07-13T14:46:00Z">
          <w:r w:rsidR="00400B75" w:rsidDel="00F23E93">
            <w:rPr>
              <w:rFonts w:eastAsia="Times New Roman" w:cs="Times New Roman"/>
              <w:bCs/>
              <w:szCs w:val="24"/>
              <w:lang w:val="en-US"/>
            </w:rPr>
            <w:delText>c</w:delText>
          </w:r>
        </w:del>
        <w:r w:rsidR="00400B75">
          <w:rPr>
            <w:rFonts w:eastAsia="Times New Roman" w:cs="Times New Roman"/>
            <w:bCs/>
            <w:szCs w:val="24"/>
            <w:lang w:val="en-US"/>
          </w:rPr>
          <w:t>ovid19).</w:t>
        </w:r>
      </w:ins>
    </w:p>
    <w:bookmarkEnd w:id="733"/>
    <w:p w14:paraId="3F58F9A3" w14:textId="77777777" w:rsidR="005329A6" w:rsidRDefault="005329A6">
      <w:pPr>
        <w:rPr>
          <w:rFonts w:eastAsia="Times New Roman" w:cs="Times New Roman"/>
          <w:bCs/>
          <w:szCs w:val="24"/>
          <w:lang w:val="en-US"/>
        </w:rPr>
      </w:pPr>
      <w:r>
        <w:rPr>
          <w:rFonts w:eastAsia="Times New Roman" w:cs="Times New Roman"/>
          <w:bCs/>
          <w:szCs w:val="24"/>
          <w:lang w:val="en-US"/>
        </w:rPr>
        <w:br w:type="page"/>
      </w:r>
    </w:p>
    <w:p w14:paraId="6AF4FDA8" w14:textId="77777777" w:rsidR="005329A6" w:rsidRDefault="005329A6" w:rsidP="005329A6">
      <w:pPr>
        <w:pStyle w:val="Heading1"/>
        <w:rPr>
          <w:lang w:val="en-US"/>
        </w:rPr>
      </w:pPr>
      <w:bookmarkStart w:id="738" w:name="_Toc139379674"/>
      <w:bookmarkEnd w:id="738"/>
    </w:p>
    <w:p w14:paraId="57CBDCAA" w14:textId="77777777" w:rsidR="00400B75" w:rsidRDefault="005329A6" w:rsidP="005329A6">
      <w:pPr>
        <w:pStyle w:val="Heading1"/>
        <w:numPr>
          <w:ilvl w:val="0"/>
          <w:numId w:val="0"/>
        </w:numPr>
        <w:ind w:left="288"/>
      </w:pPr>
      <w:bookmarkStart w:id="739" w:name="_Toc139379675"/>
      <w:r>
        <w:rPr>
          <w:lang w:val="en-US"/>
        </w:rPr>
        <w:t>HASIL DAN PEMBAHASAN</w:t>
      </w:r>
      <w:bookmarkEnd w:id="739"/>
      <w:ins w:id="740" w:author="fahmi abdillah" w:date="2022-07-12T17:26:00Z">
        <w:del w:id="741" w:author="fahmi abdillah" w:date="2022-07-13T14:46:00Z">
          <w:r w:rsidR="00400B75" w:rsidRPr="0077059C" w:rsidDel="004D4A53">
            <w:br w:type="page"/>
          </w:r>
        </w:del>
      </w:ins>
    </w:p>
    <w:p w14:paraId="0976874E" w14:textId="40FB0772" w:rsidR="005329A6" w:rsidRPr="005329A6" w:rsidRDefault="005329A6" w:rsidP="005329A6">
      <w:pPr>
        <w:pStyle w:val="Heading2"/>
        <w:rPr>
          <w:lang w:val="en-US"/>
        </w:rPr>
      </w:pPr>
      <w:bookmarkStart w:id="742" w:name="_Toc139379676"/>
      <w:r w:rsidRPr="005329A6">
        <w:rPr>
          <w:lang w:val="en-US"/>
        </w:rPr>
        <w:t>Akuisisi Tweet</w:t>
      </w:r>
      <w:bookmarkEnd w:id="742"/>
    </w:p>
    <w:p w14:paraId="78C80060" w14:textId="0E61C458" w:rsidR="005329A6" w:rsidRDefault="005329A6" w:rsidP="005329A6">
      <w:pPr>
        <w:spacing w:line="360" w:lineRule="auto"/>
        <w:ind w:firstLine="480"/>
        <w:jc w:val="both"/>
        <w:rPr>
          <w:szCs w:val="28"/>
          <w:lang w:val="en-US"/>
        </w:rPr>
      </w:pPr>
      <w:bookmarkStart w:id="743" w:name="_Hlk148657400"/>
      <w:r w:rsidRPr="00675DCE">
        <w:rPr>
          <w:lang w:val="en-US"/>
        </w:rPr>
        <w:t>P</w:t>
      </w:r>
      <w:r w:rsidRPr="00675DCE">
        <w:rPr>
          <w:szCs w:val="28"/>
          <w:lang w:val="en-US"/>
        </w:rPr>
        <w:t>engumpula</w:t>
      </w:r>
      <w:r>
        <w:rPr>
          <w:szCs w:val="28"/>
          <w:lang w:val="en-US"/>
        </w:rPr>
        <w:t xml:space="preserve">n data </w:t>
      </w:r>
      <w:r w:rsidRPr="00675DCE">
        <w:rPr>
          <w:i/>
          <w:iCs/>
          <w:szCs w:val="28"/>
          <w:lang w:val="en-US"/>
        </w:rPr>
        <w:t>tweet</w:t>
      </w:r>
      <w:r>
        <w:rPr>
          <w:i/>
          <w:iCs/>
          <w:szCs w:val="28"/>
          <w:lang w:val="en-US"/>
        </w:rPr>
        <w:t xml:space="preserve"> </w:t>
      </w:r>
      <w:r>
        <w:rPr>
          <w:szCs w:val="28"/>
          <w:lang w:val="en-US"/>
        </w:rPr>
        <w:t xml:space="preserve">ini memiliki judul akuisisi </w:t>
      </w:r>
      <w:r>
        <w:rPr>
          <w:i/>
          <w:iCs/>
          <w:szCs w:val="28"/>
          <w:lang w:val="en-US"/>
        </w:rPr>
        <w:t>tweet</w:t>
      </w:r>
      <w:r>
        <w:rPr>
          <w:szCs w:val="28"/>
          <w:lang w:val="en-US"/>
        </w:rPr>
        <w:t xml:space="preserve">. Hasil dari akuisisi </w:t>
      </w:r>
      <w:r>
        <w:rPr>
          <w:i/>
          <w:iCs/>
          <w:szCs w:val="28"/>
          <w:lang w:val="en-US"/>
        </w:rPr>
        <w:t>tweet</w:t>
      </w:r>
      <w:r>
        <w:rPr>
          <w:szCs w:val="28"/>
          <w:lang w:val="en-US"/>
        </w:rPr>
        <w:t xml:space="preserve"> diperoleh dari proses </w:t>
      </w:r>
      <w:r>
        <w:rPr>
          <w:i/>
          <w:iCs/>
          <w:szCs w:val="28"/>
          <w:lang w:val="en-US"/>
        </w:rPr>
        <w:t>web crawling</w:t>
      </w:r>
      <w:r>
        <w:rPr>
          <w:szCs w:val="28"/>
          <w:lang w:val="en-US"/>
        </w:rPr>
        <w:t xml:space="preserve"> dan </w:t>
      </w:r>
      <w:r>
        <w:rPr>
          <w:i/>
          <w:iCs/>
          <w:szCs w:val="28"/>
          <w:lang w:val="en-US"/>
        </w:rPr>
        <w:t>web scraping</w:t>
      </w:r>
      <w:r>
        <w:rPr>
          <w:szCs w:val="28"/>
          <w:lang w:val="en-US"/>
        </w:rPr>
        <w:t xml:space="preserve"> dengan bahasa pemrograman Python dan Twitter API. Program Python menggunakan </w:t>
      </w:r>
      <w:proofErr w:type="spellStart"/>
      <w:r w:rsidRPr="00B376B5">
        <w:rPr>
          <w:szCs w:val="28"/>
          <w:lang w:val="en-US"/>
        </w:rPr>
        <w:t>snscrape</w:t>
      </w:r>
      <w:proofErr w:type="spellEnd"/>
      <w:r>
        <w:rPr>
          <w:i/>
          <w:iCs/>
          <w:szCs w:val="28"/>
          <w:lang w:val="en-US"/>
        </w:rPr>
        <w:t xml:space="preserve"> </w:t>
      </w:r>
      <w:r>
        <w:rPr>
          <w:szCs w:val="28"/>
          <w:lang w:val="en-US"/>
        </w:rPr>
        <w:t xml:space="preserve">yang terdapat pada library Python di </w:t>
      </w:r>
      <w:proofErr w:type="spellStart"/>
      <w:r>
        <w:rPr>
          <w:szCs w:val="28"/>
          <w:lang w:val="en-US"/>
        </w:rPr>
        <w:t>Github</w:t>
      </w:r>
      <w:proofErr w:type="spellEnd"/>
      <w:r w:rsidR="007177D5">
        <w:rPr>
          <w:szCs w:val="28"/>
          <w:lang w:val="en-US"/>
        </w:rPr>
        <w:t xml:space="preserve"> (</w:t>
      </w:r>
      <w:r w:rsidR="007177D5">
        <w:rPr>
          <w:szCs w:val="28"/>
          <w:lang w:val="en-US"/>
        </w:rPr>
        <w:fldChar w:fldCharType="begin"/>
      </w:r>
      <w:r w:rsidR="007177D5">
        <w:rPr>
          <w:szCs w:val="28"/>
          <w:lang w:val="en-US"/>
        </w:rPr>
        <w:instrText xml:space="preserve"> HYPERLINK "</w:instrText>
      </w:r>
      <w:r w:rsidR="007177D5" w:rsidRPr="007177D5">
        <w:rPr>
          <w:szCs w:val="28"/>
          <w:lang w:val="en-US"/>
        </w:rPr>
        <w:instrText>https://github.com/JustAnotherArchivist/snscrape</w:instrText>
      </w:r>
      <w:r w:rsidR="007177D5">
        <w:rPr>
          <w:szCs w:val="28"/>
          <w:lang w:val="en-US"/>
        </w:rPr>
        <w:instrText xml:space="preserve">" </w:instrText>
      </w:r>
      <w:r w:rsidR="007177D5">
        <w:rPr>
          <w:szCs w:val="28"/>
          <w:lang w:val="en-US"/>
        </w:rPr>
        <w:fldChar w:fldCharType="separate"/>
      </w:r>
      <w:r w:rsidR="007177D5" w:rsidRPr="00F62E9D">
        <w:rPr>
          <w:rStyle w:val="Hyperlink"/>
          <w:szCs w:val="28"/>
          <w:lang w:val="en-US"/>
        </w:rPr>
        <w:t>https://github.com/JustAnotherArchivist/snscrape</w:t>
      </w:r>
      <w:r w:rsidR="007177D5">
        <w:rPr>
          <w:szCs w:val="28"/>
          <w:lang w:val="en-US"/>
        </w:rPr>
        <w:fldChar w:fldCharType="end"/>
      </w:r>
      <w:r w:rsidR="007177D5">
        <w:rPr>
          <w:szCs w:val="28"/>
          <w:lang w:val="en-US"/>
        </w:rPr>
        <w:t>)</w:t>
      </w:r>
      <w:r>
        <w:rPr>
          <w:szCs w:val="28"/>
          <w:lang w:val="en-US"/>
        </w:rPr>
        <w:t xml:space="preserve"> untuk mendapatkan data </w:t>
      </w:r>
      <w:r>
        <w:rPr>
          <w:i/>
          <w:iCs/>
          <w:szCs w:val="28"/>
          <w:lang w:val="en-US"/>
        </w:rPr>
        <w:t>tweet</w:t>
      </w:r>
      <w:r>
        <w:rPr>
          <w:szCs w:val="28"/>
          <w:lang w:val="en-US"/>
        </w:rPr>
        <w:t xml:space="preserve">. Data </w:t>
      </w:r>
      <w:r>
        <w:rPr>
          <w:i/>
          <w:iCs/>
          <w:szCs w:val="28"/>
          <w:lang w:val="en-US"/>
        </w:rPr>
        <w:t>tweet</w:t>
      </w:r>
      <w:r>
        <w:rPr>
          <w:szCs w:val="28"/>
          <w:lang w:val="en-US"/>
        </w:rPr>
        <w:t xml:space="preserve"> yang diambil adalah kumpulan kata kunci yang disebutkan pada Tabel 3.1 sejak April – September 2021 dan Januari – </w:t>
      </w:r>
      <w:r w:rsidR="007177D5">
        <w:rPr>
          <w:szCs w:val="28"/>
          <w:lang w:val="en-US"/>
        </w:rPr>
        <w:t xml:space="preserve">Juni </w:t>
      </w:r>
      <w:r>
        <w:rPr>
          <w:szCs w:val="28"/>
          <w:lang w:val="en-US"/>
        </w:rPr>
        <w:t xml:space="preserve">2022. </w:t>
      </w:r>
      <w:r w:rsidRPr="00B376B5">
        <w:rPr>
          <w:i/>
          <w:iCs/>
          <w:szCs w:val="28"/>
          <w:lang w:val="en-US"/>
        </w:rPr>
        <w:t>Source code</w:t>
      </w:r>
      <w:r>
        <w:rPr>
          <w:i/>
          <w:iCs/>
          <w:szCs w:val="28"/>
          <w:lang w:val="en-US"/>
        </w:rPr>
        <w:t xml:space="preserve"> </w:t>
      </w:r>
      <w:r>
        <w:rPr>
          <w:szCs w:val="28"/>
          <w:lang w:val="en-US"/>
        </w:rPr>
        <w:t>untuk scraping data terdapat pada Lampira</w:t>
      </w:r>
      <w:r w:rsidR="007177D5">
        <w:rPr>
          <w:szCs w:val="28"/>
          <w:lang w:val="en-US"/>
        </w:rPr>
        <w:t>n</w:t>
      </w:r>
      <w:r>
        <w:rPr>
          <w:szCs w:val="28"/>
          <w:lang w:val="en-US"/>
        </w:rPr>
        <w:t xml:space="preserve">. Langkah-langkah untuk melakukan akuisisi </w:t>
      </w:r>
      <w:r>
        <w:rPr>
          <w:i/>
          <w:iCs/>
          <w:szCs w:val="28"/>
          <w:lang w:val="en-US"/>
        </w:rPr>
        <w:t xml:space="preserve">tweet </w:t>
      </w:r>
      <w:r>
        <w:rPr>
          <w:szCs w:val="28"/>
          <w:lang w:val="en-US"/>
        </w:rPr>
        <w:t xml:space="preserve">atau </w:t>
      </w:r>
      <w:r w:rsidRPr="00B376B5">
        <w:rPr>
          <w:i/>
          <w:iCs/>
          <w:szCs w:val="28"/>
          <w:lang w:val="en-US"/>
        </w:rPr>
        <w:t>scraping</w:t>
      </w:r>
      <w:r>
        <w:rPr>
          <w:szCs w:val="28"/>
          <w:lang w:val="en-US"/>
        </w:rPr>
        <w:t xml:space="preserve"> data adalah sebagai berikut: </w:t>
      </w:r>
    </w:p>
    <w:p w14:paraId="33ACD9C4" w14:textId="2F94A793" w:rsidR="00B10455" w:rsidRDefault="007177D5" w:rsidP="00B10455">
      <w:pPr>
        <w:pStyle w:val="ListParagraph"/>
        <w:numPr>
          <w:ilvl w:val="0"/>
          <w:numId w:val="32"/>
        </w:numPr>
        <w:spacing w:line="360" w:lineRule="auto"/>
        <w:jc w:val="both"/>
        <w:rPr>
          <w:szCs w:val="28"/>
          <w:lang w:val="en-US"/>
        </w:rPr>
      </w:pPr>
      <w:r>
        <w:rPr>
          <w:szCs w:val="28"/>
          <w:lang w:val="en-US"/>
        </w:rPr>
        <w:t xml:space="preserve">Melakukan instalasi </w:t>
      </w:r>
      <w:r>
        <w:rPr>
          <w:i/>
          <w:iCs/>
          <w:szCs w:val="28"/>
          <w:lang w:val="en-US"/>
        </w:rPr>
        <w:t xml:space="preserve">library pandas dan </w:t>
      </w:r>
      <w:proofErr w:type="spellStart"/>
      <w:r>
        <w:rPr>
          <w:szCs w:val="28"/>
          <w:lang w:val="en-US"/>
        </w:rPr>
        <w:t>snscrape</w:t>
      </w:r>
      <w:proofErr w:type="spellEnd"/>
      <w:r>
        <w:rPr>
          <w:szCs w:val="28"/>
          <w:lang w:val="en-US"/>
        </w:rPr>
        <w:t xml:space="preserve"> pada </w:t>
      </w:r>
      <w:r>
        <w:rPr>
          <w:i/>
          <w:iCs/>
          <w:szCs w:val="28"/>
          <w:lang w:val="en-US"/>
        </w:rPr>
        <w:t xml:space="preserve">environment </w:t>
      </w:r>
      <w:r>
        <w:rPr>
          <w:szCs w:val="28"/>
          <w:lang w:val="en-US"/>
        </w:rPr>
        <w:t xml:space="preserve">python dengan editor </w:t>
      </w:r>
      <w:proofErr w:type="spellStart"/>
      <w:r>
        <w:rPr>
          <w:szCs w:val="28"/>
          <w:lang w:val="en-US"/>
        </w:rPr>
        <w:t>Jupyter</w:t>
      </w:r>
      <w:proofErr w:type="spellEnd"/>
      <w:r>
        <w:rPr>
          <w:szCs w:val="28"/>
          <w:lang w:val="en-US"/>
        </w:rPr>
        <w:t xml:space="preserve"> Notebook. </w:t>
      </w:r>
    </w:p>
    <w:p w14:paraId="74ED795B" w14:textId="0FD2608C" w:rsidR="007177D5" w:rsidRDefault="007177D5" w:rsidP="00B10455">
      <w:pPr>
        <w:pStyle w:val="ListParagraph"/>
        <w:numPr>
          <w:ilvl w:val="0"/>
          <w:numId w:val="32"/>
        </w:numPr>
        <w:spacing w:line="360" w:lineRule="auto"/>
        <w:jc w:val="both"/>
        <w:rPr>
          <w:szCs w:val="28"/>
          <w:lang w:val="en-US"/>
        </w:rPr>
      </w:pPr>
      <w:proofErr w:type="spellStart"/>
      <w:r>
        <w:rPr>
          <w:szCs w:val="28"/>
          <w:lang w:val="en-US"/>
        </w:rPr>
        <w:t>Menginisiasi</w:t>
      </w:r>
      <w:proofErr w:type="spellEnd"/>
      <w:r>
        <w:rPr>
          <w:szCs w:val="28"/>
          <w:lang w:val="en-US"/>
        </w:rPr>
        <w:t xml:space="preserve"> </w:t>
      </w:r>
      <w:proofErr w:type="spellStart"/>
      <w:r>
        <w:rPr>
          <w:i/>
          <w:iCs/>
          <w:szCs w:val="28"/>
          <w:lang w:val="en-US"/>
        </w:rPr>
        <w:t>dataframe</w:t>
      </w:r>
      <w:proofErr w:type="spellEnd"/>
      <w:r>
        <w:rPr>
          <w:i/>
          <w:iCs/>
          <w:szCs w:val="28"/>
          <w:lang w:val="en-US"/>
        </w:rPr>
        <w:t xml:space="preserve"> </w:t>
      </w:r>
      <w:r>
        <w:rPr>
          <w:szCs w:val="28"/>
          <w:lang w:val="en-US"/>
        </w:rPr>
        <w:t xml:space="preserve">dengan kolom sesuai </w:t>
      </w:r>
      <w:r w:rsidR="00F06885">
        <w:rPr>
          <w:szCs w:val="28"/>
          <w:lang w:val="en-US"/>
        </w:rPr>
        <w:t xml:space="preserve">objek </w:t>
      </w:r>
      <w:r>
        <w:rPr>
          <w:szCs w:val="28"/>
          <w:lang w:val="en-US"/>
        </w:rPr>
        <w:t>yang dicari.</w:t>
      </w:r>
      <w:r w:rsidR="00F06885">
        <w:rPr>
          <w:szCs w:val="28"/>
          <w:lang w:val="en-US"/>
        </w:rPr>
        <w:t xml:space="preserve"> Objek tersebut yaitu </w:t>
      </w:r>
      <w:r w:rsidR="00F06885">
        <w:rPr>
          <w:i/>
          <w:iCs/>
          <w:szCs w:val="28"/>
          <w:lang w:val="en-US"/>
        </w:rPr>
        <w:t>id</w:t>
      </w:r>
      <w:r w:rsidR="00F06885">
        <w:rPr>
          <w:szCs w:val="28"/>
          <w:lang w:val="en-US"/>
        </w:rPr>
        <w:t xml:space="preserve"> yang memiliki nilai ID tweet, </w:t>
      </w:r>
      <w:r w:rsidR="00F06885">
        <w:rPr>
          <w:i/>
          <w:iCs/>
          <w:szCs w:val="28"/>
          <w:lang w:val="en-US"/>
        </w:rPr>
        <w:t>date</w:t>
      </w:r>
      <w:r w:rsidR="00F06885">
        <w:rPr>
          <w:szCs w:val="28"/>
          <w:lang w:val="en-US"/>
        </w:rPr>
        <w:t xml:space="preserve"> memiliki nilai tanggal dari tweet, </w:t>
      </w:r>
      <w:r w:rsidR="00F06885">
        <w:rPr>
          <w:i/>
          <w:iCs/>
          <w:szCs w:val="28"/>
          <w:lang w:val="en-US"/>
        </w:rPr>
        <w:t>username</w:t>
      </w:r>
      <w:r w:rsidR="00F06885">
        <w:rPr>
          <w:szCs w:val="28"/>
          <w:lang w:val="en-US"/>
        </w:rPr>
        <w:t xml:space="preserve"> memiliki nilai nama akun pengguna twitter, </w:t>
      </w:r>
      <w:proofErr w:type="spellStart"/>
      <w:r w:rsidR="00F06885" w:rsidRPr="00F06885">
        <w:rPr>
          <w:i/>
          <w:iCs/>
          <w:szCs w:val="28"/>
          <w:lang w:val="en-US"/>
        </w:rPr>
        <w:t>renderedContent</w:t>
      </w:r>
      <w:proofErr w:type="spellEnd"/>
      <w:r w:rsidR="00F06885">
        <w:rPr>
          <w:i/>
          <w:iCs/>
          <w:szCs w:val="28"/>
          <w:lang w:val="en-US"/>
        </w:rPr>
        <w:t xml:space="preserve"> </w:t>
      </w:r>
      <w:r w:rsidR="00F06885">
        <w:rPr>
          <w:szCs w:val="28"/>
          <w:lang w:val="en-US"/>
        </w:rPr>
        <w:t xml:space="preserve">memiliki nilai konten suatu tweet, </w:t>
      </w:r>
      <w:r w:rsidR="00F06885">
        <w:rPr>
          <w:i/>
          <w:iCs/>
          <w:szCs w:val="28"/>
          <w:lang w:val="en-US"/>
        </w:rPr>
        <w:t>coordinates</w:t>
      </w:r>
      <w:r w:rsidR="00F06885">
        <w:rPr>
          <w:lang w:val="en-US"/>
        </w:rPr>
        <w:t xml:space="preserve"> memiliki nilai koordinat (latitude dan longitude) suatu tweet, dan </w:t>
      </w:r>
      <w:r w:rsidR="00F06885">
        <w:rPr>
          <w:i/>
          <w:iCs/>
          <w:lang w:val="en-US"/>
        </w:rPr>
        <w:t>place</w:t>
      </w:r>
      <w:r w:rsidR="00F06885">
        <w:rPr>
          <w:lang w:val="en-US"/>
        </w:rPr>
        <w:t xml:space="preserve"> memiliki nilai daerah suatu tweet.</w:t>
      </w:r>
    </w:p>
    <w:p w14:paraId="7249CE40" w14:textId="52635019" w:rsidR="00B10455" w:rsidRDefault="00B10455" w:rsidP="00B10455">
      <w:pPr>
        <w:pStyle w:val="ListParagraph"/>
        <w:numPr>
          <w:ilvl w:val="0"/>
          <w:numId w:val="32"/>
        </w:numPr>
        <w:spacing w:line="360" w:lineRule="auto"/>
        <w:jc w:val="both"/>
        <w:rPr>
          <w:szCs w:val="28"/>
          <w:lang w:val="en-US"/>
        </w:rPr>
      </w:pPr>
      <w:r>
        <w:rPr>
          <w:szCs w:val="28"/>
          <w:lang w:val="en-US"/>
        </w:rPr>
        <w:t xml:space="preserve">Melakukan </w:t>
      </w:r>
      <w:r>
        <w:rPr>
          <w:i/>
          <w:iCs/>
          <w:szCs w:val="28"/>
          <w:lang w:val="en-US"/>
        </w:rPr>
        <w:t>scraping</w:t>
      </w:r>
      <w:r>
        <w:rPr>
          <w:szCs w:val="28"/>
          <w:lang w:val="en-US"/>
        </w:rPr>
        <w:t xml:space="preserve"> </w:t>
      </w:r>
      <w:r w:rsidR="00C0020C">
        <w:rPr>
          <w:szCs w:val="28"/>
          <w:lang w:val="en-US"/>
        </w:rPr>
        <w:t xml:space="preserve">berdasarkan </w:t>
      </w:r>
      <w:r w:rsidR="00C0020C">
        <w:rPr>
          <w:i/>
          <w:iCs/>
          <w:szCs w:val="28"/>
          <w:lang w:val="en-US"/>
        </w:rPr>
        <w:t>query</w:t>
      </w:r>
      <w:r w:rsidR="00C0020C">
        <w:rPr>
          <w:szCs w:val="28"/>
          <w:lang w:val="en-US"/>
        </w:rPr>
        <w:t xml:space="preserve"> pencarian menggunakan </w:t>
      </w:r>
      <w:r w:rsidR="00C0020C">
        <w:rPr>
          <w:i/>
          <w:iCs/>
          <w:szCs w:val="28"/>
          <w:lang w:val="en-US"/>
        </w:rPr>
        <w:t>library</w:t>
      </w:r>
      <w:r w:rsidR="00C0020C">
        <w:rPr>
          <w:szCs w:val="28"/>
          <w:lang w:val="en-US"/>
        </w:rPr>
        <w:t xml:space="preserve"> </w:t>
      </w:r>
      <w:proofErr w:type="spellStart"/>
      <w:r w:rsidR="00C0020C">
        <w:rPr>
          <w:szCs w:val="28"/>
          <w:lang w:val="en-US"/>
        </w:rPr>
        <w:t>snscrape</w:t>
      </w:r>
      <w:proofErr w:type="spellEnd"/>
      <w:r w:rsidR="00C0020C">
        <w:rPr>
          <w:szCs w:val="28"/>
          <w:lang w:val="en-US"/>
        </w:rPr>
        <w:t xml:space="preserve"> dengan mengirimkan parameter kata kunci yang tertera pada tabel </w:t>
      </w:r>
      <w:r w:rsidR="005B571F">
        <w:rPr>
          <w:szCs w:val="28"/>
          <w:lang w:val="en-US"/>
        </w:rPr>
        <w:t>4</w:t>
      </w:r>
      <w:r w:rsidR="00F06885">
        <w:rPr>
          <w:szCs w:val="28"/>
          <w:lang w:val="en-US"/>
        </w:rPr>
        <w:t>.1.</w:t>
      </w:r>
      <w:r w:rsidR="005B571F">
        <w:rPr>
          <w:szCs w:val="28"/>
          <w:lang w:val="en-US"/>
        </w:rPr>
        <w:t xml:space="preserve"> </w:t>
      </w:r>
    </w:p>
    <w:bookmarkEnd w:id="743"/>
    <w:p w14:paraId="4704AA1F" w14:textId="6FE08B6E" w:rsidR="005B571F" w:rsidRDefault="005B571F" w:rsidP="005B571F">
      <w:pPr>
        <w:pStyle w:val="ListParagraph"/>
        <w:spacing w:line="360" w:lineRule="auto"/>
        <w:rPr>
          <w:szCs w:val="28"/>
          <w:lang w:val="en-US"/>
        </w:rPr>
      </w:pPr>
    </w:p>
    <w:p w14:paraId="1451FA6B" w14:textId="28008D4D" w:rsidR="00C05126" w:rsidRDefault="00C05126" w:rsidP="005B571F">
      <w:pPr>
        <w:pStyle w:val="ListParagraph"/>
        <w:spacing w:line="360" w:lineRule="auto"/>
        <w:rPr>
          <w:szCs w:val="28"/>
          <w:lang w:val="en-US"/>
        </w:rPr>
      </w:pPr>
    </w:p>
    <w:p w14:paraId="38397FD1" w14:textId="10E93B49" w:rsidR="00C05126" w:rsidRDefault="00C05126" w:rsidP="005B571F">
      <w:pPr>
        <w:pStyle w:val="ListParagraph"/>
        <w:spacing w:line="360" w:lineRule="auto"/>
        <w:rPr>
          <w:szCs w:val="28"/>
          <w:lang w:val="en-US"/>
        </w:rPr>
      </w:pPr>
    </w:p>
    <w:p w14:paraId="5E942880" w14:textId="74E28D30" w:rsidR="00C05126" w:rsidRDefault="00C05126" w:rsidP="005B571F">
      <w:pPr>
        <w:pStyle w:val="ListParagraph"/>
        <w:spacing w:line="360" w:lineRule="auto"/>
        <w:rPr>
          <w:szCs w:val="28"/>
          <w:lang w:val="en-US"/>
        </w:rPr>
      </w:pPr>
    </w:p>
    <w:p w14:paraId="324F70B6" w14:textId="2CA3BCC7" w:rsidR="00C05126" w:rsidRDefault="00C05126" w:rsidP="005B571F">
      <w:pPr>
        <w:pStyle w:val="ListParagraph"/>
        <w:spacing w:line="360" w:lineRule="auto"/>
        <w:rPr>
          <w:szCs w:val="28"/>
          <w:lang w:val="en-US"/>
        </w:rPr>
      </w:pPr>
    </w:p>
    <w:p w14:paraId="208DDCC9" w14:textId="77777777" w:rsidR="00C05126" w:rsidRDefault="00C05126" w:rsidP="005B571F">
      <w:pPr>
        <w:pStyle w:val="ListParagraph"/>
        <w:spacing w:line="360" w:lineRule="auto"/>
        <w:rPr>
          <w:szCs w:val="28"/>
          <w:lang w:val="en-US"/>
        </w:rPr>
      </w:pPr>
    </w:p>
    <w:p w14:paraId="3723183E" w14:textId="45DBE756" w:rsidR="005B571F" w:rsidRPr="00BA4DC1" w:rsidRDefault="005B571F" w:rsidP="00C05126">
      <w:pPr>
        <w:jc w:val="center"/>
        <w:rPr>
          <w:i/>
          <w:iCs/>
          <w:lang w:val="en-US"/>
        </w:rPr>
      </w:pPr>
      <w:bookmarkStart w:id="744" w:name="_Toc134021165"/>
      <w:r w:rsidRPr="00C05126">
        <w:lastRenderedPageBreak/>
        <w:t xml:space="preserve">Tabel </w:t>
      </w:r>
      <w:r w:rsidR="00627E2D">
        <w:rPr>
          <w:lang w:val="en-US"/>
        </w:rPr>
        <w:t>4</w:t>
      </w:r>
      <w:r w:rsidR="000023E0">
        <w:t>.</w:t>
      </w:r>
      <w:r w:rsidR="00BB16CC">
        <w:fldChar w:fldCharType="begin"/>
      </w:r>
      <w:r w:rsidR="00BB16CC">
        <w:instrText xml:space="preserve"> STYLEREF 1 \s </w:instrText>
      </w:r>
      <w:r w:rsidR="00BB16CC">
        <w:fldChar w:fldCharType="separate"/>
      </w:r>
      <w:r w:rsidR="00AA3164">
        <w:rPr>
          <w:noProof/>
        </w:rPr>
        <w:t>0</w:t>
      </w:r>
      <w:r w:rsidR="00BB16CC">
        <w:rPr>
          <w:noProof/>
        </w:rPr>
        <w:fldChar w:fldCharType="end"/>
      </w:r>
      <w:r w:rsidR="00AA3164">
        <w:t>.</w:t>
      </w:r>
      <w:r w:rsidR="00BB16CC">
        <w:fldChar w:fldCharType="begin"/>
      </w:r>
      <w:r w:rsidR="00BB16CC">
        <w:instrText xml:space="preserve"> SEQ Tabel \* ARABIC \s 1 </w:instrText>
      </w:r>
      <w:r w:rsidR="00BB16CC">
        <w:fldChar w:fldCharType="separate"/>
      </w:r>
      <w:r w:rsidR="00AA3164">
        <w:rPr>
          <w:noProof/>
        </w:rPr>
        <w:t>1</w:t>
      </w:r>
      <w:r w:rsidR="00BB16CC">
        <w:rPr>
          <w:noProof/>
        </w:rPr>
        <w:fldChar w:fldCharType="end"/>
      </w:r>
      <w:r w:rsidR="00C05126">
        <w:rPr>
          <w:lang w:val="en-US"/>
        </w:rPr>
        <w:t xml:space="preserve"> </w:t>
      </w:r>
      <w:r w:rsidR="00C05126" w:rsidRPr="00C05126">
        <w:rPr>
          <w:lang w:val="en-US"/>
        </w:rPr>
        <w:t xml:space="preserve">Tabel </w:t>
      </w:r>
      <w:r w:rsidR="00BA4DC1">
        <w:rPr>
          <w:lang w:val="en-US"/>
        </w:rPr>
        <w:t xml:space="preserve">Hasil </w:t>
      </w:r>
      <w:r w:rsidR="00BA4DC1">
        <w:rPr>
          <w:i/>
          <w:iCs/>
          <w:lang w:val="en-US"/>
        </w:rPr>
        <w:t>Scraping</w:t>
      </w:r>
      <w:bookmarkEnd w:id="744"/>
    </w:p>
    <w:tbl>
      <w:tblPr>
        <w:tblW w:w="10900" w:type="dxa"/>
        <w:tblInd w:w="-1767" w:type="dxa"/>
        <w:tblLook w:val="04A0" w:firstRow="1" w:lastRow="0" w:firstColumn="1" w:lastColumn="0" w:noHBand="0" w:noVBand="1"/>
      </w:tblPr>
      <w:tblGrid>
        <w:gridCol w:w="980"/>
        <w:gridCol w:w="2500"/>
        <w:gridCol w:w="1060"/>
        <w:gridCol w:w="1880"/>
        <w:gridCol w:w="2240"/>
        <w:gridCol w:w="2240"/>
      </w:tblGrid>
      <w:tr w:rsidR="00157468" w:rsidRPr="00BA4DC1" w14:paraId="332143CA" w14:textId="6094473D" w:rsidTr="00157468">
        <w:trPr>
          <w:trHeight w:val="312"/>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7928A" w14:textId="77777777" w:rsidR="00157468" w:rsidRPr="00A40B52" w:rsidRDefault="00157468" w:rsidP="00BA4DC1">
            <w:pPr>
              <w:spacing w:line="240" w:lineRule="auto"/>
              <w:jc w:val="center"/>
              <w:rPr>
                <w:rFonts w:eastAsia="Times New Roman" w:cs="Times New Roman"/>
                <w:b/>
                <w:bCs/>
                <w:color w:val="000000"/>
                <w:szCs w:val="24"/>
                <w:lang w:val="en-ID"/>
              </w:rPr>
            </w:pPr>
            <w:bookmarkStart w:id="745" w:name="_Hlk148657469"/>
            <w:r w:rsidRPr="00A40B52">
              <w:rPr>
                <w:rFonts w:eastAsia="Times New Roman" w:cs="Times New Roman"/>
                <w:b/>
                <w:bCs/>
                <w:color w:val="000000"/>
                <w:szCs w:val="24"/>
                <w:lang w:val="en-ID"/>
              </w:rPr>
              <w:t>No.</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15CD865C" w14:textId="05DBACF0" w:rsidR="00157468" w:rsidRPr="00A40B52" w:rsidRDefault="00157468" w:rsidP="00BA4DC1">
            <w:pPr>
              <w:spacing w:line="240" w:lineRule="auto"/>
              <w:jc w:val="center"/>
              <w:rPr>
                <w:rFonts w:eastAsia="Times New Roman" w:cs="Times New Roman"/>
                <w:b/>
                <w:bCs/>
                <w:color w:val="000000"/>
                <w:szCs w:val="24"/>
                <w:lang w:val="en-ID"/>
              </w:rPr>
            </w:pPr>
            <w:r w:rsidRPr="00A40B52">
              <w:rPr>
                <w:rFonts w:eastAsia="Times New Roman" w:cs="Times New Roman"/>
                <w:b/>
                <w:bCs/>
                <w:color w:val="000000"/>
                <w:szCs w:val="24"/>
                <w:lang w:val="en-ID"/>
              </w:rPr>
              <w:t>Kata</w:t>
            </w:r>
            <w:r>
              <w:rPr>
                <w:rFonts w:eastAsia="Times New Roman" w:cs="Times New Roman"/>
                <w:b/>
                <w:bCs/>
                <w:color w:val="000000"/>
                <w:szCs w:val="24"/>
                <w:lang w:val="en-ID"/>
              </w:rPr>
              <w:t xml:space="preserve"> </w:t>
            </w:r>
            <w:r w:rsidRPr="00A40B52">
              <w:rPr>
                <w:rFonts w:eastAsia="Times New Roman" w:cs="Times New Roman"/>
                <w:b/>
                <w:bCs/>
                <w:color w:val="000000"/>
                <w:szCs w:val="24"/>
                <w:lang w:val="en-ID"/>
              </w:rPr>
              <w:t>Kunci</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08A8432E" w14:textId="77777777" w:rsidR="00157468" w:rsidRPr="00A40B52" w:rsidRDefault="00157468" w:rsidP="00BA4DC1">
            <w:pPr>
              <w:spacing w:line="240" w:lineRule="auto"/>
              <w:jc w:val="center"/>
              <w:rPr>
                <w:rFonts w:eastAsia="Times New Roman" w:cs="Times New Roman"/>
                <w:b/>
                <w:bCs/>
                <w:color w:val="000000"/>
                <w:szCs w:val="24"/>
                <w:lang w:val="en-ID"/>
              </w:rPr>
            </w:pPr>
            <w:r w:rsidRPr="00A40B52">
              <w:rPr>
                <w:rFonts w:eastAsia="Times New Roman" w:cs="Times New Roman"/>
                <w:b/>
                <w:bCs/>
                <w:color w:val="000000"/>
                <w:szCs w:val="24"/>
                <w:lang w:val="en-ID"/>
              </w:rPr>
              <w:t>Tweet</w:t>
            </w:r>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3A25E153" w14:textId="17468EC6" w:rsidR="00157468" w:rsidRPr="00A40B52" w:rsidRDefault="00157468" w:rsidP="00BA4DC1">
            <w:pPr>
              <w:spacing w:line="240" w:lineRule="auto"/>
              <w:jc w:val="center"/>
              <w:rPr>
                <w:rFonts w:eastAsia="Times New Roman" w:cs="Times New Roman"/>
                <w:b/>
                <w:bCs/>
                <w:color w:val="000000"/>
                <w:szCs w:val="24"/>
                <w:lang w:val="en-ID"/>
              </w:rPr>
            </w:pPr>
            <w:r w:rsidRPr="00A40B52">
              <w:rPr>
                <w:rFonts w:eastAsia="Times New Roman" w:cs="Times New Roman"/>
                <w:b/>
                <w:bCs/>
                <w:color w:val="000000"/>
                <w:szCs w:val="24"/>
                <w:lang w:val="en-ID"/>
              </w:rPr>
              <w:t>Tweet</w:t>
            </w:r>
            <w:r>
              <w:rPr>
                <w:rFonts w:eastAsia="Times New Roman" w:cs="Times New Roman"/>
                <w:b/>
                <w:bCs/>
                <w:color w:val="000000"/>
                <w:szCs w:val="24"/>
                <w:lang w:val="en-ID"/>
              </w:rPr>
              <w:t xml:space="preserve"> </w:t>
            </w:r>
            <w:proofErr w:type="spellStart"/>
            <w:r w:rsidRPr="00A40B52">
              <w:rPr>
                <w:rFonts w:eastAsia="Times New Roman" w:cs="Times New Roman"/>
                <w:b/>
                <w:bCs/>
                <w:color w:val="000000"/>
                <w:szCs w:val="24"/>
                <w:lang w:val="en-ID"/>
              </w:rPr>
              <w:t>Geolokasi</w:t>
            </w:r>
            <w:proofErr w:type="spellEnd"/>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5A420E09" w14:textId="5514144B" w:rsidR="00157468" w:rsidRPr="00A40B52" w:rsidRDefault="00157468" w:rsidP="00BA4DC1">
            <w:pPr>
              <w:spacing w:line="240" w:lineRule="auto"/>
              <w:jc w:val="center"/>
              <w:rPr>
                <w:rFonts w:eastAsia="Times New Roman" w:cs="Times New Roman"/>
                <w:b/>
                <w:bCs/>
                <w:color w:val="000000"/>
                <w:szCs w:val="24"/>
                <w:lang w:val="en-ID"/>
              </w:rPr>
            </w:pPr>
            <w:r w:rsidRPr="00A40B52">
              <w:rPr>
                <w:rFonts w:eastAsia="Times New Roman" w:cs="Times New Roman"/>
                <w:b/>
                <w:bCs/>
                <w:color w:val="000000"/>
                <w:szCs w:val="24"/>
                <w:lang w:val="en-ID"/>
              </w:rPr>
              <w:t>Tweet</w:t>
            </w:r>
            <w:r>
              <w:rPr>
                <w:rFonts w:eastAsia="Times New Roman" w:cs="Times New Roman"/>
                <w:b/>
                <w:bCs/>
                <w:color w:val="000000"/>
                <w:szCs w:val="24"/>
                <w:lang w:val="en-ID"/>
              </w:rPr>
              <w:t xml:space="preserve"> </w:t>
            </w:r>
            <w:r w:rsidRPr="00A40B52">
              <w:rPr>
                <w:rFonts w:eastAsia="Times New Roman" w:cs="Times New Roman"/>
                <w:b/>
                <w:bCs/>
                <w:color w:val="000000"/>
                <w:szCs w:val="24"/>
                <w:lang w:val="en-ID"/>
              </w:rPr>
              <w:t>Duplikat</w:t>
            </w:r>
          </w:p>
        </w:tc>
        <w:tc>
          <w:tcPr>
            <w:tcW w:w="2240" w:type="dxa"/>
            <w:tcBorders>
              <w:top w:val="single" w:sz="4" w:space="0" w:color="auto"/>
              <w:left w:val="nil"/>
              <w:bottom w:val="single" w:sz="4" w:space="0" w:color="auto"/>
              <w:right w:val="single" w:sz="4" w:space="0" w:color="auto"/>
            </w:tcBorders>
          </w:tcPr>
          <w:p w14:paraId="6A2864B2" w14:textId="043A8BDB" w:rsidR="00157468" w:rsidRPr="00A40B52" w:rsidRDefault="00157468" w:rsidP="00BA4DC1">
            <w:pPr>
              <w:spacing w:line="240" w:lineRule="auto"/>
              <w:jc w:val="center"/>
              <w:rPr>
                <w:rFonts w:eastAsia="Times New Roman" w:cs="Times New Roman"/>
                <w:b/>
                <w:bCs/>
                <w:color w:val="000000"/>
                <w:szCs w:val="24"/>
                <w:lang w:val="en-ID"/>
              </w:rPr>
            </w:pPr>
            <w:r>
              <w:rPr>
                <w:rFonts w:eastAsia="Times New Roman" w:cs="Times New Roman"/>
                <w:b/>
                <w:bCs/>
                <w:color w:val="000000"/>
                <w:szCs w:val="24"/>
                <w:lang w:val="en-ID"/>
              </w:rPr>
              <w:t>Tweet Non Duplikat</w:t>
            </w:r>
          </w:p>
        </w:tc>
      </w:tr>
      <w:tr w:rsidR="00157468" w:rsidRPr="00BA4DC1" w14:paraId="5E44A103" w14:textId="2AABDDA7"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E327207"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w:t>
            </w:r>
          </w:p>
        </w:tc>
        <w:tc>
          <w:tcPr>
            <w:tcW w:w="2500" w:type="dxa"/>
            <w:tcBorders>
              <w:top w:val="nil"/>
              <w:left w:val="nil"/>
              <w:bottom w:val="single" w:sz="4" w:space="0" w:color="auto"/>
              <w:right w:val="single" w:sz="4" w:space="0" w:color="auto"/>
            </w:tcBorders>
            <w:shd w:val="clear" w:color="auto" w:fill="auto"/>
            <w:noWrap/>
            <w:vAlign w:val="center"/>
            <w:hideMark/>
          </w:tcPr>
          <w:p w14:paraId="104D41A0"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Covid-19</w:t>
            </w:r>
          </w:p>
        </w:tc>
        <w:tc>
          <w:tcPr>
            <w:tcW w:w="1060" w:type="dxa"/>
            <w:tcBorders>
              <w:top w:val="nil"/>
              <w:left w:val="nil"/>
              <w:bottom w:val="single" w:sz="4" w:space="0" w:color="auto"/>
              <w:right w:val="single" w:sz="4" w:space="0" w:color="auto"/>
            </w:tcBorders>
            <w:shd w:val="clear" w:color="auto" w:fill="auto"/>
            <w:noWrap/>
            <w:vAlign w:val="center"/>
            <w:hideMark/>
          </w:tcPr>
          <w:p w14:paraId="7EDB4ABF" w14:textId="5F7EDEFF"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60.000</w:t>
            </w:r>
          </w:p>
        </w:tc>
        <w:tc>
          <w:tcPr>
            <w:tcW w:w="1880" w:type="dxa"/>
            <w:tcBorders>
              <w:top w:val="nil"/>
              <w:left w:val="nil"/>
              <w:bottom w:val="single" w:sz="4" w:space="0" w:color="auto"/>
              <w:right w:val="single" w:sz="4" w:space="0" w:color="auto"/>
            </w:tcBorders>
            <w:shd w:val="clear" w:color="auto" w:fill="auto"/>
            <w:noWrap/>
            <w:vAlign w:val="center"/>
            <w:hideMark/>
          </w:tcPr>
          <w:p w14:paraId="3DCF875C" w14:textId="59BEBEC6"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1.569</w:t>
            </w:r>
          </w:p>
        </w:tc>
        <w:tc>
          <w:tcPr>
            <w:tcW w:w="2240" w:type="dxa"/>
            <w:tcBorders>
              <w:top w:val="nil"/>
              <w:left w:val="nil"/>
              <w:bottom w:val="single" w:sz="4" w:space="0" w:color="auto"/>
              <w:right w:val="single" w:sz="4" w:space="0" w:color="auto"/>
            </w:tcBorders>
            <w:shd w:val="clear" w:color="auto" w:fill="auto"/>
            <w:noWrap/>
            <w:vAlign w:val="center"/>
            <w:hideMark/>
          </w:tcPr>
          <w:p w14:paraId="5D88A591" w14:textId="54A03385"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1.478</w:t>
            </w:r>
          </w:p>
        </w:tc>
        <w:tc>
          <w:tcPr>
            <w:tcW w:w="2240" w:type="dxa"/>
            <w:tcBorders>
              <w:top w:val="nil"/>
              <w:left w:val="nil"/>
              <w:bottom w:val="single" w:sz="4" w:space="0" w:color="auto"/>
              <w:right w:val="single" w:sz="4" w:space="0" w:color="auto"/>
            </w:tcBorders>
            <w:vAlign w:val="bottom"/>
          </w:tcPr>
          <w:p w14:paraId="3860F480" w14:textId="100EACF5"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1.178</w:t>
            </w:r>
          </w:p>
        </w:tc>
      </w:tr>
      <w:tr w:rsidR="00157468" w:rsidRPr="00BA4DC1" w14:paraId="0D52CAE6" w14:textId="7A90B554"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09E1DB2A"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2</w:t>
            </w:r>
          </w:p>
        </w:tc>
        <w:tc>
          <w:tcPr>
            <w:tcW w:w="2500" w:type="dxa"/>
            <w:tcBorders>
              <w:top w:val="nil"/>
              <w:left w:val="nil"/>
              <w:bottom w:val="single" w:sz="4" w:space="0" w:color="auto"/>
              <w:right w:val="single" w:sz="4" w:space="0" w:color="auto"/>
            </w:tcBorders>
            <w:shd w:val="clear" w:color="auto" w:fill="auto"/>
            <w:noWrap/>
            <w:vAlign w:val="center"/>
            <w:hideMark/>
          </w:tcPr>
          <w:p w14:paraId="38A1A363"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SARS-CoV-2</w:t>
            </w:r>
          </w:p>
        </w:tc>
        <w:tc>
          <w:tcPr>
            <w:tcW w:w="1060" w:type="dxa"/>
            <w:tcBorders>
              <w:top w:val="nil"/>
              <w:left w:val="nil"/>
              <w:bottom w:val="single" w:sz="4" w:space="0" w:color="auto"/>
              <w:right w:val="single" w:sz="4" w:space="0" w:color="auto"/>
            </w:tcBorders>
            <w:shd w:val="clear" w:color="auto" w:fill="auto"/>
            <w:noWrap/>
            <w:vAlign w:val="center"/>
            <w:hideMark/>
          </w:tcPr>
          <w:p w14:paraId="2C05F198" w14:textId="1C5072B5"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3.451</w:t>
            </w:r>
          </w:p>
        </w:tc>
        <w:tc>
          <w:tcPr>
            <w:tcW w:w="1880" w:type="dxa"/>
            <w:tcBorders>
              <w:top w:val="nil"/>
              <w:left w:val="nil"/>
              <w:bottom w:val="single" w:sz="4" w:space="0" w:color="auto"/>
              <w:right w:val="single" w:sz="4" w:space="0" w:color="auto"/>
            </w:tcBorders>
            <w:shd w:val="clear" w:color="auto" w:fill="auto"/>
            <w:noWrap/>
            <w:vAlign w:val="center"/>
            <w:hideMark/>
          </w:tcPr>
          <w:p w14:paraId="7B122BE2" w14:textId="1340836C"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59</w:t>
            </w:r>
          </w:p>
        </w:tc>
        <w:tc>
          <w:tcPr>
            <w:tcW w:w="2240" w:type="dxa"/>
            <w:tcBorders>
              <w:top w:val="nil"/>
              <w:left w:val="nil"/>
              <w:bottom w:val="single" w:sz="4" w:space="0" w:color="auto"/>
              <w:right w:val="single" w:sz="4" w:space="0" w:color="auto"/>
            </w:tcBorders>
            <w:shd w:val="clear" w:color="auto" w:fill="auto"/>
            <w:noWrap/>
            <w:vAlign w:val="center"/>
            <w:hideMark/>
          </w:tcPr>
          <w:p w14:paraId="032A6AE0" w14:textId="3AC39EF4"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59</w:t>
            </w:r>
          </w:p>
        </w:tc>
        <w:tc>
          <w:tcPr>
            <w:tcW w:w="2240" w:type="dxa"/>
            <w:tcBorders>
              <w:top w:val="nil"/>
              <w:left w:val="nil"/>
              <w:bottom w:val="single" w:sz="4" w:space="0" w:color="auto"/>
              <w:right w:val="single" w:sz="4" w:space="0" w:color="auto"/>
            </w:tcBorders>
            <w:vAlign w:val="bottom"/>
          </w:tcPr>
          <w:p w14:paraId="448562CD" w14:textId="1E0DE67B"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59</w:t>
            </w:r>
          </w:p>
        </w:tc>
      </w:tr>
      <w:tr w:rsidR="00157468" w:rsidRPr="00BA4DC1" w14:paraId="58EDA929" w14:textId="4C2C2DE2"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C3EA3E3"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w:t>
            </w:r>
          </w:p>
        </w:tc>
        <w:tc>
          <w:tcPr>
            <w:tcW w:w="2500" w:type="dxa"/>
            <w:tcBorders>
              <w:top w:val="nil"/>
              <w:left w:val="nil"/>
              <w:bottom w:val="single" w:sz="4" w:space="0" w:color="auto"/>
              <w:right w:val="single" w:sz="4" w:space="0" w:color="auto"/>
            </w:tcBorders>
            <w:shd w:val="clear" w:color="auto" w:fill="auto"/>
            <w:noWrap/>
            <w:vAlign w:val="center"/>
            <w:hideMark/>
          </w:tcPr>
          <w:p w14:paraId="4A220D21"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Coronavirus</w:t>
            </w:r>
          </w:p>
        </w:tc>
        <w:tc>
          <w:tcPr>
            <w:tcW w:w="1060" w:type="dxa"/>
            <w:tcBorders>
              <w:top w:val="nil"/>
              <w:left w:val="nil"/>
              <w:bottom w:val="single" w:sz="4" w:space="0" w:color="auto"/>
              <w:right w:val="single" w:sz="4" w:space="0" w:color="auto"/>
            </w:tcBorders>
            <w:shd w:val="clear" w:color="auto" w:fill="auto"/>
            <w:noWrap/>
            <w:vAlign w:val="center"/>
            <w:hideMark/>
          </w:tcPr>
          <w:p w14:paraId="175E7518" w14:textId="402351DA"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15.640</w:t>
            </w:r>
          </w:p>
        </w:tc>
        <w:tc>
          <w:tcPr>
            <w:tcW w:w="1880" w:type="dxa"/>
            <w:tcBorders>
              <w:top w:val="nil"/>
              <w:left w:val="nil"/>
              <w:bottom w:val="single" w:sz="4" w:space="0" w:color="auto"/>
              <w:right w:val="single" w:sz="4" w:space="0" w:color="auto"/>
            </w:tcBorders>
            <w:shd w:val="clear" w:color="auto" w:fill="auto"/>
            <w:noWrap/>
            <w:vAlign w:val="center"/>
            <w:hideMark/>
          </w:tcPr>
          <w:p w14:paraId="1DBEE5D9" w14:textId="18C9215C"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302</w:t>
            </w:r>
          </w:p>
        </w:tc>
        <w:tc>
          <w:tcPr>
            <w:tcW w:w="2240" w:type="dxa"/>
            <w:tcBorders>
              <w:top w:val="nil"/>
              <w:left w:val="nil"/>
              <w:bottom w:val="single" w:sz="4" w:space="0" w:color="auto"/>
              <w:right w:val="single" w:sz="4" w:space="0" w:color="auto"/>
            </w:tcBorders>
            <w:shd w:val="clear" w:color="auto" w:fill="auto"/>
            <w:noWrap/>
            <w:vAlign w:val="center"/>
            <w:hideMark/>
          </w:tcPr>
          <w:p w14:paraId="3F847E4A" w14:textId="7638EA4F"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302</w:t>
            </w:r>
          </w:p>
        </w:tc>
        <w:tc>
          <w:tcPr>
            <w:tcW w:w="2240" w:type="dxa"/>
            <w:tcBorders>
              <w:top w:val="nil"/>
              <w:left w:val="nil"/>
              <w:bottom w:val="single" w:sz="4" w:space="0" w:color="auto"/>
              <w:right w:val="single" w:sz="4" w:space="0" w:color="auto"/>
            </w:tcBorders>
            <w:vAlign w:val="bottom"/>
          </w:tcPr>
          <w:p w14:paraId="319217F9" w14:textId="164FCE5C"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302</w:t>
            </w:r>
          </w:p>
        </w:tc>
      </w:tr>
      <w:tr w:rsidR="00157468" w:rsidRPr="00BA4DC1" w14:paraId="53F1545B" w14:textId="4CAE8931"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07F604A"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w:t>
            </w:r>
          </w:p>
        </w:tc>
        <w:tc>
          <w:tcPr>
            <w:tcW w:w="2500" w:type="dxa"/>
            <w:tcBorders>
              <w:top w:val="nil"/>
              <w:left w:val="nil"/>
              <w:bottom w:val="single" w:sz="4" w:space="0" w:color="auto"/>
              <w:right w:val="single" w:sz="4" w:space="0" w:color="auto"/>
            </w:tcBorders>
            <w:shd w:val="clear" w:color="auto" w:fill="auto"/>
            <w:noWrap/>
            <w:vAlign w:val="center"/>
            <w:hideMark/>
          </w:tcPr>
          <w:p w14:paraId="219DBAEB"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Batuk</w:t>
            </w:r>
          </w:p>
        </w:tc>
        <w:tc>
          <w:tcPr>
            <w:tcW w:w="1060" w:type="dxa"/>
            <w:tcBorders>
              <w:top w:val="nil"/>
              <w:left w:val="nil"/>
              <w:bottom w:val="single" w:sz="4" w:space="0" w:color="auto"/>
              <w:right w:val="single" w:sz="4" w:space="0" w:color="auto"/>
            </w:tcBorders>
            <w:shd w:val="clear" w:color="auto" w:fill="auto"/>
            <w:noWrap/>
            <w:vAlign w:val="center"/>
            <w:hideMark/>
          </w:tcPr>
          <w:p w14:paraId="3B18A083" w14:textId="0D3A8C66"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60.000</w:t>
            </w:r>
          </w:p>
        </w:tc>
        <w:tc>
          <w:tcPr>
            <w:tcW w:w="1880" w:type="dxa"/>
            <w:tcBorders>
              <w:top w:val="nil"/>
              <w:left w:val="nil"/>
              <w:bottom w:val="single" w:sz="4" w:space="0" w:color="auto"/>
              <w:right w:val="single" w:sz="4" w:space="0" w:color="auto"/>
            </w:tcBorders>
            <w:shd w:val="clear" w:color="auto" w:fill="auto"/>
            <w:noWrap/>
            <w:vAlign w:val="center"/>
            <w:hideMark/>
          </w:tcPr>
          <w:p w14:paraId="3AD2A4F2" w14:textId="2A2D6BEC"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1.085</w:t>
            </w:r>
          </w:p>
        </w:tc>
        <w:tc>
          <w:tcPr>
            <w:tcW w:w="2240" w:type="dxa"/>
            <w:tcBorders>
              <w:top w:val="nil"/>
              <w:left w:val="nil"/>
              <w:bottom w:val="single" w:sz="4" w:space="0" w:color="auto"/>
              <w:right w:val="single" w:sz="4" w:space="0" w:color="auto"/>
            </w:tcBorders>
            <w:shd w:val="clear" w:color="auto" w:fill="auto"/>
            <w:noWrap/>
            <w:vAlign w:val="center"/>
            <w:hideMark/>
          </w:tcPr>
          <w:p w14:paraId="3E0EAC35" w14:textId="19448305"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1.085</w:t>
            </w:r>
          </w:p>
        </w:tc>
        <w:tc>
          <w:tcPr>
            <w:tcW w:w="2240" w:type="dxa"/>
            <w:tcBorders>
              <w:top w:val="nil"/>
              <w:left w:val="nil"/>
              <w:bottom w:val="single" w:sz="4" w:space="0" w:color="auto"/>
              <w:right w:val="single" w:sz="4" w:space="0" w:color="auto"/>
            </w:tcBorders>
            <w:vAlign w:val="bottom"/>
          </w:tcPr>
          <w:p w14:paraId="1F3EC380" w14:textId="0EAC5274"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985</w:t>
            </w:r>
          </w:p>
        </w:tc>
      </w:tr>
      <w:tr w:rsidR="00157468" w:rsidRPr="00BA4DC1" w14:paraId="1795B514" w14:textId="45DED4B3"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C3DFE7F"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5</w:t>
            </w:r>
          </w:p>
        </w:tc>
        <w:tc>
          <w:tcPr>
            <w:tcW w:w="2500" w:type="dxa"/>
            <w:tcBorders>
              <w:top w:val="nil"/>
              <w:left w:val="nil"/>
              <w:bottom w:val="single" w:sz="4" w:space="0" w:color="auto"/>
              <w:right w:val="single" w:sz="4" w:space="0" w:color="auto"/>
            </w:tcBorders>
            <w:shd w:val="clear" w:color="auto" w:fill="auto"/>
            <w:noWrap/>
            <w:vAlign w:val="center"/>
            <w:hideMark/>
          </w:tcPr>
          <w:p w14:paraId="21594D5E"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Batuk Kering</w:t>
            </w:r>
          </w:p>
        </w:tc>
        <w:tc>
          <w:tcPr>
            <w:tcW w:w="1060" w:type="dxa"/>
            <w:tcBorders>
              <w:top w:val="nil"/>
              <w:left w:val="nil"/>
              <w:bottom w:val="single" w:sz="4" w:space="0" w:color="auto"/>
              <w:right w:val="single" w:sz="4" w:space="0" w:color="auto"/>
            </w:tcBorders>
            <w:shd w:val="clear" w:color="auto" w:fill="auto"/>
            <w:noWrap/>
            <w:vAlign w:val="center"/>
            <w:hideMark/>
          </w:tcPr>
          <w:p w14:paraId="79F9D31B" w14:textId="18284E7E"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3.087</w:t>
            </w:r>
          </w:p>
        </w:tc>
        <w:tc>
          <w:tcPr>
            <w:tcW w:w="1880" w:type="dxa"/>
            <w:tcBorders>
              <w:top w:val="nil"/>
              <w:left w:val="nil"/>
              <w:bottom w:val="single" w:sz="4" w:space="0" w:color="auto"/>
              <w:right w:val="single" w:sz="4" w:space="0" w:color="auto"/>
            </w:tcBorders>
            <w:shd w:val="clear" w:color="auto" w:fill="auto"/>
            <w:noWrap/>
            <w:vAlign w:val="center"/>
            <w:hideMark/>
          </w:tcPr>
          <w:p w14:paraId="0024A959" w14:textId="11F6FBC5"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64</w:t>
            </w:r>
          </w:p>
        </w:tc>
        <w:tc>
          <w:tcPr>
            <w:tcW w:w="2240" w:type="dxa"/>
            <w:tcBorders>
              <w:top w:val="nil"/>
              <w:left w:val="nil"/>
              <w:bottom w:val="single" w:sz="4" w:space="0" w:color="auto"/>
              <w:right w:val="single" w:sz="4" w:space="0" w:color="auto"/>
            </w:tcBorders>
            <w:shd w:val="clear" w:color="auto" w:fill="auto"/>
            <w:noWrap/>
            <w:vAlign w:val="center"/>
            <w:hideMark/>
          </w:tcPr>
          <w:p w14:paraId="19817C99" w14:textId="747446E8"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64</w:t>
            </w:r>
          </w:p>
        </w:tc>
        <w:tc>
          <w:tcPr>
            <w:tcW w:w="2240" w:type="dxa"/>
            <w:tcBorders>
              <w:top w:val="nil"/>
              <w:left w:val="nil"/>
              <w:bottom w:val="single" w:sz="4" w:space="0" w:color="auto"/>
              <w:right w:val="single" w:sz="4" w:space="0" w:color="auto"/>
            </w:tcBorders>
            <w:vAlign w:val="bottom"/>
          </w:tcPr>
          <w:p w14:paraId="741D7FD5" w14:textId="03E3D402"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64</w:t>
            </w:r>
          </w:p>
        </w:tc>
      </w:tr>
      <w:tr w:rsidR="00157468" w:rsidRPr="00BA4DC1" w14:paraId="7FF02098" w14:textId="2ABDF1CF"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5508AA6"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w:t>
            </w:r>
          </w:p>
        </w:tc>
        <w:tc>
          <w:tcPr>
            <w:tcW w:w="2500" w:type="dxa"/>
            <w:tcBorders>
              <w:top w:val="nil"/>
              <w:left w:val="nil"/>
              <w:bottom w:val="single" w:sz="4" w:space="0" w:color="auto"/>
              <w:right w:val="single" w:sz="4" w:space="0" w:color="auto"/>
            </w:tcBorders>
            <w:shd w:val="clear" w:color="auto" w:fill="auto"/>
            <w:noWrap/>
            <w:vAlign w:val="center"/>
            <w:hideMark/>
          </w:tcPr>
          <w:p w14:paraId="5DE3F227"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Pilek</w:t>
            </w:r>
          </w:p>
        </w:tc>
        <w:tc>
          <w:tcPr>
            <w:tcW w:w="1060" w:type="dxa"/>
            <w:tcBorders>
              <w:top w:val="nil"/>
              <w:left w:val="nil"/>
              <w:bottom w:val="single" w:sz="4" w:space="0" w:color="auto"/>
              <w:right w:val="single" w:sz="4" w:space="0" w:color="auto"/>
            </w:tcBorders>
            <w:shd w:val="clear" w:color="auto" w:fill="auto"/>
            <w:noWrap/>
            <w:vAlign w:val="center"/>
            <w:hideMark/>
          </w:tcPr>
          <w:p w14:paraId="0CCDAB25" w14:textId="1390508A"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60.000</w:t>
            </w:r>
          </w:p>
        </w:tc>
        <w:tc>
          <w:tcPr>
            <w:tcW w:w="1880" w:type="dxa"/>
            <w:tcBorders>
              <w:top w:val="nil"/>
              <w:left w:val="nil"/>
              <w:bottom w:val="single" w:sz="4" w:space="0" w:color="auto"/>
              <w:right w:val="single" w:sz="4" w:space="0" w:color="auto"/>
            </w:tcBorders>
            <w:shd w:val="clear" w:color="auto" w:fill="auto"/>
            <w:noWrap/>
            <w:vAlign w:val="center"/>
            <w:hideMark/>
          </w:tcPr>
          <w:p w14:paraId="492B7046" w14:textId="01C72253"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860</w:t>
            </w:r>
          </w:p>
        </w:tc>
        <w:tc>
          <w:tcPr>
            <w:tcW w:w="2240" w:type="dxa"/>
            <w:tcBorders>
              <w:top w:val="nil"/>
              <w:left w:val="nil"/>
              <w:bottom w:val="single" w:sz="4" w:space="0" w:color="auto"/>
              <w:right w:val="single" w:sz="4" w:space="0" w:color="auto"/>
            </w:tcBorders>
            <w:shd w:val="clear" w:color="auto" w:fill="auto"/>
            <w:noWrap/>
            <w:vAlign w:val="center"/>
            <w:hideMark/>
          </w:tcPr>
          <w:p w14:paraId="227F125C" w14:textId="72D01EFC"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659</w:t>
            </w:r>
          </w:p>
        </w:tc>
        <w:tc>
          <w:tcPr>
            <w:tcW w:w="2240" w:type="dxa"/>
            <w:tcBorders>
              <w:top w:val="nil"/>
              <w:left w:val="nil"/>
              <w:bottom w:val="single" w:sz="4" w:space="0" w:color="auto"/>
              <w:right w:val="single" w:sz="4" w:space="0" w:color="auto"/>
            </w:tcBorders>
            <w:vAlign w:val="bottom"/>
          </w:tcPr>
          <w:p w14:paraId="2D875C3E" w14:textId="5648F61D"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635</w:t>
            </w:r>
          </w:p>
        </w:tc>
      </w:tr>
      <w:tr w:rsidR="00157468" w:rsidRPr="00BA4DC1" w14:paraId="7CCAE10D" w14:textId="3CEA8C64"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A1F6ADE"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7</w:t>
            </w:r>
          </w:p>
        </w:tc>
        <w:tc>
          <w:tcPr>
            <w:tcW w:w="2500" w:type="dxa"/>
            <w:tcBorders>
              <w:top w:val="nil"/>
              <w:left w:val="nil"/>
              <w:bottom w:val="single" w:sz="4" w:space="0" w:color="auto"/>
              <w:right w:val="single" w:sz="4" w:space="0" w:color="auto"/>
            </w:tcBorders>
            <w:shd w:val="clear" w:color="auto" w:fill="auto"/>
            <w:noWrap/>
            <w:vAlign w:val="center"/>
            <w:hideMark/>
          </w:tcPr>
          <w:p w14:paraId="6253A608"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Kelelahan</w:t>
            </w:r>
          </w:p>
        </w:tc>
        <w:tc>
          <w:tcPr>
            <w:tcW w:w="1060" w:type="dxa"/>
            <w:tcBorders>
              <w:top w:val="nil"/>
              <w:left w:val="nil"/>
              <w:bottom w:val="single" w:sz="4" w:space="0" w:color="auto"/>
              <w:right w:val="single" w:sz="4" w:space="0" w:color="auto"/>
            </w:tcBorders>
            <w:shd w:val="clear" w:color="auto" w:fill="auto"/>
            <w:noWrap/>
            <w:vAlign w:val="center"/>
            <w:hideMark/>
          </w:tcPr>
          <w:p w14:paraId="3E156383" w14:textId="2F5427F4"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22.588</w:t>
            </w:r>
          </w:p>
        </w:tc>
        <w:tc>
          <w:tcPr>
            <w:tcW w:w="1880" w:type="dxa"/>
            <w:tcBorders>
              <w:top w:val="nil"/>
              <w:left w:val="nil"/>
              <w:bottom w:val="single" w:sz="4" w:space="0" w:color="auto"/>
              <w:right w:val="single" w:sz="4" w:space="0" w:color="auto"/>
            </w:tcBorders>
            <w:shd w:val="clear" w:color="auto" w:fill="auto"/>
            <w:noWrap/>
            <w:vAlign w:val="center"/>
            <w:hideMark/>
          </w:tcPr>
          <w:p w14:paraId="559773ED" w14:textId="3070B21D"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338</w:t>
            </w:r>
          </w:p>
        </w:tc>
        <w:tc>
          <w:tcPr>
            <w:tcW w:w="2240" w:type="dxa"/>
            <w:tcBorders>
              <w:top w:val="nil"/>
              <w:left w:val="nil"/>
              <w:bottom w:val="single" w:sz="4" w:space="0" w:color="auto"/>
              <w:right w:val="single" w:sz="4" w:space="0" w:color="auto"/>
            </w:tcBorders>
            <w:shd w:val="clear" w:color="auto" w:fill="auto"/>
            <w:noWrap/>
            <w:vAlign w:val="center"/>
            <w:hideMark/>
          </w:tcPr>
          <w:p w14:paraId="2E47350C" w14:textId="04B82290"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337</w:t>
            </w:r>
          </w:p>
        </w:tc>
        <w:tc>
          <w:tcPr>
            <w:tcW w:w="2240" w:type="dxa"/>
            <w:tcBorders>
              <w:top w:val="nil"/>
              <w:left w:val="nil"/>
              <w:bottom w:val="single" w:sz="4" w:space="0" w:color="auto"/>
              <w:right w:val="single" w:sz="4" w:space="0" w:color="auto"/>
            </w:tcBorders>
            <w:vAlign w:val="bottom"/>
          </w:tcPr>
          <w:p w14:paraId="43920D36" w14:textId="4816A8E0"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337</w:t>
            </w:r>
          </w:p>
        </w:tc>
      </w:tr>
      <w:tr w:rsidR="00157468" w:rsidRPr="00BA4DC1" w14:paraId="0C567F90" w14:textId="5511A8E2"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0E28ABCF"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8</w:t>
            </w:r>
          </w:p>
        </w:tc>
        <w:tc>
          <w:tcPr>
            <w:tcW w:w="2500" w:type="dxa"/>
            <w:tcBorders>
              <w:top w:val="nil"/>
              <w:left w:val="nil"/>
              <w:bottom w:val="single" w:sz="4" w:space="0" w:color="auto"/>
              <w:right w:val="single" w:sz="4" w:space="0" w:color="auto"/>
            </w:tcBorders>
            <w:shd w:val="clear" w:color="auto" w:fill="auto"/>
            <w:noWrap/>
            <w:vAlign w:val="center"/>
            <w:hideMark/>
          </w:tcPr>
          <w:p w14:paraId="4953CFE2"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Sakit Kepala</w:t>
            </w:r>
          </w:p>
        </w:tc>
        <w:tc>
          <w:tcPr>
            <w:tcW w:w="1060" w:type="dxa"/>
            <w:tcBorders>
              <w:top w:val="nil"/>
              <w:left w:val="nil"/>
              <w:bottom w:val="single" w:sz="4" w:space="0" w:color="auto"/>
              <w:right w:val="single" w:sz="4" w:space="0" w:color="auto"/>
            </w:tcBorders>
            <w:shd w:val="clear" w:color="auto" w:fill="auto"/>
            <w:noWrap/>
            <w:vAlign w:val="center"/>
            <w:hideMark/>
          </w:tcPr>
          <w:p w14:paraId="2F5AE6F9" w14:textId="123A0405"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60.000</w:t>
            </w:r>
          </w:p>
        </w:tc>
        <w:tc>
          <w:tcPr>
            <w:tcW w:w="1880" w:type="dxa"/>
            <w:tcBorders>
              <w:top w:val="nil"/>
              <w:left w:val="nil"/>
              <w:bottom w:val="single" w:sz="4" w:space="0" w:color="auto"/>
              <w:right w:val="single" w:sz="4" w:space="0" w:color="auto"/>
            </w:tcBorders>
            <w:shd w:val="clear" w:color="auto" w:fill="auto"/>
            <w:noWrap/>
            <w:vAlign w:val="center"/>
            <w:hideMark/>
          </w:tcPr>
          <w:p w14:paraId="4D5B9814" w14:textId="12650DB1"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1.248</w:t>
            </w:r>
          </w:p>
        </w:tc>
        <w:tc>
          <w:tcPr>
            <w:tcW w:w="2240" w:type="dxa"/>
            <w:tcBorders>
              <w:top w:val="nil"/>
              <w:left w:val="nil"/>
              <w:bottom w:val="single" w:sz="4" w:space="0" w:color="auto"/>
              <w:right w:val="single" w:sz="4" w:space="0" w:color="auto"/>
            </w:tcBorders>
            <w:shd w:val="clear" w:color="auto" w:fill="auto"/>
            <w:noWrap/>
            <w:vAlign w:val="center"/>
            <w:hideMark/>
          </w:tcPr>
          <w:p w14:paraId="4DE604E4" w14:textId="0B407D6A"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1.040</w:t>
            </w:r>
          </w:p>
        </w:tc>
        <w:tc>
          <w:tcPr>
            <w:tcW w:w="2240" w:type="dxa"/>
            <w:tcBorders>
              <w:top w:val="nil"/>
              <w:left w:val="nil"/>
              <w:bottom w:val="single" w:sz="4" w:space="0" w:color="auto"/>
              <w:right w:val="single" w:sz="4" w:space="0" w:color="auto"/>
            </w:tcBorders>
            <w:vAlign w:val="bottom"/>
          </w:tcPr>
          <w:p w14:paraId="3807324A" w14:textId="28597A42"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940</w:t>
            </w:r>
          </w:p>
        </w:tc>
      </w:tr>
      <w:tr w:rsidR="00157468" w:rsidRPr="00BA4DC1" w14:paraId="55E81F5B" w14:textId="0721116F"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D687DE4"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9</w:t>
            </w:r>
          </w:p>
        </w:tc>
        <w:tc>
          <w:tcPr>
            <w:tcW w:w="2500" w:type="dxa"/>
            <w:tcBorders>
              <w:top w:val="nil"/>
              <w:left w:val="nil"/>
              <w:bottom w:val="single" w:sz="4" w:space="0" w:color="auto"/>
              <w:right w:val="single" w:sz="4" w:space="0" w:color="auto"/>
            </w:tcBorders>
            <w:shd w:val="clear" w:color="auto" w:fill="auto"/>
            <w:noWrap/>
            <w:vAlign w:val="center"/>
            <w:hideMark/>
          </w:tcPr>
          <w:p w14:paraId="5CB29813"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Demam</w:t>
            </w:r>
          </w:p>
        </w:tc>
        <w:tc>
          <w:tcPr>
            <w:tcW w:w="1060" w:type="dxa"/>
            <w:tcBorders>
              <w:top w:val="nil"/>
              <w:left w:val="nil"/>
              <w:bottom w:val="single" w:sz="4" w:space="0" w:color="auto"/>
              <w:right w:val="single" w:sz="4" w:space="0" w:color="auto"/>
            </w:tcBorders>
            <w:shd w:val="clear" w:color="auto" w:fill="auto"/>
            <w:noWrap/>
            <w:vAlign w:val="center"/>
            <w:hideMark/>
          </w:tcPr>
          <w:p w14:paraId="4A8101AB" w14:textId="68FC8B70"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60.000</w:t>
            </w:r>
          </w:p>
        </w:tc>
        <w:tc>
          <w:tcPr>
            <w:tcW w:w="1880" w:type="dxa"/>
            <w:tcBorders>
              <w:top w:val="nil"/>
              <w:left w:val="nil"/>
              <w:bottom w:val="single" w:sz="4" w:space="0" w:color="auto"/>
              <w:right w:val="single" w:sz="4" w:space="0" w:color="auto"/>
            </w:tcBorders>
            <w:shd w:val="clear" w:color="auto" w:fill="auto"/>
            <w:noWrap/>
            <w:vAlign w:val="center"/>
            <w:hideMark/>
          </w:tcPr>
          <w:p w14:paraId="5229E51F" w14:textId="75EC4F42"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1.540</w:t>
            </w:r>
          </w:p>
        </w:tc>
        <w:tc>
          <w:tcPr>
            <w:tcW w:w="2240" w:type="dxa"/>
            <w:tcBorders>
              <w:top w:val="nil"/>
              <w:left w:val="nil"/>
              <w:bottom w:val="single" w:sz="4" w:space="0" w:color="auto"/>
              <w:right w:val="single" w:sz="4" w:space="0" w:color="auto"/>
            </w:tcBorders>
            <w:shd w:val="clear" w:color="auto" w:fill="auto"/>
            <w:noWrap/>
            <w:vAlign w:val="center"/>
            <w:hideMark/>
          </w:tcPr>
          <w:p w14:paraId="2C47B499" w14:textId="52D7F6F6"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1.240</w:t>
            </w:r>
          </w:p>
        </w:tc>
        <w:tc>
          <w:tcPr>
            <w:tcW w:w="2240" w:type="dxa"/>
            <w:tcBorders>
              <w:top w:val="nil"/>
              <w:left w:val="nil"/>
              <w:bottom w:val="single" w:sz="4" w:space="0" w:color="auto"/>
              <w:right w:val="single" w:sz="4" w:space="0" w:color="auto"/>
            </w:tcBorders>
            <w:vAlign w:val="bottom"/>
          </w:tcPr>
          <w:p w14:paraId="57D73CE1" w14:textId="0BB40A80"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740</w:t>
            </w:r>
          </w:p>
        </w:tc>
      </w:tr>
      <w:tr w:rsidR="00157468" w:rsidRPr="00BA4DC1" w14:paraId="69D62CEC" w14:textId="77475974"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507D4BA"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10</w:t>
            </w:r>
          </w:p>
        </w:tc>
        <w:tc>
          <w:tcPr>
            <w:tcW w:w="2500" w:type="dxa"/>
            <w:tcBorders>
              <w:top w:val="nil"/>
              <w:left w:val="nil"/>
              <w:bottom w:val="single" w:sz="4" w:space="0" w:color="auto"/>
              <w:right w:val="single" w:sz="4" w:space="0" w:color="auto"/>
            </w:tcBorders>
            <w:shd w:val="clear" w:color="auto" w:fill="auto"/>
            <w:noWrap/>
            <w:vAlign w:val="center"/>
            <w:hideMark/>
          </w:tcPr>
          <w:p w14:paraId="5878C846"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Sesak Napas</w:t>
            </w:r>
          </w:p>
        </w:tc>
        <w:tc>
          <w:tcPr>
            <w:tcW w:w="1060" w:type="dxa"/>
            <w:tcBorders>
              <w:top w:val="nil"/>
              <w:left w:val="nil"/>
              <w:bottom w:val="single" w:sz="4" w:space="0" w:color="auto"/>
              <w:right w:val="single" w:sz="4" w:space="0" w:color="auto"/>
            </w:tcBorders>
            <w:shd w:val="clear" w:color="auto" w:fill="auto"/>
            <w:noWrap/>
            <w:vAlign w:val="center"/>
            <w:hideMark/>
          </w:tcPr>
          <w:p w14:paraId="2CA80411" w14:textId="6556AE96"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16.023</w:t>
            </w:r>
          </w:p>
        </w:tc>
        <w:tc>
          <w:tcPr>
            <w:tcW w:w="1880" w:type="dxa"/>
            <w:tcBorders>
              <w:top w:val="nil"/>
              <w:left w:val="nil"/>
              <w:bottom w:val="single" w:sz="4" w:space="0" w:color="auto"/>
              <w:right w:val="single" w:sz="4" w:space="0" w:color="auto"/>
            </w:tcBorders>
            <w:shd w:val="clear" w:color="auto" w:fill="auto"/>
            <w:noWrap/>
            <w:vAlign w:val="center"/>
            <w:hideMark/>
          </w:tcPr>
          <w:p w14:paraId="44B0C376" w14:textId="186FBF18"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245</w:t>
            </w:r>
          </w:p>
        </w:tc>
        <w:tc>
          <w:tcPr>
            <w:tcW w:w="2240" w:type="dxa"/>
            <w:tcBorders>
              <w:top w:val="nil"/>
              <w:left w:val="nil"/>
              <w:bottom w:val="single" w:sz="4" w:space="0" w:color="auto"/>
              <w:right w:val="single" w:sz="4" w:space="0" w:color="auto"/>
            </w:tcBorders>
            <w:shd w:val="clear" w:color="auto" w:fill="auto"/>
            <w:noWrap/>
            <w:vAlign w:val="center"/>
            <w:hideMark/>
          </w:tcPr>
          <w:p w14:paraId="4C47640D" w14:textId="0ED3A2A3"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245</w:t>
            </w:r>
          </w:p>
        </w:tc>
        <w:tc>
          <w:tcPr>
            <w:tcW w:w="2240" w:type="dxa"/>
            <w:tcBorders>
              <w:top w:val="nil"/>
              <w:left w:val="nil"/>
              <w:bottom w:val="single" w:sz="4" w:space="0" w:color="auto"/>
              <w:right w:val="single" w:sz="4" w:space="0" w:color="auto"/>
            </w:tcBorders>
            <w:vAlign w:val="bottom"/>
          </w:tcPr>
          <w:p w14:paraId="5712375E" w14:textId="15037FC8"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245</w:t>
            </w:r>
          </w:p>
        </w:tc>
      </w:tr>
      <w:tr w:rsidR="00157468" w:rsidRPr="00BA4DC1" w14:paraId="7B610FCA" w14:textId="70E2FA92"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88650A5"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11</w:t>
            </w:r>
          </w:p>
        </w:tc>
        <w:tc>
          <w:tcPr>
            <w:tcW w:w="2500" w:type="dxa"/>
            <w:tcBorders>
              <w:top w:val="nil"/>
              <w:left w:val="nil"/>
              <w:bottom w:val="single" w:sz="4" w:space="0" w:color="auto"/>
              <w:right w:val="single" w:sz="4" w:space="0" w:color="auto"/>
            </w:tcBorders>
            <w:shd w:val="clear" w:color="auto" w:fill="auto"/>
            <w:noWrap/>
            <w:vAlign w:val="center"/>
            <w:hideMark/>
          </w:tcPr>
          <w:p w14:paraId="33D0ADE6"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Sakit Tenggorokan</w:t>
            </w:r>
          </w:p>
        </w:tc>
        <w:tc>
          <w:tcPr>
            <w:tcW w:w="1060" w:type="dxa"/>
            <w:tcBorders>
              <w:top w:val="nil"/>
              <w:left w:val="nil"/>
              <w:bottom w:val="single" w:sz="4" w:space="0" w:color="auto"/>
              <w:right w:val="single" w:sz="4" w:space="0" w:color="auto"/>
            </w:tcBorders>
            <w:shd w:val="clear" w:color="auto" w:fill="auto"/>
            <w:noWrap/>
            <w:vAlign w:val="center"/>
            <w:hideMark/>
          </w:tcPr>
          <w:p w14:paraId="67AC0FDE" w14:textId="3C89BA11"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34.758</w:t>
            </w:r>
          </w:p>
        </w:tc>
        <w:tc>
          <w:tcPr>
            <w:tcW w:w="1880" w:type="dxa"/>
            <w:tcBorders>
              <w:top w:val="nil"/>
              <w:left w:val="nil"/>
              <w:bottom w:val="single" w:sz="4" w:space="0" w:color="auto"/>
              <w:right w:val="single" w:sz="4" w:space="0" w:color="auto"/>
            </w:tcBorders>
            <w:shd w:val="clear" w:color="auto" w:fill="auto"/>
            <w:noWrap/>
            <w:vAlign w:val="center"/>
            <w:hideMark/>
          </w:tcPr>
          <w:p w14:paraId="4EE9A425" w14:textId="33F3F200"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403</w:t>
            </w:r>
          </w:p>
        </w:tc>
        <w:tc>
          <w:tcPr>
            <w:tcW w:w="2240" w:type="dxa"/>
            <w:tcBorders>
              <w:top w:val="nil"/>
              <w:left w:val="nil"/>
              <w:bottom w:val="single" w:sz="4" w:space="0" w:color="auto"/>
              <w:right w:val="single" w:sz="4" w:space="0" w:color="auto"/>
            </w:tcBorders>
            <w:shd w:val="clear" w:color="auto" w:fill="auto"/>
            <w:noWrap/>
            <w:vAlign w:val="center"/>
            <w:hideMark/>
          </w:tcPr>
          <w:p w14:paraId="744AF9E1" w14:textId="45782C5C"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403</w:t>
            </w:r>
          </w:p>
        </w:tc>
        <w:tc>
          <w:tcPr>
            <w:tcW w:w="2240" w:type="dxa"/>
            <w:tcBorders>
              <w:top w:val="nil"/>
              <w:left w:val="nil"/>
              <w:bottom w:val="single" w:sz="4" w:space="0" w:color="auto"/>
              <w:right w:val="single" w:sz="4" w:space="0" w:color="auto"/>
            </w:tcBorders>
            <w:vAlign w:val="bottom"/>
          </w:tcPr>
          <w:p w14:paraId="52A64A2C" w14:textId="4249E6BC"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403</w:t>
            </w:r>
          </w:p>
        </w:tc>
      </w:tr>
      <w:tr w:rsidR="00157468" w:rsidRPr="00BA4DC1" w14:paraId="22EE9CE2" w14:textId="507859D1"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5A7BDAE"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12</w:t>
            </w:r>
          </w:p>
        </w:tc>
        <w:tc>
          <w:tcPr>
            <w:tcW w:w="2500" w:type="dxa"/>
            <w:tcBorders>
              <w:top w:val="nil"/>
              <w:left w:val="nil"/>
              <w:bottom w:val="single" w:sz="4" w:space="0" w:color="auto"/>
              <w:right w:val="single" w:sz="4" w:space="0" w:color="auto"/>
            </w:tcBorders>
            <w:shd w:val="clear" w:color="auto" w:fill="auto"/>
            <w:noWrap/>
            <w:vAlign w:val="center"/>
            <w:hideMark/>
          </w:tcPr>
          <w:p w14:paraId="1F249B72"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Diare</w:t>
            </w:r>
          </w:p>
        </w:tc>
        <w:tc>
          <w:tcPr>
            <w:tcW w:w="1060" w:type="dxa"/>
            <w:tcBorders>
              <w:top w:val="nil"/>
              <w:left w:val="nil"/>
              <w:bottom w:val="single" w:sz="4" w:space="0" w:color="auto"/>
              <w:right w:val="single" w:sz="4" w:space="0" w:color="auto"/>
            </w:tcBorders>
            <w:shd w:val="clear" w:color="auto" w:fill="auto"/>
            <w:noWrap/>
            <w:vAlign w:val="center"/>
            <w:hideMark/>
          </w:tcPr>
          <w:p w14:paraId="5A6C3915" w14:textId="00E37279"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34.308</w:t>
            </w:r>
          </w:p>
        </w:tc>
        <w:tc>
          <w:tcPr>
            <w:tcW w:w="1880" w:type="dxa"/>
            <w:tcBorders>
              <w:top w:val="nil"/>
              <w:left w:val="nil"/>
              <w:bottom w:val="single" w:sz="4" w:space="0" w:color="auto"/>
              <w:right w:val="single" w:sz="4" w:space="0" w:color="auto"/>
            </w:tcBorders>
            <w:shd w:val="clear" w:color="auto" w:fill="auto"/>
            <w:noWrap/>
            <w:vAlign w:val="center"/>
            <w:hideMark/>
          </w:tcPr>
          <w:p w14:paraId="04D6BE36" w14:textId="32321394"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559</w:t>
            </w:r>
          </w:p>
        </w:tc>
        <w:tc>
          <w:tcPr>
            <w:tcW w:w="2240" w:type="dxa"/>
            <w:tcBorders>
              <w:top w:val="nil"/>
              <w:left w:val="nil"/>
              <w:bottom w:val="single" w:sz="4" w:space="0" w:color="auto"/>
              <w:right w:val="single" w:sz="4" w:space="0" w:color="auto"/>
            </w:tcBorders>
            <w:shd w:val="clear" w:color="auto" w:fill="auto"/>
            <w:noWrap/>
            <w:vAlign w:val="center"/>
            <w:hideMark/>
          </w:tcPr>
          <w:p w14:paraId="3D4BE074" w14:textId="3869301B"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559</w:t>
            </w:r>
          </w:p>
        </w:tc>
        <w:tc>
          <w:tcPr>
            <w:tcW w:w="2240" w:type="dxa"/>
            <w:tcBorders>
              <w:top w:val="nil"/>
              <w:left w:val="nil"/>
              <w:bottom w:val="single" w:sz="4" w:space="0" w:color="auto"/>
              <w:right w:val="single" w:sz="4" w:space="0" w:color="auto"/>
            </w:tcBorders>
            <w:vAlign w:val="bottom"/>
          </w:tcPr>
          <w:p w14:paraId="66AF6BEF" w14:textId="2825944A"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559</w:t>
            </w:r>
          </w:p>
        </w:tc>
      </w:tr>
      <w:tr w:rsidR="00157468" w:rsidRPr="00BA4DC1" w14:paraId="463C35C3" w14:textId="72CC9427"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37053C4E"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13</w:t>
            </w:r>
          </w:p>
        </w:tc>
        <w:tc>
          <w:tcPr>
            <w:tcW w:w="2500" w:type="dxa"/>
            <w:tcBorders>
              <w:top w:val="nil"/>
              <w:left w:val="nil"/>
              <w:bottom w:val="single" w:sz="4" w:space="0" w:color="auto"/>
              <w:right w:val="single" w:sz="4" w:space="0" w:color="auto"/>
            </w:tcBorders>
            <w:shd w:val="clear" w:color="auto" w:fill="auto"/>
            <w:noWrap/>
            <w:vAlign w:val="center"/>
            <w:hideMark/>
          </w:tcPr>
          <w:p w14:paraId="5EE74AA2"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Delta</w:t>
            </w:r>
          </w:p>
        </w:tc>
        <w:tc>
          <w:tcPr>
            <w:tcW w:w="1060" w:type="dxa"/>
            <w:tcBorders>
              <w:top w:val="nil"/>
              <w:left w:val="nil"/>
              <w:bottom w:val="single" w:sz="4" w:space="0" w:color="auto"/>
              <w:right w:val="single" w:sz="4" w:space="0" w:color="auto"/>
            </w:tcBorders>
            <w:shd w:val="clear" w:color="auto" w:fill="auto"/>
            <w:noWrap/>
            <w:vAlign w:val="center"/>
            <w:hideMark/>
          </w:tcPr>
          <w:p w14:paraId="6A2721EF" w14:textId="34E8F781"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47.381</w:t>
            </w:r>
          </w:p>
        </w:tc>
        <w:tc>
          <w:tcPr>
            <w:tcW w:w="1880" w:type="dxa"/>
            <w:tcBorders>
              <w:top w:val="nil"/>
              <w:left w:val="nil"/>
              <w:bottom w:val="single" w:sz="4" w:space="0" w:color="auto"/>
              <w:right w:val="single" w:sz="4" w:space="0" w:color="auto"/>
            </w:tcBorders>
            <w:shd w:val="clear" w:color="auto" w:fill="auto"/>
            <w:noWrap/>
            <w:vAlign w:val="center"/>
            <w:hideMark/>
          </w:tcPr>
          <w:p w14:paraId="7A4DBC0A" w14:textId="0D7EA0C0"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1.240</w:t>
            </w:r>
          </w:p>
        </w:tc>
        <w:tc>
          <w:tcPr>
            <w:tcW w:w="2240" w:type="dxa"/>
            <w:tcBorders>
              <w:top w:val="nil"/>
              <w:left w:val="nil"/>
              <w:bottom w:val="single" w:sz="4" w:space="0" w:color="auto"/>
              <w:right w:val="single" w:sz="4" w:space="0" w:color="auto"/>
            </w:tcBorders>
            <w:shd w:val="clear" w:color="auto" w:fill="auto"/>
            <w:noWrap/>
            <w:vAlign w:val="center"/>
            <w:hideMark/>
          </w:tcPr>
          <w:p w14:paraId="1333D342" w14:textId="14C501F6"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1.034</w:t>
            </w:r>
          </w:p>
        </w:tc>
        <w:tc>
          <w:tcPr>
            <w:tcW w:w="2240" w:type="dxa"/>
            <w:tcBorders>
              <w:top w:val="nil"/>
              <w:left w:val="nil"/>
              <w:bottom w:val="single" w:sz="4" w:space="0" w:color="auto"/>
              <w:right w:val="single" w:sz="4" w:space="0" w:color="auto"/>
            </w:tcBorders>
            <w:vAlign w:val="bottom"/>
          </w:tcPr>
          <w:p w14:paraId="33E176B2" w14:textId="44B69421"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834</w:t>
            </w:r>
          </w:p>
        </w:tc>
      </w:tr>
      <w:tr w:rsidR="00157468" w:rsidRPr="00BA4DC1" w14:paraId="17504FA9" w14:textId="6B935E35"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0EE748D1"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14</w:t>
            </w:r>
          </w:p>
        </w:tc>
        <w:tc>
          <w:tcPr>
            <w:tcW w:w="2500" w:type="dxa"/>
            <w:tcBorders>
              <w:top w:val="nil"/>
              <w:left w:val="nil"/>
              <w:bottom w:val="single" w:sz="4" w:space="0" w:color="auto"/>
              <w:right w:val="single" w:sz="4" w:space="0" w:color="auto"/>
            </w:tcBorders>
            <w:shd w:val="clear" w:color="auto" w:fill="auto"/>
            <w:noWrap/>
            <w:vAlign w:val="center"/>
            <w:hideMark/>
          </w:tcPr>
          <w:p w14:paraId="59E13EA2"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Omicron</w:t>
            </w:r>
          </w:p>
        </w:tc>
        <w:tc>
          <w:tcPr>
            <w:tcW w:w="1060" w:type="dxa"/>
            <w:tcBorders>
              <w:top w:val="nil"/>
              <w:left w:val="nil"/>
              <w:bottom w:val="single" w:sz="4" w:space="0" w:color="auto"/>
              <w:right w:val="single" w:sz="4" w:space="0" w:color="auto"/>
            </w:tcBorders>
            <w:shd w:val="clear" w:color="auto" w:fill="auto"/>
            <w:noWrap/>
            <w:vAlign w:val="center"/>
            <w:hideMark/>
          </w:tcPr>
          <w:p w14:paraId="312CBC59" w14:textId="59B3C9B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34.755</w:t>
            </w:r>
          </w:p>
        </w:tc>
        <w:tc>
          <w:tcPr>
            <w:tcW w:w="1880" w:type="dxa"/>
            <w:tcBorders>
              <w:top w:val="nil"/>
              <w:left w:val="nil"/>
              <w:bottom w:val="single" w:sz="4" w:space="0" w:color="auto"/>
              <w:right w:val="single" w:sz="4" w:space="0" w:color="auto"/>
            </w:tcBorders>
            <w:shd w:val="clear" w:color="auto" w:fill="auto"/>
            <w:noWrap/>
            <w:vAlign w:val="center"/>
            <w:hideMark/>
          </w:tcPr>
          <w:p w14:paraId="1C42609A" w14:textId="1302C218"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403</w:t>
            </w:r>
          </w:p>
        </w:tc>
        <w:tc>
          <w:tcPr>
            <w:tcW w:w="2240" w:type="dxa"/>
            <w:tcBorders>
              <w:top w:val="nil"/>
              <w:left w:val="nil"/>
              <w:bottom w:val="single" w:sz="4" w:space="0" w:color="auto"/>
              <w:right w:val="single" w:sz="4" w:space="0" w:color="auto"/>
            </w:tcBorders>
            <w:shd w:val="clear" w:color="auto" w:fill="auto"/>
            <w:noWrap/>
            <w:vAlign w:val="center"/>
            <w:hideMark/>
          </w:tcPr>
          <w:p w14:paraId="3980A540" w14:textId="118C483E"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403</w:t>
            </w:r>
          </w:p>
        </w:tc>
        <w:tc>
          <w:tcPr>
            <w:tcW w:w="2240" w:type="dxa"/>
            <w:tcBorders>
              <w:top w:val="nil"/>
              <w:left w:val="nil"/>
              <w:bottom w:val="single" w:sz="4" w:space="0" w:color="auto"/>
              <w:right w:val="single" w:sz="4" w:space="0" w:color="auto"/>
            </w:tcBorders>
            <w:vAlign w:val="bottom"/>
          </w:tcPr>
          <w:p w14:paraId="085D2871" w14:textId="2B5D8723"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403</w:t>
            </w:r>
          </w:p>
        </w:tc>
      </w:tr>
      <w:tr w:rsidR="00157468" w:rsidRPr="00BA4DC1" w14:paraId="49ADF6B3" w14:textId="78E51E63" w:rsidTr="00D53BE0">
        <w:trPr>
          <w:trHeight w:val="312"/>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F0CBDD7"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15</w:t>
            </w:r>
          </w:p>
        </w:tc>
        <w:tc>
          <w:tcPr>
            <w:tcW w:w="2500" w:type="dxa"/>
            <w:tcBorders>
              <w:top w:val="nil"/>
              <w:left w:val="nil"/>
              <w:bottom w:val="single" w:sz="4" w:space="0" w:color="auto"/>
              <w:right w:val="single" w:sz="4" w:space="0" w:color="auto"/>
            </w:tcBorders>
            <w:shd w:val="clear" w:color="auto" w:fill="auto"/>
            <w:noWrap/>
            <w:vAlign w:val="center"/>
            <w:hideMark/>
          </w:tcPr>
          <w:p w14:paraId="26DBCAD5" w14:textId="77777777"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Anosmia</w:t>
            </w:r>
          </w:p>
        </w:tc>
        <w:tc>
          <w:tcPr>
            <w:tcW w:w="1060" w:type="dxa"/>
            <w:tcBorders>
              <w:top w:val="nil"/>
              <w:left w:val="nil"/>
              <w:bottom w:val="single" w:sz="4" w:space="0" w:color="auto"/>
              <w:right w:val="single" w:sz="4" w:space="0" w:color="auto"/>
            </w:tcBorders>
            <w:shd w:val="clear" w:color="auto" w:fill="auto"/>
            <w:noWrap/>
            <w:vAlign w:val="center"/>
            <w:hideMark/>
          </w:tcPr>
          <w:p w14:paraId="59010C3E" w14:textId="46555C4F"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19.193</w:t>
            </w:r>
          </w:p>
        </w:tc>
        <w:tc>
          <w:tcPr>
            <w:tcW w:w="1880" w:type="dxa"/>
            <w:tcBorders>
              <w:top w:val="nil"/>
              <w:left w:val="nil"/>
              <w:bottom w:val="single" w:sz="4" w:space="0" w:color="auto"/>
              <w:right w:val="single" w:sz="4" w:space="0" w:color="auto"/>
            </w:tcBorders>
            <w:shd w:val="clear" w:color="auto" w:fill="auto"/>
            <w:noWrap/>
            <w:vAlign w:val="center"/>
            <w:hideMark/>
          </w:tcPr>
          <w:p w14:paraId="183F8F93" w14:textId="004A1EE0"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430</w:t>
            </w:r>
          </w:p>
        </w:tc>
        <w:tc>
          <w:tcPr>
            <w:tcW w:w="2240" w:type="dxa"/>
            <w:tcBorders>
              <w:top w:val="nil"/>
              <w:left w:val="nil"/>
              <w:bottom w:val="single" w:sz="4" w:space="0" w:color="auto"/>
              <w:right w:val="single" w:sz="4" w:space="0" w:color="auto"/>
            </w:tcBorders>
            <w:shd w:val="clear" w:color="auto" w:fill="auto"/>
            <w:noWrap/>
            <w:vAlign w:val="center"/>
            <w:hideMark/>
          </w:tcPr>
          <w:p w14:paraId="5973C734" w14:textId="2ED5EE93" w:rsidR="00157468" w:rsidRPr="00BA4DC1" w:rsidRDefault="00157468" w:rsidP="00157468">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430</w:t>
            </w:r>
          </w:p>
        </w:tc>
        <w:tc>
          <w:tcPr>
            <w:tcW w:w="2240" w:type="dxa"/>
            <w:tcBorders>
              <w:top w:val="nil"/>
              <w:left w:val="nil"/>
              <w:bottom w:val="single" w:sz="4" w:space="0" w:color="auto"/>
              <w:right w:val="single" w:sz="4" w:space="0" w:color="auto"/>
            </w:tcBorders>
            <w:vAlign w:val="bottom"/>
          </w:tcPr>
          <w:p w14:paraId="72CB2124" w14:textId="3E1618B1" w:rsidR="00157468" w:rsidRPr="00157468" w:rsidRDefault="00157468" w:rsidP="00157468">
            <w:pPr>
              <w:spacing w:line="240" w:lineRule="auto"/>
              <w:jc w:val="center"/>
              <w:rPr>
                <w:rFonts w:eastAsia="Times New Roman" w:cs="Times New Roman"/>
                <w:color w:val="000000"/>
                <w:szCs w:val="24"/>
                <w:lang w:val="en-ID"/>
              </w:rPr>
            </w:pPr>
            <w:r w:rsidRPr="00157468">
              <w:rPr>
                <w:rFonts w:cs="Times New Roman"/>
                <w:color w:val="000000"/>
                <w:szCs w:val="24"/>
              </w:rPr>
              <w:t>430</w:t>
            </w:r>
          </w:p>
        </w:tc>
      </w:tr>
      <w:tr w:rsidR="00157468" w:rsidRPr="00BA4DC1" w14:paraId="77482FDE" w14:textId="75C34667" w:rsidTr="00157468">
        <w:trPr>
          <w:trHeight w:val="312"/>
        </w:trPr>
        <w:tc>
          <w:tcPr>
            <w:tcW w:w="980" w:type="dxa"/>
            <w:tcBorders>
              <w:top w:val="nil"/>
              <w:left w:val="nil"/>
              <w:bottom w:val="nil"/>
              <w:right w:val="nil"/>
            </w:tcBorders>
            <w:shd w:val="clear" w:color="auto" w:fill="auto"/>
            <w:noWrap/>
            <w:vAlign w:val="center"/>
            <w:hideMark/>
          </w:tcPr>
          <w:p w14:paraId="31DDFE94" w14:textId="77777777" w:rsidR="00157468" w:rsidRPr="00BA4DC1" w:rsidRDefault="00157468" w:rsidP="00BA4DC1">
            <w:pPr>
              <w:spacing w:line="240" w:lineRule="auto"/>
              <w:rPr>
                <w:rFonts w:eastAsia="Times New Roman" w:cs="Times New Roman"/>
                <w:color w:val="000000"/>
                <w:szCs w:val="24"/>
                <w:lang w:val="en-ID"/>
              </w:rPr>
            </w:pPr>
          </w:p>
        </w:tc>
        <w:tc>
          <w:tcPr>
            <w:tcW w:w="2500" w:type="dxa"/>
            <w:tcBorders>
              <w:top w:val="nil"/>
              <w:left w:val="nil"/>
              <w:bottom w:val="nil"/>
              <w:right w:val="nil"/>
            </w:tcBorders>
            <w:shd w:val="clear" w:color="auto" w:fill="auto"/>
            <w:noWrap/>
            <w:vAlign w:val="center"/>
            <w:hideMark/>
          </w:tcPr>
          <w:p w14:paraId="2C7C4D88" w14:textId="77777777" w:rsidR="00157468" w:rsidRPr="00BA4DC1" w:rsidRDefault="00157468" w:rsidP="00BA4DC1">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Total</w:t>
            </w:r>
          </w:p>
        </w:tc>
        <w:tc>
          <w:tcPr>
            <w:tcW w:w="1060" w:type="dxa"/>
            <w:tcBorders>
              <w:top w:val="nil"/>
              <w:left w:val="nil"/>
              <w:bottom w:val="nil"/>
              <w:right w:val="nil"/>
            </w:tcBorders>
            <w:shd w:val="clear" w:color="auto" w:fill="auto"/>
            <w:noWrap/>
            <w:vAlign w:val="center"/>
            <w:hideMark/>
          </w:tcPr>
          <w:p w14:paraId="37B7251C" w14:textId="6BD8C293" w:rsidR="00157468" w:rsidRPr="00BA4DC1" w:rsidRDefault="00157468" w:rsidP="00BA4DC1">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531.184</w:t>
            </w:r>
          </w:p>
        </w:tc>
        <w:tc>
          <w:tcPr>
            <w:tcW w:w="1880" w:type="dxa"/>
            <w:tcBorders>
              <w:top w:val="nil"/>
              <w:left w:val="nil"/>
              <w:bottom w:val="nil"/>
              <w:right w:val="nil"/>
            </w:tcBorders>
            <w:shd w:val="clear" w:color="auto" w:fill="auto"/>
            <w:noWrap/>
            <w:vAlign w:val="center"/>
            <w:hideMark/>
          </w:tcPr>
          <w:p w14:paraId="081780B0" w14:textId="191BCE0C" w:rsidR="00157468" w:rsidRPr="00BA4DC1" w:rsidRDefault="00157468" w:rsidP="00BA4DC1">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10.345</w:t>
            </w:r>
          </w:p>
        </w:tc>
        <w:tc>
          <w:tcPr>
            <w:tcW w:w="2240" w:type="dxa"/>
            <w:tcBorders>
              <w:top w:val="nil"/>
              <w:left w:val="nil"/>
              <w:bottom w:val="nil"/>
              <w:right w:val="nil"/>
            </w:tcBorders>
            <w:shd w:val="clear" w:color="auto" w:fill="auto"/>
            <w:noWrap/>
            <w:vAlign w:val="center"/>
            <w:hideMark/>
          </w:tcPr>
          <w:p w14:paraId="08B0876E" w14:textId="059A8B67" w:rsidR="00157468" w:rsidRPr="00BA4DC1" w:rsidRDefault="00157468" w:rsidP="00BA4DC1">
            <w:pPr>
              <w:spacing w:line="240" w:lineRule="auto"/>
              <w:jc w:val="center"/>
              <w:rPr>
                <w:rFonts w:eastAsia="Times New Roman" w:cs="Times New Roman"/>
                <w:color w:val="000000"/>
                <w:szCs w:val="24"/>
                <w:lang w:val="en-ID"/>
              </w:rPr>
            </w:pPr>
            <w:r w:rsidRPr="00BA4DC1">
              <w:rPr>
                <w:rFonts w:eastAsia="Times New Roman" w:cs="Times New Roman"/>
                <w:color w:val="000000"/>
                <w:szCs w:val="24"/>
                <w:lang w:val="en-ID"/>
              </w:rPr>
              <w:t>9.338</w:t>
            </w:r>
          </w:p>
        </w:tc>
        <w:tc>
          <w:tcPr>
            <w:tcW w:w="2240" w:type="dxa"/>
            <w:tcBorders>
              <w:top w:val="nil"/>
              <w:left w:val="nil"/>
              <w:bottom w:val="nil"/>
              <w:right w:val="nil"/>
            </w:tcBorders>
          </w:tcPr>
          <w:p w14:paraId="5F70E603" w14:textId="24DE8C33" w:rsidR="00157468" w:rsidRPr="00BA4DC1" w:rsidRDefault="00157468" w:rsidP="00BA4DC1">
            <w:pPr>
              <w:spacing w:line="240" w:lineRule="auto"/>
              <w:jc w:val="center"/>
              <w:rPr>
                <w:rFonts w:eastAsia="Times New Roman" w:cs="Times New Roman"/>
                <w:color w:val="000000"/>
                <w:szCs w:val="24"/>
                <w:lang w:val="en-ID"/>
              </w:rPr>
            </w:pPr>
            <w:r>
              <w:rPr>
                <w:rFonts w:eastAsia="Times New Roman" w:cs="Times New Roman"/>
                <w:color w:val="000000"/>
                <w:szCs w:val="24"/>
                <w:lang w:val="en-ID"/>
              </w:rPr>
              <w:t>8.114</w:t>
            </w:r>
          </w:p>
        </w:tc>
      </w:tr>
      <w:bookmarkEnd w:id="745"/>
    </w:tbl>
    <w:p w14:paraId="330B54B1" w14:textId="165E57C0" w:rsidR="005B571F" w:rsidRPr="00BA4DC1" w:rsidRDefault="005B571F" w:rsidP="00BA4DC1">
      <w:pPr>
        <w:spacing w:line="360" w:lineRule="auto"/>
        <w:jc w:val="both"/>
        <w:rPr>
          <w:szCs w:val="28"/>
          <w:lang w:val="en-US"/>
        </w:rPr>
      </w:pPr>
    </w:p>
    <w:p w14:paraId="2C956269" w14:textId="2490C3D9" w:rsidR="00BA4DC1" w:rsidRPr="00BA4DC1" w:rsidRDefault="00423B6F" w:rsidP="00B10455">
      <w:pPr>
        <w:pStyle w:val="ListParagraph"/>
        <w:numPr>
          <w:ilvl w:val="0"/>
          <w:numId w:val="32"/>
        </w:numPr>
        <w:spacing w:line="360" w:lineRule="auto"/>
        <w:jc w:val="both"/>
        <w:rPr>
          <w:szCs w:val="28"/>
          <w:lang w:val="en-US"/>
        </w:rPr>
      </w:pPr>
      <w:r w:rsidRPr="00BA4DC1">
        <w:rPr>
          <w:noProof/>
          <w:szCs w:val="28"/>
          <w:lang w:val="en-US"/>
        </w:rPr>
        <w:drawing>
          <wp:anchor distT="0" distB="0" distL="114300" distR="114300" simplePos="0" relativeHeight="251681792" behindDoc="1" locked="0" layoutInCell="1" allowOverlap="1" wp14:anchorId="547F12BB" wp14:editId="66D0AE2F">
            <wp:simplePos x="0" y="0"/>
            <wp:positionH relativeFrom="margin">
              <wp:posOffset>-601980</wp:posOffset>
            </wp:positionH>
            <wp:positionV relativeFrom="page">
              <wp:posOffset>6004560</wp:posOffset>
            </wp:positionV>
            <wp:extent cx="6231890" cy="2816860"/>
            <wp:effectExtent l="0" t="0" r="0" b="2540"/>
            <wp:wrapTight wrapText="bothSides">
              <wp:wrapPolygon edited="0">
                <wp:start x="0" y="0"/>
                <wp:lineTo x="0" y="21473"/>
                <wp:lineTo x="21525" y="21473"/>
                <wp:lineTo x="21525" y="0"/>
                <wp:lineTo x="0" y="0"/>
              </wp:wrapPolygon>
            </wp:wrapTight>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1890" cy="2816860"/>
                    </a:xfrm>
                    <a:prstGeom prst="rect">
                      <a:avLst/>
                    </a:prstGeom>
                  </pic:spPr>
                </pic:pic>
              </a:graphicData>
            </a:graphic>
            <wp14:sizeRelH relativeFrom="margin">
              <wp14:pctWidth>0</wp14:pctWidth>
            </wp14:sizeRelH>
            <wp14:sizeRelV relativeFrom="margin">
              <wp14:pctHeight>0</wp14:pctHeight>
            </wp14:sizeRelV>
          </wp:anchor>
        </w:drawing>
      </w:r>
      <w:bookmarkStart w:id="746" w:name="_Hlk148657566"/>
      <w:r w:rsidR="00BA4DC1">
        <w:rPr>
          <w:szCs w:val="28"/>
          <w:lang w:val="en-US"/>
        </w:rPr>
        <w:t xml:space="preserve">Hasil dari program disimpan dalam bentuk file </w:t>
      </w:r>
      <w:r w:rsidR="00BA4DC1" w:rsidRPr="00BA4DC1">
        <w:rPr>
          <w:i/>
          <w:iCs/>
          <w:szCs w:val="28"/>
          <w:lang w:val="en-US"/>
        </w:rPr>
        <w:t>Comma Separated Value</w:t>
      </w:r>
      <w:r w:rsidR="00BA4DC1">
        <w:rPr>
          <w:i/>
          <w:iCs/>
          <w:szCs w:val="28"/>
          <w:lang w:val="en-US"/>
        </w:rPr>
        <w:t xml:space="preserve"> </w:t>
      </w:r>
      <w:r w:rsidR="00BA4DC1">
        <w:rPr>
          <w:szCs w:val="28"/>
          <w:lang w:val="en-US"/>
        </w:rPr>
        <w:t xml:space="preserve">(CSV) dengan atribut </w:t>
      </w:r>
      <w:r w:rsidR="00BA4DC1">
        <w:rPr>
          <w:i/>
          <w:iCs/>
          <w:szCs w:val="28"/>
          <w:lang w:val="en-US"/>
        </w:rPr>
        <w:t>id, date, username, tweet, latitude, longitude</w:t>
      </w:r>
      <w:bookmarkEnd w:id="746"/>
      <w:r w:rsidR="00BA4DC1">
        <w:rPr>
          <w:i/>
          <w:iCs/>
          <w:szCs w:val="28"/>
          <w:lang w:val="en-US"/>
        </w:rPr>
        <w:t>.</w:t>
      </w:r>
    </w:p>
    <w:p w14:paraId="1CEB4993" w14:textId="60B632D2" w:rsidR="00BA4DC1" w:rsidRPr="00BA4DC1" w:rsidRDefault="00423B6F" w:rsidP="00BA4DC1">
      <w:pPr>
        <w:pStyle w:val="ListParagraph"/>
        <w:spacing w:line="360" w:lineRule="auto"/>
        <w:jc w:val="both"/>
        <w:rPr>
          <w:szCs w:val="28"/>
          <w:lang w:val="en-US"/>
        </w:rPr>
      </w:pPr>
      <w:r>
        <w:rPr>
          <w:noProof/>
        </w:rPr>
        <mc:AlternateContent>
          <mc:Choice Requires="wps">
            <w:drawing>
              <wp:anchor distT="0" distB="0" distL="114300" distR="114300" simplePos="0" relativeHeight="251683840" behindDoc="1" locked="0" layoutInCell="1" allowOverlap="1" wp14:anchorId="56FC4710" wp14:editId="6EB72CAB">
                <wp:simplePos x="0" y="0"/>
                <wp:positionH relativeFrom="column">
                  <wp:posOffset>-601980</wp:posOffset>
                </wp:positionH>
                <wp:positionV relativeFrom="paragraph">
                  <wp:posOffset>3000375</wp:posOffset>
                </wp:positionV>
                <wp:extent cx="6231890" cy="635"/>
                <wp:effectExtent l="0" t="0" r="0" b="8255"/>
                <wp:wrapTight wrapText="bothSides">
                  <wp:wrapPolygon edited="0">
                    <wp:start x="0" y="0"/>
                    <wp:lineTo x="0" y="20442"/>
                    <wp:lineTo x="21525" y="20442"/>
                    <wp:lineTo x="21525"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6231890" cy="635"/>
                        </a:xfrm>
                        <a:prstGeom prst="rect">
                          <a:avLst/>
                        </a:prstGeom>
                        <a:solidFill>
                          <a:prstClr val="white"/>
                        </a:solidFill>
                        <a:ln>
                          <a:noFill/>
                        </a:ln>
                      </wps:spPr>
                      <wps:txbx>
                        <w:txbxContent>
                          <w:p w14:paraId="5C961ADC" w14:textId="45B76AE5" w:rsidR="00506AA9" w:rsidRPr="00BA4DC1" w:rsidRDefault="00506AA9" w:rsidP="00BA4DC1">
                            <w:pPr>
                              <w:jc w:val="center"/>
                            </w:pPr>
                            <w:bookmarkStart w:id="747" w:name="_Toc140053822"/>
                            <w:r w:rsidRPr="00BA4DC1">
                              <w:t xml:space="preserve">Gambar </w:t>
                            </w:r>
                            <w:r>
                              <w:rPr>
                                <w:lang w:val="en-US"/>
                              </w:rPr>
                              <w:t>4</w:t>
                            </w:r>
                            <w:r>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r w:rsidRPr="00BA4DC1">
                              <w:t xml:space="preserve"> Contoh Hasil Akuisisi Tweet</w:t>
                            </w:r>
                            <w:bookmarkEnd w:id="7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C4710" id="Text Box 38" o:spid="_x0000_s1046" type="#_x0000_t202" style="position:absolute;left:0;text-align:left;margin-left:-47.4pt;margin-top:236.25pt;width:490.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21jLgIAAGc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" stroked="f">
                <v:textbox style="mso-fit-shape-to-text:t" inset="0,0,0,0">
                  <w:txbxContent>
                    <w:p w14:paraId="5C961ADC" w14:textId="45B76AE5" w:rsidR="00506AA9" w:rsidRPr="00BA4DC1" w:rsidRDefault="00506AA9" w:rsidP="00BA4DC1">
                      <w:pPr>
                        <w:jc w:val="center"/>
                      </w:pPr>
                      <w:bookmarkStart w:id="748" w:name="_Toc140053822"/>
                      <w:r w:rsidRPr="00BA4DC1">
                        <w:t xml:space="preserve">Gambar </w:t>
                      </w:r>
                      <w:r>
                        <w:rPr>
                          <w:lang w:val="en-US"/>
                        </w:rPr>
                        <w:t>4</w:t>
                      </w:r>
                      <w:r>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1</w:t>
                      </w:r>
                      <w:r>
                        <w:rPr>
                          <w:noProof/>
                        </w:rPr>
                        <w:fldChar w:fldCharType="end"/>
                      </w:r>
                      <w:r w:rsidRPr="00BA4DC1">
                        <w:t xml:space="preserve"> Contoh Hasil Akuisisi Tweet</w:t>
                      </w:r>
                      <w:bookmarkEnd w:id="748"/>
                    </w:p>
                  </w:txbxContent>
                </v:textbox>
                <w10:wrap type="tight"/>
              </v:shape>
            </w:pict>
          </mc:Fallback>
        </mc:AlternateContent>
      </w:r>
    </w:p>
    <w:p w14:paraId="4D9E6CAA" w14:textId="26218EC1" w:rsidR="00C05126" w:rsidRPr="00782DE4" w:rsidRDefault="00BA4DC1" w:rsidP="00BA4DC1">
      <w:pPr>
        <w:spacing w:line="360" w:lineRule="auto"/>
        <w:ind w:firstLine="360"/>
        <w:jc w:val="both"/>
        <w:rPr>
          <w:i/>
          <w:iCs/>
          <w:szCs w:val="28"/>
          <w:lang w:val="en-US"/>
        </w:rPr>
      </w:pPr>
      <w:r>
        <w:rPr>
          <w:szCs w:val="28"/>
          <w:lang w:val="en-US"/>
        </w:rPr>
        <w:lastRenderedPageBreak/>
        <w:t>Pada tahap ini,</w:t>
      </w:r>
      <w:r w:rsidRPr="00BA4DC1">
        <w:rPr>
          <w:szCs w:val="28"/>
          <w:lang w:val="en-US"/>
        </w:rPr>
        <w:t xml:space="preserve"> </w:t>
      </w:r>
      <w:r>
        <w:rPr>
          <w:szCs w:val="28"/>
          <w:lang w:val="en-US"/>
        </w:rPr>
        <w:t xml:space="preserve">dihasilkan 531.184 data </w:t>
      </w:r>
      <w:r>
        <w:rPr>
          <w:i/>
          <w:iCs/>
          <w:szCs w:val="28"/>
          <w:lang w:val="en-US"/>
        </w:rPr>
        <w:t>tweet</w:t>
      </w:r>
      <w:r>
        <w:rPr>
          <w:szCs w:val="28"/>
          <w:lang w:val="en-US"/>
        </w:rPr>
        <w:t xml:space="preserve"> dari 15 kata kunci yang dapat dilihat pada Tabel 4.1. Jumlah </w:t>
      </w:r>
      <w:r>
        <w:rPr>
          <w:i/>
          <w:iCs/>
          <w:szCs w:val="28"/>
          <w:lang w:val="en-US"/>
        </w:rPr>
        <w:t xml:space="preserve">tweet </w:t>
      </w:r>
      <w:r>
        <w:rPr>
          <w:szCs w:val="28"/>
          <w:lang w:val="en-US"/>
        </w:rPr>
        <w:t xml:space="preserve">yang </w:t>
      </w:r>
      <w:r w:rsidR="00782DE4">
        <w:rPr>
          <w:szCs w:val="28"/>
          <w:lang w:val="en-US"/>
        </w:rPr>
        <w:t xml:space="preserve">memiliki </w:t>
      </w:r>
      <w:proofErr w:type="spellStart"/>
      <w:r w:rsidR="00782DE4">
        <w:rPr>
          <w:szCs w:val="28"/>
          <w:lang w:val="en-US"/>
        </w:rPr>
        <w:t>geolokasi</w:t>
      </w:r>
      <w:proofErr w:type="spellEnd"/>
      <w:r w:rsidR="00782DE4">
        <w:rPr>
          <w:szCs w:val="28"/>
          <w:lang w:val="en-US"/>
        </w:rPr>
        <w:t xml:space="preserve"> di Indonesia adalah 10.345 data </w:t>
      </w:r>
      <w:r w:rsidR="00782DE4">
        <w:rPr>
          <w:i/>
          <w:iCs/>
          <w:szCs w:val="28"/>
          <w:lang w:val="en-US"/>
        </w:rPr>
        <w:t>tweet</w:t>
      </w:r>
      <w:r w:rsidR="00782DE4">
        <w:rPr>
          <w:szCs w:val="28"/>
          <w:lang w:val="en-US"/>
        </w:rPr>
        <w:t xml:space="preserve">, dan jumlah yang bukan duplikat adalah 9.338. Data bukan duplikat ini yang kemudian akan digunakan dalam </w:t>
      </w:r>
      <w:r w:rsidR="00782DE4" w:rsidRPr="00782DE4">
        <w:rPr>
          <w:i/>
          <w:iCs/>
          <w:szCs w:val="28"/>
          <w:lang w:val="en-US"/>
        </w:rPr>
        <w:t>pre-processing</w:t>
      </w:r>
      <w:r w:rsidR="00782DE4">
        <w:rPr>
          <w:szCs w:val="28"/>
          <w:lang w:val="en-US"/>
        </w:rPr>
        <w:t xml:space="preserve"> data.</w:t>
      </w:r>
    </w:p>
    <w:p w14:paraId="79597AC6" w14:textId="77777777" w:rsidR="005329A6" w:rsidRPr="005329A6" w:rsidRDefault="005329A6" w:rsidP="005329A6">
      <w:pPr>
        <w:rPr>
          <w:lang w:val="en-US"/>
        </w:rPr>
      </w:pPr>
    </w:p>
    <w:p w14:paraId="4AE3D73B" w14:textId="77777777" w:rsidR="005329A6" w:rsidRDefault="005329A6" w:rsidP="005329A6">
      <w:pPr>
        <w:pStyle w:val="Heading2"/>
        <w:rPr>
          <w:lang w:val="en-US"/>
        </w:rPr>
      </w:pPr>
      <w:bookmarkStart w:id="749" w:name="_Toc139379677"/>
      <w:proofErr w:type="spellStart"/>
      <w:r>
        <w:rPr>
          <w:lang w:val="en-US"/>
        </w:rPr>
        <w:t>Praproses</w:t>
      </w:r>
      <w:proofErr w:type="spellEnd"/>
      <w:r>
        <w:rPr>
          <w:lang w:val="en-US"/>
        </w:rPr>
        <w:t xml:space="preserve"> Data</w:t>
      </w:r>
      <w:bookmarkEnd w:id="749"/>
    </w:p>
    <w:p w14:paraId="40447996" w14:textId="3570A978" w:rsidR="005329A6" w:rsidRDefault="005329A6" w:rsidP="005329A6">
      <w:pPr>
        <w:pStyle w:val="Heading3"/>
        <w:rPr>
          <w:lang w:val="en-US"/>
        </w:rPr>
      </w:pPr>
      <w:bookmarkStart w:id="750" w:name="_Toc139379678"/>
      <w:r>
        <w:rPr>
          <w:lang w:val="en-US"/>
        </w:rPr>
        <w:t>Case Folding</w:t>
      </w:r>
      <w:bookmarkEnd w:id="750"/>
    </w:p>
    <w:p w14:paraId="677A2523" w14:textId="2AD297DA" w:rsidR="00B226F9" w:rsidRDefault="00DC4420" w:rsidP="00AD785E">
      <w:pPr>
        <w:spacing w:line="360" w:lineRule="auto"/>
        <w:ind w:firstLine="720"/>
        <w:jc w:val="both"/>
        <w:rPr>
          <w:lang w:val="en-US"/>
        </w:rPr>
      </w:pPr>
      <w:bookmarkStart w:id="751" w:name="_Hlk148657730"/>
      <w:r w:rsidRPr="00665FBB">
        <w:rPr>
          <w:i/>
          <w:iCs/>
          <w:lang w:val="en-US"/>
        </w:rPr>
        <w:t xml:space="preserve">Case Folding </w:t>
      </w:r>
      <w:r w:rsidRPr="00665FBB">
        <w:rPr>
          <w:lang w:val="en-US"/>
        </w:rPr>
        <w:t>adalah tahapan yang berfungsi mengonversi keseluruhan teks dalam dokumen menjadi huruf kecil</w:t>
      </w:r>
      <w:r>
        <w:rPr>
          <w:lang w:val="en-US"/>
        </w:rPr>
        <w:t xml:space="preserve"> (</w:t>
      </w:r>
      <w:r>
        <w:rPr>
          <w:i/>
          <w:iCs/>
          <w:lang w:val="en-US"/>
        </w:rPr>
        <w:t>lowercase</w:t>
      </w:r>
      <w:r>
        <w:rPr>
          <w:lang w:val="en-US"/>
        </w:rPr>
        <w:t>)</w:t>
      </w:r>
      <w:r w:rsidRPr="00665FBB">
        <w:rPr>
          <w:lang w:val="en-US"/>
        </w:rPr>
        <w:t>.</w:t>
      </w:r>
      <w:r>
        <w:rPr>
          <w:lang w:val="en-US"/>
        </w:rPr>
        <w:t xml:space="preserve"> Langkah-langkah melakukan </w:t>
      </w:r>
      <w:r>
        <w:rPr>
          <w:i/>
          <w:iCs/>
          <w:lang w:val="en-US"/>
        </w:rPr>
        <w:t>case folding</w:t>
      </w:r>
      <w:r>
        <w:rPr>
          <w:lang w:val="en-US"/>
        </w:rPr>
        <w:t xml:space="preserve"> yaitu memanggil fungsi </w:t>
      </w:r>
      <w:proofErr w:type="gramStart"/>
      <w:r w:rsidRPr="00DC4420">
        <w:rPr>
          <w:i/>
          <w:iCs/>
          <w:lang w:val="en-US"/>
        </w:rPr>
        <w:t>lower(</w:t>
      </w:r>
      <w:proofErr w:type="gramEnd"/>
      <w:r w:rsidRPr="00DC4420">
        <w:rPr>
          <w:i/>
          <w:iCs/>
          <w:lang w:val="en-US"/>
        </w:rPr>
        <w:t>)</w:t>
      </w:r>
      <w:r>
        <w:rPr>
          <w:i/>
          <w:iCs/>
          <w:lang w:val="en-US"/>
        </w:rPr>
        <w:t xml:space="preserve"> </w:t>
      </w:r>
      <w:r>
        <w:rPr>
          <w:lang w:val="en-US"/>
        </w:rPr>
        <w:t xml:space="preserve">dalam iterasi setiap data dokumen. Contoh hasil </w:t>
      </w:r>
      <w:proofErr w:type="spellStart"/>
      <w:r>
        <w:rPr>
          <w:lang w:val="en-US"/>
        </w:rPr>
        <w:t>praproses</w:t>
      </w:r>
      <w:proofErr w:type="spellEnd"/>
      <w:r>
        <w:rPr>
          <w:lang w:val="en-US"/>
        </w:rPr>
        <w:t xml:space="preserve"> data pada tahap ini dapat dilihat pada Tabel </w:t>
      </w:r>
      <w:r w:rsidR="00B226F9">
        <w:rPr>
          <w:lang w:val="en-US"/>
        </w:rPr>
        <w:t>4.2.</w:t>
      </w:r>
      <w:bookmarkEnd w:id="751"/>
    </w:p>
    <w:p w14:paraId="225CE09C" w14:textId="5B4A3873" w:rsidR="00B226F9" w:rsidRDefault="00B226F9" w:rsidP="00B226F9">
      <w:pPr>
        <w:jc w:val="center"/>
      </w:pPr>
      <w:bookmarkStart w:id="752" w:name="_Toc134021166"/>
      <w:r>
        <w:t xml:space="preserve">Tabel </w:t>
      </w:r>
      <w:r w:rsidR="00627E2D">
        <w:rPr>
          <w:lang w:val="en-US"/>
        </w:rPr>
        <w:t>4</w:t>
      </w:r>
      <w:r w:rsidR="000023E0">
        <w:t>.</w:t>
      </w:r>
      <w:r w:rsidR="00BB16CC">
        <w:fldChar w:fldCharType="begin"/>
      </w:r>
      <w:r w:rsidR="00BB16CC">
        <w:instrText xml:space="preserve"> STYLEREF 1 \s </w:instrText>
      </w:r>
      <w:r w:rsidR="00BB16CC">
        <w:fldChar w:fldCharType="separate"/>
      </w:r>
      <w:r w:rsidR="00AA3164">
        <w:rPr>
          <w:noProof/>
        </w:rPr>
        <w:t>0</w:t>
      </w:r>
      <w:r w:rsidR="00BB16CC">
        <w:rPr>
          <w:noProof/>
        </w:rPr>
        <w:fldChar w:fldCharType="end"/>
      </w:r>
      <w:r w:rsidR="00AA3164">
        <w:t>.</w:t>
      </w:r>
      <w:r w:rsidR="00BB16CC">
        <w:fldChar w:fldCharType="begin"/>
      </w:r>
      <w:r w:rsidR="00BB16CC">
        <w:instrText xml:space="preserve"> SEQ Tabel \* ARABIC \s 1 </w:instrText>
      </w:r>
      <w:r w:rsidR="00BB16CC">
        <w:fldChar w:fldCharType="separate"/>
      </w:r>
      <w:r w:rsidR="00AA3164">
        <w:rPr>
          <w:noProof/>
        </w:rPr>
        <w:t>2</w:t>
      </w:r>
      <w:r w:rsidR="00BB16CC">
        <w:rPr>
          <w:noProof/>
        </w:rPr>
        <w:fldChar w:fldCharType="end"/>
      </w:r>
      <w:r>
        <w:rPr>
          <w:lang w:val="en-US"/>
        </w:rPr>
        <w:t xml:space="preserve"> </w:t>
      </w:r>
      <w:r w:rsidRPr="007A4053">
        <w:rPr>
          <w:lang w:val="en-US"/>
        </w:rPr>
        <w:t>Tabel</w:t>
      </w:r>
      <w:r>
        <w:rPr>
          <w:i/>
          <w:iCs/>
          <w:lang w:val="en-US"/>
        </w:rPr>
        <w:t xml:space="preserve"> </w:t>
      </w:r>
      <w:r w:rsidRPr="007A4053">
        <w:rPr>
          <w:lang w:val="en-US"/>
        </w:rPr>
        <w:t>proses</w:t>
      </w:r>
      <w:r>
        <w:rPr>
          <w:i/>
          <w:iCs/>
          <w:lang w:val="en-US"/>
        </w:rPr>
        <w:t xml:space="preserve"> </w:t>
      </w:r>
      <w:r w:rsidRPr="007A4053">
        <w:rPr>
          <w:i/>
          <w:iCs/>
          <w:lang w:val="en-US"/>
        </w:rPr>
        <w:t>case folding</w:t>
      </w:r>
      <w:bookmarkEnd w:id="752"/>
    </w:p>
    <w:tbl>
      <w:tblPr>
        <w:tblStyle w:val="TableGrid"/>
        <w:tblW w:w="0" w:type="auto"/>
        <w:tblLook w:val="04A0" w:firstRow="1" w:lastRow="0" w:firstColumn="1" w:lastColumn="0" w:noHBand="0" w:noVBand="1"/>
      </w:tblPr>
      <w:tblGrid>
        <w:gridCol w:w="1217"/>
        <w:gridCol w:w="3483"/>
        <w:gridCol w:w="3230"/>
      </w:tblGrid>
      <w:tr w:rsidR="00265399" w14:paraId="193FD964" w14:textId="77777777" w:rsidTr="00B226F9">
        <w:tc>
          <w:tcPr>
            <w:tcW w:w="1217" w:type="dxa"/>
          </w:tcPr>
          <w:p w14:paraId="464AADEB" w14:textId="3763E8AB" w:rsidR="00265399" w:rsidRPr="00B226F9" w:rsidRDefault="00265399" w:rsidP="00B226F9">
            <w:pPr>
              <w:spacing w:line="360" w:lineRule="auto"/>
              <w:jc w:val="center"/>
              <w:rPr>
                <w:b/>
                <w:bCs/>
                <w:lang w:val="en-US"/>
              </w:rPr>
            </w:pPr>
            <w:bookmarkStart w:id="753" w:name="_Hlk148657743"/>
            <w:r w:rsidRPr="00B226F9">
              <w:rPr>
                <w:b/>
                <w:bCs/>
                <w:lang w:val="en-US"/>
              </w:rPr>
              <w:t>Dokumen</w:t>
            </w:r>
          </w:p>
        </w:tc>
        <w:tc>
          <w:tcPr>
            <w:tcW w:w="3483" w:type="dxa"/>
          </w:tcPr>
          <w:p w14:paraId="39FEEAC6" w14:textId="4F804EBD" w:rsidR="00265399" w:rsidRPr="00B226F9" w:rsidRDefault="00265399" w:rsidP="00B226F9">
            <w:pPr>
              <w:spacing w:line="360" w:lineRule="auto"/>
              <w:jc w:val="center"/>
              <w:rPr>
                <w:b/>
                <w:bCs/>
                <w:i/>
                <w:iCs/>
                <w:lang w:val="en-US"/>
              </w:rPr>
            </w:pPr>
            <w:r w:rsidRPr="00B226F9">
              <w:rPr>
                <w:b/>
                <w:bCs/>
                <w:lang w:val="en-US"/>
              </w:rPr>
              <w:t xml:space="preserve">Sebelum </w:t>
            </w:r>
            <w:r w:rsidRPr="00B226F9">
              <w:rPr>
                <w:b/>
                <w:bCs/>
                <w:i/>
                <w:iCs/>
                <w:lang w:val="en-US"/>
              </w:rPr>
              <w:t>case folding</w:t>
            </w:r>
          </w:p>
        </w:tc>
        <w:tc>
          <w:tcPr>
            <w:tcW w:w="3230" w:type="dxa"/>
          </w:tcPr>
          <w:p w14:paraId="03817A5C" w14:textId="09E98D3A" w:rsidR="00265399" w:rsidRPr="00B226F9" w:rsidRDefault="00265399" w:rsidP="00B226F9">
            <w:pPr>
              <w:spacing w:line="360" w:lineRule="auto"/>
              <w:jc w:val="center"/>
              <w:rPr>
                <w:b/>
                <w:bCs/>
                <w:i/>
                <w:iCs/>
                <w:lang w:val="en-US"/>
              </w:rPr>
            </w:pPr>
            <w:r w:rsidRPr="00B226F9">
              <w:rPr>
                <w:b/>
                <w:bCs/>
                <w:lang w:val="en-US"/>
              </w:rPr>
              <w:t xml:space="preserve">Sesudah </w:t>
            </w:r>
            <w:r w:rsidRPr="00B226F9">
              <w:rPr>
                <w:b/>
                <w:bCs/>
                <w:i/>
                <w:iCs/>
                <w:lang w:val="en-US"/>
              </w:rPr>
              <w:t>case folding</w:t>
            </w:r>
          </w:p>
        </w:tc>
      </w:tr>
      <w:tr w:rsidR="00265399" w14:paraId="69608A21" w14:textId="77777777" w:rsidTr="00B226F9">
        <w:tc>
          <w:tcPr>
            <w:tcW w:w="1217" w:type="dxa"/>
          </w:tcPr>
          <w:p w14:paraId="41838D1F" w14:textId="61A8F019" w:rsidR="00265399" w:rsidRPr="00265399" w:rsidRDefault="00265399" w:rsidP="00265399">
            <w:pPr>
              <w:rPr>
                <w:lang w:val="en-US"/>
              </w:rPr>
            </w:pPr>
            <w:r>
              <w:rPr>
                <w:lang w:val="en-US"/>
              </w:rPr>
              <w:t>1</w:t>
            </w:r>
          </w:p>
        </w:tc>
        <w:tc>
          <w:tcPr>
            <w:tcW w:w="3483" w:type="dxa"/>
          </w:tcPr>
          <w:p w14:paraId="6EC9B626" w14:textId="6A839B11" w:rsidR="00265399" w:rsidRDefault="00265399" w:rsidP="00265399">
            <w:pPr>
              <w:jc w:val="both"/>
              <w:rPr>
                <w:lang w:val="en-US"/>
              </w:rPr>
            </w:pPr>
            <w:r w:rsidRPr="00265399">
              <w:t>BREAKING NEWS!!\nOmicron BA.4 dan BA.5 resmi</w:t>
            </w:r>
            <w:r>
              <w:rPr>
                <w:lang w:val="en-US"/>
              </w:rPr>
              <w:t xml:space="preserve"> terdeteksi di Indonesia. </w:t>
            </w:r>
            <w:r w:rsidRPr="00265399">
              <w:rPr>
                <w:lang w:val="en-US"/>
              </w:rPr>
              <w:t xml:space="preserve">Mari kita sama </w:t>
            </w:r>
            <w:proofErr w:type="spellStart"/>
            <w:r w:rsidRPr="00265399">
              <w:rPr>
                <w:lang w:val="en-US"/>
              </w:rPr>
              <w:t>sama</w:t>
            </w:r>
            <w:proofErr w:type="spellEnd"/>
            <w:r w:rsidRPr="00265399">
              <w:rPr>
                <w:lang w:val="en-US"/>
              </w:rPr>
              <w:t xml:space="preserve"> </w:t>
            </w:r>
            <w:proofErr w:type="spellStart"/>
            <w:r w:rsidRPr="00265399">
              <w:rPr>
                <w:lang w:val="en-US"/>
              </w:rPr>
              <w:t>menjegah</w:t>
            </w:r>
            <w:proofErr w:type="spellEnd"/>
            <w:r w:rsidRPr="00265399">
              <w:rPr>
                <w:lang w:val="en-US"/>
              </w:rPr>
              <w:t xml:space="preserve"> mengantisipasi penularan varian baru Covid-19.</w:t>
            </w:r>
            <w:r>
              <w:rPr>
                <w:lang w:val="en-US"/>
              </w:rPr>
              <w:t xml:space="preserve"> </w:t>
            </w:r>
            <w:r w:rsidRPr="00265399">
              <w:rPr>
                <w:lang w:val="en-US"/>
              </w:rPr>
              <w:t>@</w:t>
            </w:r>
            <w:proofErr w:type="spellStart"/>
            <w:r w:rsidRPr="00265399">
              <w:rPr>
                <w:lang w:val="en-US"/>
              </w:rPr>
              <w:t>KemensosRI</w:t>
            </w:r>
            <w:proofErr w:type="spellEnd"/>
            <w:r w:rsidRPr="00265399">
              <w:rPr>
                <w:lang w:val="en-US"/>
              </w:rPr>
              <w:t xml:space="preserve"> @</w:t>
            </w:r>
            <w:proofErr w:type="spellStart"/>
            <w:r w:rsidRPr="00265399">
              <w:rPr>
                <w:lang w:val="en-US"/>
              </w:rPr>
              <w:t>dinkesJKT</w:t>
            </w:r>
            <w:proofErr w:type="spellEnd"/>
            <w:r w:rsidRPr="00265399">
              <w:rPr>
                <w:lang w:val="en-US"/>
              </w:rPr>
              <w:t xml:space="preserve"> @</w:t>
            </w:r>
            <w:proofErr w:type="spellStart"/>
            <w:r w:rsidRPr="00265399">
              <w:rPr>
                <w:lang w:val="en-US"/>
              </w:rPr>
              <w:t>BPJSKesehatanRI</w:t>
            </w:r>
            <w:proofErr w:type="spellEnd"/>
            <w:r>
              <w:rPr>
                <w:lang w:val="en-US"/>
              </w:rPr>
              <w:t xml:space="preserve"> </w:t>
            </w:r>
            <w:r w:rsidRPr="00265399">
              <w:rPr>
                <w:lang w:val="en-US"/>
              </w:rPr>
              <w:t>#</w:t>
            </w:r>
            <w:proofErr w:type="spellStart"/>
            <w:r w:rsidRPr="00265399">
              <w:rPr>
                <w:lang w:val="en-US"/>
              </w:rPr>
              <w:t>OmicronVariant</w:t>
            </w:r>
            <w:proofErr w:type="spellEnd"/>
            <w:r w:rsidRPr="00265399">
              <w:rPr>
                <w:lang w:val="en-US"/>
              </w:rPr>
              <w:t xml:space="preserve"> #Omicron #COVID https://t.co/NdUWvFg8Ja </w:t>
            </w:r>
          </w:p>
        </w:tc>
        <w:tc>
          <w:tcPr>
            <w:tcW w:w="3230" w:type="dxa"/>
          </w:tcPr>
          <w:p w14:paraId="4B5DD27B" w14:textId="4DF73E42" w:rsidR="00265399" w:rsidRPr="00265399" w:rsidRDefault="00265399" w:rsidP="00265399">
            <w:pPr>
              <w:rPr>
                <w:lang w:val="en-US"/>
              </w:rPr>
            </w:pPr>
            <w:r w:rsidRPr="00265399">
              <w:t>breaking news omicron ba dan ba resmi terdetek</w:t>
            </w:r>
            <w:r>
              <w:rPr>
                <w:lang w:val="en-US"/>
              </w:rPr>
              <w:t xml:space="preserve">si di indonesia. mari kita </w:t>
            </w:r>
            <w:r w:rsidRPr="00265399">
              <w:rPr>
                <w:lang w:val="en-US"/>
              </w:rPr>
              <w:t xml:space="preserve">sama </w:t>
            </w:r>
            <w:proofErr w:type="spellStart"/>
            <w:r w:rsidRPr="00265399">
              <w:rPr>
                <w:lang w:val="en-US"/>
              </w:rPr>
              <w:t>sama</w:t>
            </w:r>
            <w:proofErr w:type="spellEnd"/>
            <w:r w:rsidRPr="00265399">
              <w:rPr>
                <w:lang w:val="en-US"/>
              </w:rPr>
              <w:t xml:space="preserve"> </w:t>
            </w:r>
            <w:proofErr w:type="spellStart"/>
            <w:r w:rsidRPr="00265399">
              <w:rPr>
                <w:lang w:val="en-US"/>
              </w:rPr>
              <w:t>menjegah</w:t>
            </w:r>
            <w:proofErr w:type="spellEnd"/>
            <w:r w:rsidRPr="00265399">
              <w:rPr>
                <w:lang w:val="en-US"/>
              </w:rPr>
              <w:t xml:space="preserve"> mengantisipasi penularan varian baru </w:t>
            </w:r>
            <w:r>
              <w:rPr>
                <w:lang w:val="en-US"/>
              </w:rPr>
              <w:t>c</w:t>
            </w:r>
            <w:r w:rsidRPr="00265399">
              <w:rPr>
                <w:lang w:val="en-US"/>
              </w:rPr>
              <w:t>ovid-19</w:t>
            </w:r>
            <w:r>
              <w:rPr>
                <w:lang w:val="en-US"/>
              </w:rPr>
              <w:t xml:space="preserve">. </w:t>
            </w:r>
            <w:r w:rsidRPr="00265399">
              <w:rPr>
                <w:lang w:val="en-US"/>
              </w:rPr>
              <w:t>@</w:t>
            </w:r>
            <w:proofErr w:type="spellStart"/>
            <w:r>
              <w:rPr>
                <w:lang w:val="en-US"/>
              </w:rPr>
              <w:t>k</w:t>
            </w:r>
            <w:r w:rsidRPr="00265399">
              <w:rPr>
                <w:lang w:val="en-US"/>
              </w:rPr>
              <w:t>emensos</w:t>
            </w:r>
            <w:r>
              <w:rPr>
                <w:lang w:val="en-US"/>
              </w:rPr>
              <w:t>ri</w:t>
            </w:r>
            <w:proofErr w:type="spellEnd"/>
            <w:r w:rsidRPr="00265399">
              <w:rPr>
                <w:lang w:val="en-US"/>
              </w:rPr>
              <w:t xml:space="preserve"> @</w:t>
            </w:r>
            <w:proofErr w:type="spellStart"/>
            <w:r w:rsidRPr="00265399">
              <w:rPr>
                <w:lang w:val="en-US"/>
              </w:rPr>
              <w:t>dinkes</w:t>
            </w:r>
            <w:r>
              <w:rPr>
                <w:lang w:val="en-US"/>
              </w:rPr>
              <w:t>jkt</w:t>
            </w:r>
            <w:proofErr w:type="spellEnd"/>
            <w:r w:rsidRPr="00265399">
              <w:rPr>
                <w:lang w:val="en-US"/>
              </w:rPr>
              <w:t xml:space="preserve"> @</w:t>
            </w:r>
            <w:proofErr w:type="spellStart"/>
            <w:r>
              <w:rPr>
                <w:lang w:val="en-US"/>
              </w:rPr>
              <w:t>bpjsk</w:t>
            </w:r>
            <w:r w:rsidRPr="00265399">
              <w:rPr>
                <w:lang w:val="en-US"/>
              </w:rPr>
              <w:t>esehatan</w:t>
            </w:r>
            <w:r>
              <w:rPr>
                <w:lang w:val="en-US"/>
              </w:rPr>
              <w:t>ri</w:t>
            </w:r>
            <w:proofErr w:type="spellEnd"/>
            <w:r>
              <w:rPr>
                <w:lang w:val="en-US"/>
              </w:rPr>
              <w:t xml:space="preserve"> </w:t>
            </w:r>
            <w:r w:rsidRPr="00265399">
              <w:rPr>
                <w:lang w:val="en-US"/>
              </w:rPr>
              <w:t>#</w:t>
            </w:r>
            <w:proofErr w:type="spellStart"/>
            <w:r>
              <w:rPr>
                <w:lang w:val="en-US"/>
              </w:rPr>
              <w:t>o</w:t>
            </w:r>
            <w:r w:rsidRPr="00265399">
              <w:rPr>
                <w:lang w:val="en-US"/>
              </w:rPr>
              <w:t>micron</w:t>
            </w:r>
            <w:r>
              <w:rPr>
                <w:lang w:val="en-US"/>
              </w:rPr>
              <w:t>o</w:t>
            </w:r>
            <w:r w:rsidRPr="00265399">
              <w:rPr>
                <w:lang w:val="en-US"/>
              </w:rPr>
              <w:t>ariant</w:t>
            </w:r>
            <w:proofErr w:type="spellEnd"/>
            <w:r w:rsidRPr="00265399">
              <w:rPr>
                <w:lang w:val="en-US"/>
              </w:rPr>
              <w:t xml:space="preserve"> #</w:t>
            </w:r>
            <w:r>
              <w:rPr>
                <w:lang w:val="en-US"/>
              </w:rPr>
              <w:t>o</w:t>
            </w:r>
            <w:r w:rsidRPr="00265399">
              <w:rPr>
                <w:lang w:val="en-US"/>
              </w:rPr>
              <w:t>micron #</w:t>
            </w:r>
            <w:proofErr w:type="spellStart"/>
            <w:r>
              <w:rPr>
                <w:lang w:val="en-US"/>
              </w:rPr>
              <w:t>covid</w:t>
            </w:r>
            <w:proofErr w:type="spellEnd"/>
            <w:r>
              <w:rPr>
                <w:lang w:val="en-US"/>
              </w:rPr>
              <w:t xml:space="preserve"> </w:t>
            </w:r>
            <w:r w:rsidRPr="00265399">
              <w:rPr>
                <w:lang w:val="en-US"/>
              </w:rPr>
              <w:t>https://t.co/</w:t>
            </w:r>
            <w:r>
              <w:rPr>
                <w:lang w:val="en-US"/>
              </w:rPr>
              <w:t>nduwvfg8ja</w:t>
            </w:r>
          </w:p>
        </w:tc>
      </w:tr>
      <w:tr w:rsidR="00265399" w14:paraId="40819EC5" w14:textId="77777777" w:rsidTr="00B226F9">
        <w:tc>
          <w:tcPr>
            <w:tcW w:w="1217" w:type="dxa"/>
          </w:tcPr>
          <w:p w14:paraId="379FFED6" w14:textId="18482708" w:rsidR="00265399" w:rsidRDefault="00265399" w:rsidP="00AD785E">
            <w:pPr>
              <w:spacing w:line="360" w:lineRule="auto"/>
              <w:jc w:val="both"/>
              <w:rPr>
                <w:lang w:val="en-US"/>
              </w:rPr>
            </w:pPr>
            <w:r>
              <w:rPr>
                <w:lang w:val="en-US"/>
              </w:rPr>
              <w:t>2</w:t>
            </w:r>
          </w:p>
        </w:tc>
        <w:tc>
          <w:tcPr>
            <w:tcW w:w="3483" w:type="dxa"/>
          </w:tcPr>
          <w:p w14:paraId="10003255" w14:textId="6185C8C8" w:rsidR="00265399" w:rsidRPr="00265399" w:rsidRDefault="00265399" w:rsidP="00265399">
            <w:r w:rsidRPr="00265399">
              <w:t>Varian baru omicron lagi :)</w:t>
            </w:r>
          </w:p>
        </w:tc>
        <w:tc>
          <w:tcPr>
            <w:tcW w:w="3230" w:type="dxa"/>
          </w:tcPr>
          <w:p w14:paraId="7297B181" w14:textId="21AC0DFA" w:rsidR="00265399" w:rsidRDefault="00265399" w:rsidP="00AD785E">
            <w:pPr>
              <w:spacing w:line="360" w:lineRule="auto"/>
              <w:jc w:val="both"/>
              <w:rPr>
                <w:lang w:val="en-US"/>
              </w:rPr>
            </w:pPr>
            <w:r>
              <w:rPr>
                <w:lang w:val="en-US"/>
              </w:rPr>
              <w:t>varian baru omicron lagi :)</w:t>
            </w:r>
          </w:p>
        </w:tc>
      </w:tr>
      <w:tr w:rsidR="00265399" w14:paraId="34A5C19F" w14:textId="77777777" w:rsidTr="00B226F9">
        <w:tc>
          <w:tcPr>
            <w:tcW w:w="1217" w:type="dxa"/>
          </w:tcPr>
          <w:p w14:paraId="47B4BD9D" w14:textId="230E2B76" w:rsidR="00265399" w:rsidRDefault="00265399" w:rsidP="00AD785E">
            <w:pPr>
              <w:spacing w:line="360" w:lineRule="auto"/>
              <w:jc w:val="both"/>
              <w:rPr>
                <w:lang w:val="en-US"/>
              </w:rPr>
            </w:pPr>
            <w:r>
              <w:rPr>
                <w:lang w:val="en-US"/>
              </w:rPr>
              <w:t>3</w:t>
            </w:r>
          </w:p>
        </w:tc>
        <w:tc>
          <w:tcPr>
            <w:tcW w:w="3483" w:type="dxa"/>
          </w:tcPr>
          <w:p w14:paraId="7BDB05E6" w14:textId="40BE47DB" w:rsidR="00265399" w:rsidRDefault="00B226F9" w:rsidP="00AD785E">
            <w:pPr>
              <w:spacing w:line="360" w:lineRule="auto"/>
              <w:jc w:val="both"/>
              <w:rPr>
                <w:lang w:val="en-US"/>
              </w:rPr>
            </w:pPr>
            <w:r w:rsidRPr="00B226F9">
              <w:rPr>
                <w:lang w:val="en-US"/>
              </w:rPr>
              <w:t xml:space="preserve">Buset aku batuk udah </w:t>
            </w:r>
            <w:proofErr w:type="spellStart"/>
            <w:r w:rsidRPr="00B226F9">
              <w:rPr>
                <w:lang w:val="en-US"/>
              </w:rPr>
              <w:t>kek</w:t>
            </w:r>
            <w:proofErr w:type="spellEnd"/>
            <w:r w:rsidRPr="00B226F9">
              <w:rPr>
                <w:lang w:val="en-US"/>
              </w:rPr>
              <w:t xml:space="preserve"> orang mau mati aja.</w:t>
            </w:r>
          </w:p>
        </w:tc>
        <w:tc>
          <w:tcPr>
            <w:tcW w:w="3230" w:type="dxa"/>
          </w:tcPr>
          <w:p w14:paraId="1C7E4EE7" w14:textId="3ED23B33" w:rsidR="00265399" w:rsidRDefault="00B226F9" w:rsidP="00AD785E">
            <w:pPr>
              <w:spacing w:line="360" w:lineRule="auto"/>
              <w:jc w:val="both"/>
              <w:rPr>
                <w:lang w:val="en-US"/>
              </w:rPr>
            </w:pPr>
            <w:r>
              <w:rPr>
                <w:lang w:val="en-US"/>
              </w:rPr>
              <w:t>b</w:t>
            </w:r>
            <w:r w:rsidRPr="00B226F9">
              <w:rPr>
                <w:lang w:val="en-US"/>
              </w:rPr>
              <w:t xml:space="preserve">uset aku batuk udah </w:t>
            </w:r>
            <w:proofErr w:type="spellStart"/>
            <w:r w:rsidRPr="00B226F9">
              <w:rPr>
                <w:lang w:val="en-US"/>
              </w:rPr>
              <w:t>kek</w:t>
            </w:r>
            <w:proofErr w:type="spellEnd"/>
            <w:r w:rsidRPr="00B226F9">
              <w:rPr>
                <w:lang w:val="en-US"/>
              </w:rPr>
              <w:t xml:space="preserve"> orang mau mati aja</w:t>
            </w:r>
            <w:r>
              <w:rPr>
                <w:lang w:val="en-US"/>
              </w:rPr>
              <w:t>.</w:t>
            </w:r>
          </w:p>
        </w:tc>
      </w:tr>
      <w:bookmarkEnd w:id="753"/>
    </w:tbl>
    <w:p w14:paraId="4E7438CB" w14:textId="77777777" w:rsidR="00265399" w:rsidRPr="00DC4420" w:rsidRDefault="00265399" w:rsidP="00AD785E">
      <w:pPr>
        <w:spacing w:line="360" w:lineRule="auto"/>
        <w:ind w:firstLine="720"/>
        <w:jc w:val="both"/>
        <w:rPr>
          <w:lang w:val="en-US"/>
        </w:rPr>
      </w:pPr>
    </w:p>
    <w:p w14:paraId="03516C5F" w14:textId="02A970AC" w:rsidR="005329A6" w:rsidRPr="00DC4420" w:rsidRDefault="005329A6" w:rsidP="005329A6">
      <w:pPr>
        <w:pStyle w:val="Heading3"/>
        <w:rPr>
          <w:i/>
          <w:iCs/>
          <w:lang w:val="en-US"/>
        </w:rPr>
      </w:pPr>
      <w:bookmarkStart w:id="754" w:name="_Toc139379679"/>
      <w:r w:rsidRPr="00DC4420">
        <w:rPr>
          <w:i/>
          <w:iCs/>
          <w:lang w:val="en-US"/>
        </w:rPr>
        <w:t>Tokenizing</w:t>
      </w:r>
      <w:bookmarkEnd w:id="754"/>
      <w:r w:rsidRPr="00DC4420">
        <w:rPr>
          <w:i/>
          <w:iCs/>
          <w:lang w:val="en-US"/>
        </w:rPr>
        <w:t xml:space="preserve"> </w:t>
      </w:r>
    </w:p>
    <w:p w14:paraId="20408DF7" w14:textId="53ED2E47" w:rsidR="00DC4420" w:rsidRDefault="00DC4420" w:rsidP="00AD785E">
      <w:pPr>
        <w:spacing w:line="360" w:lineRule="auto"/>
        <w:jc w:val="both"/>
        <w:rPr>
          <w:rFonts w:eastAsia="Times New Roman" w:cs="Times New Roman"/>
          <w:bCs/>
          <w:szCs w:val="24"/>
          <w:lang w:val="en-US"/>
        </w:rPr>
      </w:pPr>
      <w:bookmarkStart w:id="755" w:name="_Hlk148657775"/>
      <w:r>
        <w:rPr>
          <w:lang w:val="en-US"/>
        </w:rPr>
        <w:t xml:space="preserve">Setelah dilakukan </w:t>
      </w:r>
      <w:r>
        <w:rPr>
          <w:i/>
          <w:iCs/>
          <w:lang w:val="en-US"/>
        </w:rPr>
        <w:t>case folding</w:t>
      </w:r>
      <w:r>
        <w:rPr>
          <w:lang w:val="en-US"/>
        </w:rPr>
        <w:t xml:space="preserve">, tahap </w:t>
      </w:r>
      <w:proofErr w:type="spellStart"/>
      <w:r>
        <w:rPr>
          <w:lang w:val="en-US"/>
        </w:rPr>
        <w:t>praproses</w:t>
      </w:r>
      <w:proofErr w:type="spellEnd"/>
      <w:r>
        <w:rPr>
          <w:lang w:val="en-US"/>
        </w:rPr>
        <w:t xml:space="preserve"> data selanjutnya adalah </w:t>
      </w:r>
      <w:r w:rsidRPr="00DC4420">
        <w:rPr>
          <w:i/>
          <w:iCs/>
          <w:lang w:val="en-US"/>
        </w:rPr>
        <w:t>Tokenizing</w:t>
      </w:r>
      <w:r w:rsidRPr="00DC4420">
        <w:rPr>
          <w:rFonts w:eastAsia="Times New Roman" w:cs="Times New Roman"/>
          <w:bCs/>
          <w:szCs w:val="24"/>
          <w:lang w:val="en-US"/>
        </w:rPr>
        <w:t xml:space="preserve"> </w:t>
      </w:r>
      <w:r>
        <w:rPr>
          <w:rFonts w:eastAsia="Times New Roman" w:cs="Times New Roman"/>
          <w:bCs/>
          <w:szCs w:val="24"/>
          <w:lang w:val="en-US"/>
        </w:rPr>
        <w:t>yang berfungsi untuk me</w:t>
      </w:r>
      <w:r w:rsidRPr="00665FBB">
        <w:rPr>
          <w:rFonts w:eastAsia="Times New Roman" w:cs="Times New Roman"/>
          <w:bCs/>
          <w:szCs w:val="24"/>
          <w:lang w:val="en-US"/>
        </w:rPr>
        <w:t xml:space="preserve">lakukan penghapusan </w:t>
      </w:r>
      <w:r w:rsidRPr="00DC4420">
        <w:rPr>
          <w:rFonts w:eastAsia="Times New Roman" w:cs="Times New Roman"/>
          <w:bCs/>
          <w:i/>
          <w:iCs/>
          <w:szCs w:val="24"/>
          <w:lang w:val="en-US"/>
        </w:rPr>
        <w:t>hashtag</w:t>
      </w:r>
      <w:r>
        <w:rPr>
          <w:rFonts w:eastAsia="Times New Roman" w:cs="Times New Roman"/>
          <w:bCs/>
          <w:szCs w:val="24"/>
          <w:lang w:val="en-US"/>
        </w:rPr>
        <w:t xml:space="preserve">, angka, </w:t>
      </w:r>
      <w:r w:rsidRPr="00665FBB">
        <w:rPr>
          <w:rFonts w:eastAsia="Times New Roman" w:cs="Times New Roman"/>
          <w:bCs/>
          <w:i/>
          <w:iCs/>
          <w:szCs w:val="24"/>
          <w:lang w:val="en-US"/>
        </w:rPr>
        <w:t>mention</w:t>
      </w:r>
      <w:r w:rsidRPr="00665FBB">
        <w:rPr>
          <w:rFonts w:eastAsia="Times New Roman" w:cs="Times New Roman"/>
          <w:bCs/>
          <w:szCs w:val="24"/>
          <w:lang w:val="en-US"/>
        </w:rPr>
        <w:t>, URL, dan tanda baca</w:t>
      </w:r>
      <w:r>
        <w:rPr>
          <w:rFonts w:eastAsia="Times New Roman" w:cs="Times New Roman"/>
          <w:bCs/>
          <w:szCs w:val="24"/>
          <w:lang w:val="en-US"/>
        </w:rPr>
        <w:t xml:space="preserve">. Langkah – langkah </w:t>
      </w:r>
      <w:r>
        <w:rPr>
          <w:rFonts w:eastAsia="Times New Roman" w:cs="Times New Roman"/>
          <w:bCs/>
          <w:i/>
          <w:iCs/>
          <w:szCs w:val="24"/>
          <w:lang w:val="en-US"/>
        </w:rPr>
        <w:t>tokenizing</w:t>
      </w:r>
      <w:r>
        <w:rPr>
          <w:rFonts w:eastAsia="Times New Roman" w:cs="Times New Roman"/>
          <w:bCs/>
          <w:szCs w:val="24"/>
          <w:lang w:val="en-US"/>
        </w:rPr>
        <w:t xml:space="preserve"> adalah sebagai berikut:</w:t>
      </w:r>
    </w:p>
    <w:p w14:paraId="72BC7B32" w14:textId="77777777" w:rsidR="0047260D" w:rsidRDefault="00DC4420" w:rsidP="00AD785E">
      <w:pPr>
        <w:pStyle w:val="ListParagraph"/>
        <w:numPr>
          <w:ilvl w:val="0"/>
          <w:numId w:val="29"/>
        </w:numPr>
        <w:spacing w:line="360" w:lineRule="auto"/>
        <w:jc w:val="both"/>
        <w:rPr>
          <w:rFonts w:eastAsia="Times New Roman" w:cs="Times New Roman"/>
          <w:bCs/>
          <w:szCs w:val="24"/>
          <w:lang w:val="en-US"/>
        </w:rPr>
      </w:pPr>
      <w:r>
        <w:rPr>
          <w:rFonts w:eastAsia="Times New Roman" w:cs="Times New Roman"/>
          <w:bCs/>
          <w:szCs w:val="24"/>
          <w:lang w:val="en-US"/>
        </w:rPr>
        <w:lastRenderedPageBreak/>
        <w:t xml:space="preserve">Memanggil </w:t>
      </w:r>
      <w:r w:rsidRPr="00DC4420">
        <w:rPr>
          <w:rFonts w:eastAsia="Times New Roman" w:cs="Times New Roman"/>
          <w:bCs/>
          <w:i/>
          <w:iCs/>
          <w:szCs w:val="24"/>
          <w:lang w:val="en-US"/>
        </w:rPr>
        <w:t>library</w:t>
      </w:r>
      <w:r w:rsidRPr="00DC4420">
        <w:rPr>
          <w:rFonts w:eastAsia="Times New Roman" w:cs="Times New Roman"/>
          <w:bCs/>
          <w:szCs w:val="24"/>
          <w:lang w:val="en-US"/>
        </w:rPr>
        <w:t>,</w:t>
      </w:r>
      <w:r>
        <w:rPr>
          <w:rFonts w:eastAsia="Times New Roman" w:cs="Times New Roman"/>
          <w:bCs/>
          <w:i/>
          <w:iCs/>
          <w:szCs w:val="24"/>
          <w:lang w:val="en-US"/>
        </w:rPr>
        <w:t xml:space="preserve"> </w:t>
      </w:r>
      <w:proofErr w:type="spellStart"/>
      <w:r w:rsidR="0047260D">
        <w:rPr>
          <w:rFonts w:eastAsia="Times New Roman" w:cs="Times New Roman"/>
          <w:bCs/>
          <w:i/>
          <w:iCs/>
          <w:szCs w:val="24"/>
          <w:lang w:val="en-US"/>
        </w:rPr>
        <w:t>numpy</w:t>
      </w:r>
      <w:proofErr w:type="spellEnd"/>
      <w:r w:rsidR="0047260D">
        <w:rPr>
          <w:rFonts w:eastAsia="Times New Roman" w:cs="Times New Roman"/>
          <w:bCs/>
          <w:i/>
          <w:iCs/>
          <w:szCs w:val="24"/>
          <w:lang w:val="en-US"/>
        </w:rPr>
        <w:t>, re,</w:t>
      </w:r>
      <w:r w:rsidR="0047260D">
        <w:rPr>
          <w:rFonts w:eastAsia="Times New Roman" w:cs="Times New Roman"/>
          <w:bCs/>
          <w:szCs w:val="24"/>
          <w:lang w:val="en-US"/>
        </w:rPr>
        <w:t xml:space="preserve"> dan </w:t>
      </w:r>
      <w:r w:rsidR="0047260D">
        <w:rPr>
          <w:rFonts w:eastAsia="Times New Roman" w:cs="Times New Roman"/>
          <w:bCs/>
          <w:i/>
          <w:iCs/>
          <w:szCs w:val="24"/>
          <w:lang w:val="en-US"/>
        </w:rPr>
        <w:t>string</w:t>
      </w:r>
      <w:r w:rsidR="0047260D">
        <w:rPr>
          <w:rFonts w:eastAsia="Times New Roman" w:cs="Times New Roman"/>
          <w:bCs/>
          <w:szCs w:val="24"/>
          <w:lang w:val="en-US"/>
        </w:rPr>
        <w:t>.</w:t>
      </w:r>
    </w:p>
    <w:p w14:paraId="44843CF7" w14:textId="46DC14C7" w:rsidR="0047260D" w:rsidRDefault="0047260D" w:rsidP="00AD785E">
      <w:pPr>
        <w:pStyle w:val="ListParagraph"/>
        <w:numPr>
          <w:ilvl w:val="0"/>
          <w:numId w:val="29"/>
        </w:numPr>
        <w:spacing w:line="360" w:lineRule="auto"/>
        <w:jc w:val="both"/>
        <w:rPr>
          <w:rFonts w:eastAsia="Times New Roman" w:cs="Times New Roman"/>
          <w:bCs/>
          <w:szCs w:val="24"/>
          <w:lang w:val="en-US"/>
        </w:rPr>
      </w:pPr>
      <w:r>
        <w:rPr>
          <w:rFonts w:eastAsia="Times New Roman" w:cs="Times New Roman"/>
          <w:bCs/>
          <w:szCs w:val="24"/>
          <w:lang w:val="en-US"/>
        </w:rPr>
        <w:t xml:space="preserve">Menggunakan </w:t>
      </w:r>
      <w:r w:rsidRPr="0047260D">
        <w:rPr>
          <w:rFonts w:eastAsia="Times New Roman" w:cs="Times New Roman"/>
          <w:bCs/>
          <w:i/>
          <w:iCs/>
          <w:szCs w:val="24"/>
          <w:lang w:val="en-US"/>
        </w:rPr>
        <w:t>library</w:t>
      </w:r>
      <w:r>
        <w:rPr>
          <w:rFonts w:eastAsia="Times New Roman" w:cs="Times New Roman"/>
          <w:bCs/>
          <w:i/>
          <w:iCs/>
          <w:szCs w:val="24"/>
          <w:lang w:val="en-US"/>
        </w:rPr>
        <w:t xml:space="preserve"> </w:t>
      </w:r>
      <w:r>
        <w:rPr>
          <w:rFonts w:eastAsia="Times New Roman" w:cs="Times New Roman"/>
          <w:bCs/>
          <w:szCs w:val="24"/>
          <w:lang w:val="en-US"/>
        </w:rPr>
        <w:t xml:space="preserve">pandas untuk membaca data csv menjadi </w:t>
      </w:r>
      <w:proofErr w:type="spellStart"/>
      <w:r>
        <w:rPr>
          <w:rFonts w:eastAsia="Times New Roman" w:cs="Times New Roman"/>
          <w:bCs/>
          <w:i/>
          <w:iCs/>
          <w:szCs w:val="24"/>
          <w:lang w:val="en-US"/>
        </w:rPr>
        <w:t>dataframe</w:t>
      </w:r>
      <w:proofErr w:type="spellEnd"/>
      <w:r>
        <w:rPr>
          <w:rFonts w:eastAsia="Times New Roman" w:cs="Times New Roman"/>
          <w:bCs/>
          <w:i/>
          <w:iCs/>
          <w:szCs w:val="24"/>
          <w:lang w:val="en-US"/>
        </w:rPr>
        <w:t>.</w:t>
      </w:r>
    </w:p>
    <w:p w14:paraId="0415EB1E" w14:textId="4390596F" w:rsidR="0047260D" w:rsidRPr="0047260D" w:rsidRDefault="0047260D" w:rsidP="00AD785E">
      <w:pPr>
        <w:pStyle w:val="ListParagraph"/>
        <w:numPr>
          <w:ilvl w:val="0"/>
          <w:numId w:val="29"/>
        </w:numPr>
        <w:spacing w:line="360" w:lineRule="auto"/>
        <w:jc w:val="both"/>
        <w:rPr>
          <w:rFonts w:eastAsia="Times New Roman" w:cs="Times New Roman"/>
          <w:bCs/>
          <w:szCs w:val="24"/>
          <w:lang w:val="en-US"/>
        </w:rPr>
      </w:pPr>
      <w:r>
        <w:rPr>
          <w:rFonts w:eastAsia="Times New Roman" w:cs="Times New Roman"/>
          <w:bCs/>
          <w:szCs w:val="24"/>
          <w:lang w:val="en-US"/>
        </w:rPr>
        <w:t xml:space="preserve">Mengambil data di kolom </w:t>
      </w:r>
      <w:r>
        <w:rPr>
          <w:rFonts w:eastAsia="Times New Roman" w:cs="Times New Roman"/>
          <w:bCs/>
          <w:i/>
          <w:iCs/>
          <w:szCs w:val="24"/>
          <w:lang w:val="en-US"/>
        </w:rPr>
        <w:t>text</w:t>
      </w:r>
      <w:r>
        <w:rPr>
          <w:rFonts w:eastAsia="Times New Roman" w:cs="Times New Roman"/>
          <w:bCs/>
          <w:szCs w:val="24"/>
          <w:lang w:val="en-US"/>
        </w:rPr>
        <w:t xml:space="preserve"> dan menyimpan di dalam </w:t>
      </w:r>
      <w:r>
        <w:rPr>
          <w:rFonts w:eastAsia="Times New Roman" w:cs="Times New Roman"/>
          <w:bCs/>
          <w:i/>
          <w:iCs/>
          <w:szCs w:val="24"/>
          <w:lang w:val="en-US"/>
        </w:rPr>
        <w:t>list.</w:t>
      </w:r>
    </w:p>
    <w:p w14:paraId="20AE3A92" w14:textId="77777777" w:rsidR="0047260D" w:rsidRDefault="0047260D" w:rsidP="00AD785E">
      <w:pPr>
        <w:pStyle w:val="ListParagraph"/>
        <w:numPr>
          <w:ilvl w:val="0"/>
          <w:numId w:val="29"/>
        </w:numPr>
        <w:spacing w:line="360" w:lineRule="auto"/>
        <w:jc w:val="both"/>
        <w:rPr>
          <w:rFonts w:eastAsia="Times New Roman" w:cs="Times New Roman"/>
          <w:bCs/>
          <w:szCs w:val="24"/>
          <w:lang w:val="en-US"/>
        </w:rPr>
      </w:pPr>
      <w:r>
        <w:rPr>
          <w:rFonts w:eastAsia="Times New Roman" w:cs="Times New Roman"/>
          <w:bCs/>
          <w:szCs w:val="24"/>
          <w:lang w:val="en-US"/>
        </w:rPr>
        <w:t xml:space="preserve">Melakukan iterasi pada </w:t>
      </w:r>
      <w:r>
        <w:rPr>
          <w:rFonts w:eastAsia="Times New Roman" w:cs="Times New Roman"/>
          <w:bCs/>
          <w:i/>
          <w:iCs/>
          <w:szCs w:val="24"/>
          <w:lang w:val="en-US"/>
        </w:rPr>
        <w:t>list</w:t>
      </w:r>
      <w:r>
        <w:rPr>
          <w:rFonts w:eastAsia="Times New Roman" w:cs="Times New Roman"/>
          <w:bCs/>
          <w:szCs w:val="24"/>
          <w:lang w:val="en-US"/>
        </w:rPr>
        <w:t xml:space="preserve"> dan menghapus </w:t>
      </w:r>
      <w:r>
        <w:rPr>
          <w:rFonts w:eastAsia="Times New Roman" w:cs="Times New Roman"/>
          <w:bCs/>
          <w:i/>
          <w:iCs/>
          <w:szCs w:val="24"/>
          <w:lang w:val="en-US"/>
        </w:rPr>
        <w:t xml:space="preserve">hashtag, </w:t>
      </w:r>
      <w:r>
        <w:rPr>
          <w:rFonts w:eastAsia="Times New Roman" w:cs="Times New Roman"/>
          <w:bCs/>
          <w:szCs w:val="24"/>
          <w:lang w:val="en-US"/>
        </w:rPr>
        <w:t xml:space="preserve">angka, </w:t>
      </w:r>
      <w:r>
        <w:rPr>
          <w:rFonts w:eastAsia="Times New Roman" w:cs="Times New Roman"/>
          <w:bCs/>
          <w:i/>
          <w:iCs/>
          <w:szCs w:val="24"/>
          <w:lang w:val="en-US"/>
        </w:rPr>
        <w:t xml:space="preserve">mention, </w:t>
      </w:r>
      <w:r>
        <w:rPr>
          <w:rFonts w:eastAsia="Times New Roman" w:cs="Times New Roman"/>
          <w:bCs/>
          <w:szCs w:val="24"/>
          <w:lang w:val="en-US"/>
        </w:rPr>
        <w:t>URL, dan tanda baca.</w:t>
      </w:r>
    </w:p>
    <w:p w14:paraId="05095747" w14:textId="6ECBF596" w:rsidR="0047260D" w:rsidRDefault="0047260D" w:rsidP="00AD785E">
      <w:pPr>
        <w:spacing w:line="360" w:lineRule="auto"/>
        <w:ind w:left="360"/>
        <w:jc w:val="both"/>
        <w:rPr>
          <w:rFonts w:eastAsia="Times New Roman" w:cs="Times New Roman"/>
          <w:bCs/>
          <w:szCs w:val="24"/>
          <w:lang w:val="en-US"/>
        </w:rPr>
      </w:pPr>
      <w:r>
        <w:rPr>
          <w:rFonts w:eastAsia="Times New Roman" w:cs="Times New Roman"/>
          <w:bCs/>
          <w:szCs w:val="24"/>
          <w:lang w:val="en-US"/>
        </w:rPr>
        <w:t xml:space="preserve">Contoh hasil </w:t>
      </w:r>
      <w:proofErr w:type="spellStart"/>
      <w:r>
        <w:rPr>
          <w:rFonts w:eastAsia="Times New Roman" w:cs="Times New Roman"/>
          <w:bCs/>
          <w:szCs w:val="24"/>
          <w:lang w:val="en-US"/>
        </w:rPr>
        <w:t>praproses</w:t>
      </w:r>
      <w:proofErr w:type="spellEnd"/>
      <w:r>
        <w:rPr>
          <w:rFonts w:eastAsia="Times New Roman" w:cs="Times New Roman"/>
          <w:bCs/>
          <w:szCs w:val="24"/>
          <w:lang w:val="en-US"/>
        </w:rPr>
        <w:t xml:space="preserve"> data tahap </w:t>
      </w:r>
      <w:r>
        <w:rPr>
          <w:rFonts w:eastAsia="Times New Roman" w:cs="Times New Roman"/>
          <w:bCs/>
          <w:i/>
          <w:iCs/>
          <w:szCs w:val="24"/>
          <w:lang w:val="en-US"/>
        </w:rPr>
        <w:t>tokenizing</w:t>
      </w:r>
      <w:r>
        <w:rPr>
          <w:rFonts w:eastAsia="Times New Roman" w:cs="Times New Roman"/>
          <w:bCs/>
          <w:szCs w:val="24"/>
          <w:lang w:val="en-US"/>
        </w:rPr>
        <w:t xml:space="preserve"> dapat dilihat pada Tabel </w:t>
      </w:r>
      <w:r w:rsidR="007A4053">
        <w:rPr>
          <w:rFonts w:eastAsia="Times New Roman" w:cs="Times New Roman"/>
          <w:bCs/>
          <w:szCs w:val="24"/>
          <w:lang w:val="en-US"/>
        </w:rPr>
        <w:t>4.3.</w:t>
      </w:r>
    </w:p>
    <w:bookmarkEnd w:id="755"/>
    <w:p w14:paraId="352A2A0F" w14:textId="77777777" w:rsidR="00B226F9" w:rsidRPr="0047260D" w:rsidRDefault="0047260D" w:rsidP="0047260D">
      <w:pPr>
        <w:ind w:left="360"/>
        <w:jc w:val="both"/>
        <w:rPr>
          <w:rFonts w:eastAsia="Times New Roman" w:cs="Times New Roman"/>
          <w:bCs/>
          <w:szCs w:val="24"/>
          <w:lang w:val="en-US"/>
        </w:rPr>
      </w:pPr>
      <w:r w:rsidRPr="0047260D">
        <w:rPr>
          <w:rFonts w:eastAsia="Times New Roman" w:cs="Times New Roman"/>
          <w:bCs/>
          <w:szCs w:val="24"/>
          <w:lang w:val="en-US"/>
        </w:rPr>
        <w:t xml:space="preserve"> </w:t>
      </w:r>
    </w:p>
    <w:p w14:paraId="3A208983" w14:textId="68A40648" w:rsidR="00B226F9" w:rsidRPr="00B226F9" w:rsidRDefault="00B226F9" w:rsidP="00B226F9">
      <w:pPr>
        <w:jc w:val="center"/>
      </w:pPr>
      <w:bookmarkStart w:id="756" w:name="_Toc134021167"/>
      <w:r>
        <w:t xml:space="preserve">Tabel </w:t>
      </w:r>
      <w:r w:rsidR="00627E2D">
        <w:rPr>
          <w:lang w:val="en-US"/>
        </w:rPr>
        <w:t>4</w:t>
      </w:r>
      <w:r w:rsidR="000023E0">
        <w:t>.</w:t>
      </w:r>
      <w:r w:rsidR="00BB16CC">
        <w:fldChar w:fldCharType="begin"/>
      </w:r>
      <w:r w:rsidR="00BB16CC">
        <w:instrText xml:space="preserve"> STYLEREF 1 \s </w:instrText>
      </w:r>
      <w:r w:rsidR="00BB16CC">
        <w:fldChar w:fldCharType="separate"/>
      </w:r>
      <w:r w:rsidR="00AA3164">
        <w:rPr>
          <w:noProof/>
        </w:rPr>
        <w:t>0</w:t>
      </w:r>
      <w:r w:rsidR="00BB16CC">
        <w:rPr>
          <w:noProof/>
        </w:rPr>
        <w:fldChar w:fldCharType="end"/>
      </w:r>
      <w:r w:rsidR="00AA3164">
        <w:t>.</w:t>
      </w:r>
      <w:r w:rsidR="00BB16CC">
        <w:fldChar w:fldCharType="begin"/>
      </w:r>
      <w:r w:rsidR="00BB16CC">
        <w:instrText xml:space="preserve"> SEQ Tabel \* ARABIC \s 1 </w:instrText>
      </w:r>
      <w:r w:rsidR="00BB16CC">
        <w:fldChar w:fldCharType="separate"/>
      </w:r>
      <w:r w:rsidR="00AA3164">
        <w:rPr>
          <w:noProof/>
        </w:rPr>
        <w:t>3</w:t>
      </w:r>
      <w:r w:rsidR="00BB16CC">
        <w:rPr>
          <w:noProof/>
        </w:rPr>
        <w:fldChar w:fldCharType="end"/>
      </w:r>
      <w:r w:rsidRPr="002471B0">
        <w:rPr>
          <w:i/>
          <w:iCs/>
          <w:lang w:val="en-US"/>
        </w:rPr>
        <w:t xml:space="preserve"> </w:t>
      </w:r>
      <w:bookmarkStart w:id="757" w:name="_Hlk148657846"/>
      <w:r w:rsidRPr="007A4053">
        <w:rPr>
          <w:lang w:val="en-US"/>
        </w:rPr>
        <w:t>Tabel</w:t>
      </w:r>
      <w:r>
        <w:rPr>
          <w:noProof/>
        </w:rPr>
        <w:t xml:space="preserve"> </w:t>
      </w:r>
      <w:r w:rsidRPr="007A4053">
        <w:rPr>
          <w:noProof/>
          <w:lang w:val="en-US"/>
        </w:rPr>
        <w:t>proses</w:t>
      </w:r>
      <w:r>
        <w:rPr>
          <w:i/>
          <w:iCs/>
          <w:noProof/>
          <w:lang w:val="en-US"/>
        </w:rPr>
        <w:t xml:space="preserve"> </w:t>
      </w:r>
      <w:r w:rsidRPr="007A4053">
        <w:rPr>
          <w:i/>
          <w:iCs/>
          <w:noProof/>
          <w:lang w:val="en-US"/>
        </w:rPr>
        <w:t>tokenizing</w:t>
      </w:r>
      <w:bookmarkEnd w:id="756"/>
      <w:bookmarkEnd w:id="757"/>
    </w:p>
    <w:tbl>
      <w:tblPr>
        <w:tblStyle w:val="TableGrid"/>
        <w:tblW w:w="0" w:type="auto"/>
        <w:tblLook w:val="04A0" w:firstRow="1" w:lastRow="0" w:firstColumn="1" w:lastColumn="0" w:noHBand="0" w:noVBand="1"/>
      </w:tblPr>
      <w:tblGrid>
        <w:gridCol w:w="1217"/>
        <w:gridCol w:w="3483"/>
        <w:gridCol w:w="3230"/>
      </w:tblGrid>
      <w:tr w:rsidR="00B226F9" w14:paraId="25FC84AD" w14:textId="77777777" w:rsidTr="007A4053">
        <w:tc>
          <w:tcPr>
            <w:tcW w:w="1217" w:type="dxa"/>
          </w:tcPr>
          <w:p w14:paraId="2D9C616F" w14:textId="77777777" w:rsidR="00B226F9" w:rsidRPr="00B226F9" w:rsidRDefault="00B226F9" w:rsidP="007A4053">
            <w:pPr>
              <w:spacing w:line="360" w:lineRule="auto"/>
              <w:jc w:val="center"/>
              <w:rPr>
                <w:b/>
                <w:bCs/>
                <w:lang w:val="en-US"/>
              </w:rPr>
            </w:pPr>
            <w:bookmarkStart w:id="758" w:name="_Hlk148657860"/>
            <w:r w:rsidRPr="00B226F9">
              <w:rPr>
                <w:b/>
                <w:bCs/>
                <w:lang w:val="en-US"/>
              </w:rPr>
              <w:t>Dokumen</w:t>
            </w:r>
          </w:p>
        </w:tc>
        <w:tc>
          <w:tcPr>
            <w:tcW w:w="3483" w:type="dxa"/>
          </w:tcPr>
          <w:p w14:paraId="6352ACF3" w14:textId="4F04C7D0" w:rsidR="00B226F9" w:rsidRPr="00B226F9" w:rsidRDefault="00B226F9" w:rsidP="007A4053">
            <w:pPr>
              <w:spacing w:line="360" w:lineRule="auto"/>
              <w:jc w:val="center"/>
              <w:rPr>
                <w:b/>
                <w:bCs/>
                <w:i/>
                <w:iCs/>
                <w:lang w:val="en-US"/>
              </w:rPr>
            </w:pPr>
            <w:r w:rsidRPr="00B226F9">
              <w:rPr>
                <w:b/>
                <w:bCs/>
                <w:lang w:val="en-US"/>
              </w:rPr>
              <w:t xml:space="preserve">Sebelum </w:t>
            </w:r>
            <w:r>
              <w:rPr>
                <w:b/>
                <w:bCs/>
                <w:i/>
                <w:iCs/>
                <w:lang w:val="en-US"/>
              </w:rPr>
              <w:t>Tokenizing</w:t>
            </w:r>
          </w:p>
        </w:tc>
        <w:tc>
          <w:tcPr>
            <w:tcW w:w="3230" w:type="dxa"/>
          </w:tcPr>
          <w:p w14:paraId="75C1C702" w14:textId="5E59F551" w:rsidR="00B226F9" w:rsidRPr="00B226F9" w:rsidRDefault="00B226F9" w:rsidP="007A4053">
            <w:pPr>
              <w:spacing w:line="360" w:lineRule="auto"/>
              <w:jc w:val="center"/>
              <w:rPr>
                <w:b/>
                <w:bCs/>
                <w:i/>
                <w:iCs/>
                <w:lang w:val="en-US"/>
              </w:rPr>
            </w:pPr>
            <w:r w:rsidRPr="00B226F9">
              <w:rPr>
                <w:b/>
                <w:bCs/>
                <w:lang w:val="en-US"/>
              </w:rPr>
              <w:t xml:space="preserve">Sesudah </w:t>
            </w:r>
            <w:r w:rsidRPr="00B226F9">
              <w:rPr>
                <w:b/>
                <w:bCs/>
                <w:i/>
                <w:iCs/>
                <w:lang w:val="en-US"/>
              </w:rPr>
              <w:t>Tokenizing</w:t>
            </w:r>
          </w:p>
        </w:tc>
      </w:tr>
      <w:tr w:rsidR="00B226F9" w14:paraId="688D84A6" w14:textId="77777777" w:rsidTr="007A4053">
        <w:tc>
          <w:tcPr>
            <w:tcW w:w="1217" w:type="dxa"/>
          </w:tcPr>
          <w:p w14:paraId="637A9884" w14:textId="77777777" w:rsidR="00B226F9" w:rsidRPr="00265399" w:rsidRDefault="00B226F9" w:rsidP="007A4053">
            <w:pPr>
              <w:rPr>
                <w:lang w:val="en-US"/>
              </w:rPr>
            </w:pPr>
            <w:r>
              <w:rPr>
                <w:lang w:val="en-US"/>
              </w:rPr>
              <w:t>1</w:t>
            </w:r>
          </w:p>
        </w:tc>
        <w:tc>
          <w:tcPr>
            <w:tcW w:w="3483" w:type="dxa"/>
          </w:tcPr>
          <w:p w14:paraId="7139FE94" w14:textId="296AC97E" w:rsidR="00B226F9" w:rsidRDefault="007A4053" w:rsidP="007A4053">
            <w:pPr>
              <w:jc w:val="both"/>
              <w:rPr>
                <w:lang w:val="en-US"/>
              </w:rPr>
            </w:pPr>
            <w:r w:rsidRPr="00265399">
              <w:t>breaking news omicron ba dan ba resmi terdetek</w:t>
            </w:r>
            <w:r>
              <w:rPr>
                <w:lang w:val="en-US"/>
              </w:rPr>
              <w:t xml:space="preserve">si di indonesia. mari kita </w:t>
            </w:r>
            <w:r w:rsidRPr="00265399">
              <w:rPr>
                <w:lang w:val="en-US"/>
              </w:rPr>
              <w:t xml:space="preserve">sama </w:t>
            </w:r>
            <w:proofErr w:type="spellStart"/>
            <w:r w:rsidRPr="00265399">
              <w:rPr>
                <w:lang w:val="en-US"/>
              </w:rPr>
              <w:t>sama</w:t>
            </w:r>
            <w:proofErr w:type="spellEnd"/>
            <w:r w:rsidRPr="00265399">
              <w:rPr>
                <w:lang w:val="en-US"/>
              </w:rPr>
              <w:t xml:space="preserve"> </w:t>
            </w:r>
            <w:proofErr w:type="spellStart"/>
            <w:r w:rsidRPr="00265399">
              <w:rPr>
                <w:lang w:val="en-US"/>
              </w:rPr>
              <w:t>menjegah</w:t>
            </w:r>
            <w:proofErr w:type="spellEnd"/>
            <w:r w:rsidRPr="00265399">
              <w:rPr>
                <w:lang w:val="en-US"/>
              </w:rPr>
              <w:t xml:space="preserve"> mengantisipasi penularan varian baru </w:t>
            </w:r>
            <w:r>
              <w:rPr>
                <w:lang w:val="en-US"/>
              </w:rPr>
              <w:t>c</w:t>
            </w:r>
            <w:r w:rsidRPr="00265399">
              <w:rPr>
                <w:lang w:val="en-US"/>
              </w:rPr>
              <w:t>ovid-19</w:t>
            </w:r>
            <w:r>
              <w:rPr>
                <w:lang w:val="en-US"/>
              </w:rPr>
              <w:t xml:space="preserve">. </w:t>
            </w:r>
            <w:r w:rsidRPr="00265399">
              <w:rPr>
                <w:lang w:val="en-US"/>
              </w:rPr>
              <w:t>@</w:t>
            </w:r>
            <w:proofErr w:type="spellStart"/>
            <w:r>
              <w:rPr>
                <w:lang w:val="en-US"/>
              </w:rPr>
              <w:t>k</w:t>
            </w:r>
            <w:r w:rsidRPr="00265399">
              <w:rPr>
                <w:lang w:val="en-US"/>
              </w:rPr>
              <w:t>emensos</w:t>
            </w:r>
            <w:r>
              <w:rPr>
                <w:lang w:val="en-US"/>
              </w:rPr>
              <w:t>ri</w:t>
            </w:r>
            <w:proofErr w:type="spellEnd"/>
            <w:r w:rsidRPr="00265399">
              <w:rPr>
                <w:lang w:val="en-US"/>
              </w:rPr>
              <w:t xml:space="preserve"> @</w:t>
            </w:r>
            <w:proofErr w:type="spellStart"/>
            <w:r w:rsidRPr="00265399">
              <w:rPr>
                <w:lang w:val="en-US"/>
              </w:rPr>
              <w:t>dinkes</w:t>
            </w:r>
            <w:r>
              <w:rPr>
                <w:lang w:val="en-US"/>
              </w:rPr>
              <w:t>jkt</w:t>
            </w:r>
            <w:proofErr w:type="spellEnd"/>
            <w:r w:rsidRPr="00265399">
              <w:rPr>
                <w:lang w:val="en-US"/>
              </w:rPr>
              <w:t xml:space="preserve"> @</w:t>
            </w:r>
            <w:proofErr w:type="spellStart"/>
            <w:r>
              <w:rPr>
                <w:lang w:val="en-US"/>
              </w:rPr>
              <w:t>bpjsk</w:t>
            </w:r>
            <w:r w:rsidRPr="00265399">
              <w:rPr>
                <w:lang w:val="en-US"/>
              </w:rPr>
              <w:t>esehatan</w:t>
            </w:r>
            <w:r>
              <w:rPr>
                <w:lang w:val="en-US"/>
              </w:rPr>
              <w:t>ri</w:t>
            </w:r>
            <w:proofErr w:type="spellEnd"/>
            <w:r>
              <w:rPr>
                <w:lang w:val="en-US"/>
              </w:rPr>
              <w:t xml:space="preserve"> </w:t>
            </w:r>
            <w:r w:rsidRPr="00265399">
              <w:rPr>
                <w:lang w:val="en-US"/>
              </w:rPr>
              <w:t>#</w:t>
            </w:r>
            <w:proofErr w:type="spellStart"/>
            <w:r>
              <w:rPr>
                <w:lang w:val="en-US"/>
              </w:rPr>
              <w:t>o</w:t>
            </w:r>
            <w:r w:rsidRPr="00265399">
              <w:rPr>
                <w:lang w:val="en-US"/>
              </w:rPr>
              <w:t>micron</w:t>
            </w:r>
            <w:r>
              <w:rPr>
                <w:lang w:val="en-US"/>
              </w:rPr>
              <w:t>o</w:t>
            </w:r>
            <w:r w:rsidRPr="00265399">
              <w:rPr>
                <w:lang w:val="en-US"/>
              </w:rPr>
              <w:t>ariant</w:t>
            </w:r>
            <w:proofErr w:type="spellEnd"/>
            <w:r w:rsidRPr="00265399">
              <w:rPr>
                <w:lang w:val="en-US"/>
              </w:rPr>
              <w:t xml:space="preserve"> #</w:t>
            </w:r>
            <w:r>
              <w:rPr>
                <w:lang w:val="en-US"/>
              </w:rPr>
              <w:t>o</w:t>
            </w:r>
            <w:r w:rsidRPr="00265399">
              <w:rPr>
                <w:lang w:val="en-US"/>
              </w:rPr>
              <w:t>micron #</w:t>
            </w:r>
            <w:proofErr w:type="spellStart"/>
            <w:r>
              <w:rPr>
                <w:lang w:val="en-US"/>
              </w:rPr>
              <w:t>covid</w:t>
            </w:r>
            <w:proofErr w:type="spellEnd"/>
            <w:r>
              <w:rPr>
                <w:lang w:val="en-US"/>
              </w:rPr>
              <w:t xml:space="preserve"> </w:t>
            </w:r>
            <w:r w:rsidRPr="00265399">
              <w:rPr>
                <w:lang w:val="en-US"/>
              </w:rPr>
              <w:t>https://t.co/</w:t>
            </w:r>
            <w:r>
              <w:rPr>
                <w:lang w:val="en-US"/>
              </w:rPr>
              <w:t>nduwvfg8ja</w:t>
            </w:r>
          </w:p>
        </w:tc>
        <w:tc>
          <w:tcPr>
            <w:tcW w:w="3230" w:type="dxa"/>
          </w:tcPr>
          <w:p w14:paraId="58E872EB" w14:textId="75F59017" w:rsidR="00B226F9" w:rsidRPr="00265399" w:rsidRDefault="00B226F9" w:rsidP="007A4053">
            <w:pPr>
              <w:rPr>
                <w:lang w:val="en-US"/>
              </w:rPr>
            </w:pPr>
            <w:r>
              <w:rPr>
                <w:lang w:val="en-US"/>
              </w:rPr>
              <w:t>[</w:t>
            </w:r>
            <w:r w:rsidRPr="00265399">
              <w:t>breaking</w:t>
            </w:r>
            <w:r>
              <w:t>,</w:t>
            </w:r>
            <w:r w:rsidRPr="00265399">
              <w:t xml:space="preserve"> news</w:t>
            </w:r>
            <w:r>
              <w:rPr>
                <w:lang w:val="en-US"/>
              </w:rPr>
              <w:t>,</w:t>
            </w:r>
            <w:r w:rsidRPr="00265399">
              <w:t xml:space="preserve"> omicron</w:t>
            </w:r>
            <w:r>
              <w:rPr>
                <w:lang w:val="en-US"/>
              </w:rPr>
              <w:t>,</w:t>
            </w:r>
            <w:r w:rsidRPr="00265399">
              <w:t xml:space="preserve"> ba</w:t>
            </w:r>
            <w:r>
              <w:rPr>
                <w:lang w:val="en-US"/>
              </w:rPr>
              <w:t>,</w:t>
            </w:r>
            <w:r w:rsidRPr="00265399">
              <w:t xml:space="preserve"> dan</w:t>
            </w:r>
            <w:r>
              <w:rPr>
                <w:lang w:val="en-US"/>
              </w:rPr>
              <w:t>,</w:t>
            </w:r>
            <w:r w:rsidRPr="00265399">
              <w:t xml:space="preserve"> ba</w:t>
            </w:r>
            <w:r>
              <w:rPr>
                <w:lang w:val="en-US"/>
              </w:rPr>
              <w:t>,</w:t>
            </w:r>
            <w:r w:rsidRPr="00265399">
              <w:t xml:space="preserve"> resmi</w:t>
            </w:r>
            <w:r>
              <w:rPr>
                <w:lang w:val="en-US"/>
              </w:rPr>
              <w:t>,</w:t>
            </w:r>
            <w:r w:rsidRPr="00265399">
              <w:t xml:space="preserve"> terdetek</w:t>
            </w:r>
            <w:r>
              <w:rPr>
                <w:lang w:val="en-US"/>
              </w:rPr>
              <w:t xml:space="preserve">si, di, indonesia., mari, kita, </w:t>
            </w:r>
            <w:r w:rsidRPr="00265399">
              <w:rPr>
                <w:lang w:val="en-US"/>
              </w:rPr>
              <w:t>sama</w:t>
            </w:r>
            <w:r>
              <w:rPr>
                <w:lang w:val="en-US"/>
              </w:rPr>
              <w:t>,</w:t>
            </w:r>
            <w:r w:rsidRPr="00265399">
              <w:rPr>
                <w:lang w:val="en-US"/>
              </w:rPr>
              <w:t xml:space="preserve"> sama</w:t>
            </w:r>
            <w:r>
              <w:rPr>
                <w:lang w:val="en-US"/>
              </w:rPr>
              <w:t>,</w:t>
            </w:r>
            <w:r w:rsidRPr="00265399">
              <w:rPr>
                <w:lang w:val="en-US"/>
              </w:rPr>
              <w:t xml:space="preserve"> men</w:t>
            </w:r>
            <w:r>
              <w:rPr>
                <w:lang w:val="en-US"/>
              </w:rPr>
              <w:t>c</w:t>
            </w:r>
            <w:r w:rsidRPr="00265399">
              <w:rPr>
                <w:lang w:val="en-US"/>
              </w:rPr>
              <w:t>egah</w:t>
            </w:r>
            <w:r>
              <w:rPr>
                <w:lang w:val="en-US"/>
              </w:rPr>
              <w:t>,</w:t>
            </w:r>
            <w:r w:rsidRPr="00265399">
              <w:rPr>
                <w:lang w:val="en-US"/>
              </w:rPr>
              <w:t xml:space="preserve"> mengantisipasi</w:t>
            </w:r>
            <w:r>
              <w:rPr>
                <w:lang w:val="en-US"/>
              </w:rPr>
              <w:t>,</w:t>
            </w:r>
            <w:r w:rsidRPr="00265399">
              <w:rPr>
                <w:lang w:val="en-US"/>
              </w:rPr>
              <w:t xml:space="preserve"> penularan</w:t>
            </w:r>
            <w:r>
              <w:rPr>
                <w:lang w:val="en-US"/>
              </w:rPr>
              <w:t>,</w:t>
            </w:r>
            <w:r w:rsidRPr="00265399">
              <w:rPr>
                <w:lang w:val="en-US"/>
              </w:rPr>
              <w:t xml:space="preserve"> varian</w:t>
            </w:r>
            <w:r>
              <w:rPr>
                <w:lang w:val="en-US"/>
              </w:rPr>
              <w:t>,</w:t>
            </w:r>
            <w:r w:rsidRPr="00265399">
              <w:rPr>
                <w:lang w:val="en-US"/>
              </w:rPr>
              <w:t xml:space="preserve"> baru</w:t>
            </w:r>
            <w:r>
              <w:rPr>
                <w:lang w:val="en-US"/>
              </w:rPr>
              <w:t>,</w:t>
            </w:r>
            <w:r w:rsidRPr="00265399">
              <w:rPr>
                <w:lang w:val="en-US"/>
              </w:rPr>
              <w:t xml:space="preserve"> </w:t>
            </w:r>
            <w:r>
              <w:rPr>
                <w:lang w:val="en-US"/>
              </w:rPr>
              <w:t>c</w:t>
            </w:r>
            <w:r w:rsidRPr="00265399">
              <w:rPr>
                <w:lang w:val="en-US"/>
              </w:rPr>
              <w:t>ovid-19</w:t>
            </w:r>
            <w:r>
              <w:rPr>
                <w:lang w:val="en-US"/>
              </w:rPr>
              <w:t xml:space="preserve">.] </w:t>
            </w:r>
          </w:p>
        </w:tc>
      </w:tr>
      <w:tr w:rsidR="007A4053" w14:paraId="3D52A047" w14:textId="77777777" w:rsidTr="007A4053">
        <w:tc>
          <w:tcPr>
            <w:tcW w:w="1217" w:type="dxa"/>
          </w:tcPr>
          <w:p w14:paraId="1826C7FF" w14:textId="77777777" w:rsidR="007A4053" w:rsidRDefault="007A4053" w:rsidP="007A4053">
            <w:pPr>
              <w:spacing w:line="360" w:lineRule="auto"/>
              <w:jc w:val="both"/>
              <w:rPr>
                <w:lang w:val="en-US"/>
              </w:rPr>
            </w:pPr>
            <w:r>
              <w:rPr>
                <w:lang w:val="en-US"/>
              </w:rPr>
              <w:t>2</w:t>
            </w:r>
          </w:p>
        </w:tc>
        <w:tc>
          <w:tcPr>
            <w:tcW w:w="3483" w:type="dxa"/>
          </w:tcPr>
          <w:p w14:paraId="22D3467F" w14:textId="28EC34FD" w:rsidR="007A4053" w:rsidRPr="00265399" w:rsidRDefault="007A4053" w:rsidP="007A4053">
            <w:r>
              <w:rPr>
                <w:lang w:val="en-US"/>
              </w:rPr>
              <w:t>varian baru omicron lagi :)</w:t>
            </w:r>
          </w:p>
        </w:tc>
        <w:tc>
          <w:tcPr>
            <w:tcW w:w="3230" w:type="dxa"/>
          </w:tcPr>
          <w:p w14:paraId="1E444D35" w14:textId="178379F1" w:rsidR="007A4053" w:rsidRDefault="007A4053" w:rsidP="007A4053">
            <w:pPr>
              <w:spacing w:line="360" w:lineRule="auto"/>
              <w:jc w:val="both"/>
              <w:rPr>
                <w:lang w:val="en-US"/>
              </w:rPr>
            </w:pPr>
            <w:r>
              <w:rPr>
                <w:lang w:val="en-US"/>
              </w:rPr>
              <w:t>[varian, baru, omicron, lagi]</w:t>
            </w:r>
          </w:p>
        </w:tc>
      </w:tr>
      <w:tr w:rsidR="00B226F9" w14:paraId="6C79EC0F" w14:textId="77777777" w:rsidTr="007A4053">
        <w:tc>
          <w:tcPr>
            <w:tcW w:w="1217" w:type="dxa"/>
          </w:tcPr>
          <w:p w14:paraId="25DB9C36" w14:textId="77777777" w:rsidR="00B226F9" w:rsidRDefault="00B226F9" w:rsidP="007A4053">
            <w:pPr>
              <w:spacing w:line="360" w:lineRule="auto"/>
              <w:jc w:val="both"/>
              <w:rPr>
                <w:lang w:val="en-US"/>
              </w:rPr>
            </w:pPr>
            <w:r>
              <w:rPr>
                <w:lang w:val="en-US"/>
              </w:rPr>
              <w:t>3</w:t>
            </w:r>
          </w:p>
        </w:tc>
        <w:tc>
          <w:tcPr>
            <w:tcW w:w="3483" w:type="dxa"/>
          </w:tcPr>
          <w:p w14:paraId="750483FA" w14:textId="3E587DF8" w:rsidR="00B226F9" w:rsidRDefault="007A4053" w:rsidP="007A4053">
            <w:pPr>
              <w:spacing w:line="360" w:lineRule="auto"/>
              <w:jc w:val="both"/>
              <w:rPr>
                <w:lang w:val="en-US"/>
              </w:rPr>
            </w:pPr>
            <w:r>
              <w:rPr>
                <w:lang w:val="en-US"/>
              </w:rPr>
              <w:t>b</w:t>
            </w:r>
            <w:r w:rsidRPr="00B226F9">
              <w:rPr>
                <w:lang w:val="en-US"/>
              </w:rPr>
              <w:t xml:space="preserve">uset aku batuk udah </w:t>
            </w:r>
            <w:proofErr w:type="spellStart"/>
            <w:r w:rsidRPr="00B226F9">
              <w:rPr>
                <w:lang w:val="en-US"/>
              </w:rPr>
              <w:t>kek</w:t>
            </w:r>
            <w:proofErr w:type="spellEnd"/>
            <w:r w:rsidRPr="00B226F9">
              <w:rPr>
                <w:lang w:val="en-US"/>
              </w:rPr>
              <w:t xml:space="preserve"> orang mau mati aja</w:t>
            </w:r>
            <w:r>
              <w:rPr>
                <w:lang w:val="en-US"/>
              </w:rPr>
              <w:t>.</w:t>
            </w:r>
          </w:p>
        </w:tc>
        <w:tc>
          <w:tcPr>
            <w:tcW w:w="3230" w:type="dxa"/>
          </w:tcPr>
          <w:p w14:paraId="49480F25" w14:textId="364DDC25" w:rsidR="00B226F9" w:rsidRDefault="00B226F9" w:rsidP="007A4053">
            <w:pPr>
              <w:spacing w:line="360" w:lineRule="auto"/>
              <w:jc w:val="both"/>
              <w:rPr>
                <w:lang w:val="en-US"/>
              </w:rPr>
            </w:pPr>
            <w:r>
              <w:rPr>
                <w:lang w:val="en-US"/>
              </w:rPr>
              <w:t>[b</w:t>
            </w:r>
            <w:r w:rsidRPr="00B226F9">
              <w:rPr>
                <w:lang w:val="en-US"/>
              </w:rPr>
              <w:t>uset</w:t>
            </w:r>
            <w:r>
              <w:rPr>
                <w:lang w:val="en-US"/>
              </w:rPr>
              <w:t>,</w:t>
            </w:r>
            <w:r w:rsidRPr="00B226F9">
              <w:rPr>
                <w:lang w:val="en-US"/>
              </w:rPr>
              <w:t xml:space="preserve"> aku</w:t>
            </w:r>
            <w:r>
              <w:rPr>
                <w:lang w:val="en-US"/>
              </w:rPr>
              <w:t>,</w:t>
            </w:r>
            <w:r w:rsidRPr="00B226F9">
              <w:rPr>
                <w:lang w:val="en-US"/>
              </w:rPr>
              <w:t xml:space="preserve"> batuk</w:t>
            </w:r>
            <w:r>
              <w:rPr>
                <w:lang w:val="en-US"/>
              </w:rPr>
              <w:t>,</w:t>
            </w:r>
            <w:r w:rsidRPr="00B226F9">
              <w:rPr>
                <w:lang w:val="en-US"/>
              </w:rPr>
              <w:t xml:space="preserve"> udah</w:t>
            </w:r>
            <w:r>
              <w:rPr>
                <w:lang w:val="en-US"/>
              </w:rPr>
              <w:t>,</w:t>
            </w:r>
            <w:r w:rsidRPr="00B226F9">
              <w:rPr>
                <w:lang w:val="en-US"/>
              </w:rPr>
              <w:t xml:space="preserve"> </w:t>
            </w:r>
            <w:proofErr w:type="spellStart"/>
            <w:r w:rsidRPr="00B226F9">
              <w:rPr>
                <w:lang w:val="en-US"/>
              </w:rPr>
              <w:t>kek</w:t>
            </w:r>
            <w:proofErr w:type="spellEnd"/>
            <w:r>
              <w:rPr>
                <w:lang w:val="en-US"/>
              </w:rPr>
              <w:t>,</w:t>
            </w:r>
            <w:r w:rsidRPr="00B226F9">
              <w:rPr>
                <w:lang w:val="en-US"/>
              </w:rPr>
              <w:t xml:space="preserve"> orang</w:t>
            </w:r>
            <w:r>
              <w:rPr>
                <w:lang w:val="en-US"/>
              </w:rPr>
              <w:t>,</w:t>
            </w:r>
            <w:r w:rsidRPr="00B226F9">
              <w:rPr>
                <w:lang w:val="en-US"/>
              </w:rPr>
              <w:t xml:space="preserve"> mau</w:t>
            </w:r>
            <w:r>
              <w:rPr>
                <w:lang w:val="en-US"/>
              </w:rPr>
              <w:t>,</w:t>
            </w:r>
            <w:r w:rsidRPr="00B226F9">
              <w:rPr>
                <w:lang w:val="en-US"/>
              </w:rPr>
              <w:t xml:space="preserve"> mati</w:t>
            </w:r>
            <w:r>
              <w:rPr>
                <w:lang w:val="en-US"/>
              </w:rPr>
              <w:t>,</w:t>
            </w:r>
            <w:r w:rsidRPr="00B226F9">
              <w:rPr>
                <w:lang w:val="en-US"/>
              </w:rPr>
              <w:t xml:space="preserve"> aja</w:t>
            </w:r>
            <w:r>
              <w:rPr>
                <w:lang w:val="en-US"/>
              </w:rPr>
              <w:t>.]</w:t>
            </w:r>
          </w:p>
        </w:tc>
      </w:tr>
      <w:bookmarkEnd w:id="758"/>
    </w:tbl>
    <w:p w14:paraId="6E220214" w14:textId="31D0DFE5" w:rsidR="0047260D" w:rsidRPr="0047260D" w:rsidRDefault="0047260D" w:rsidP="0047260D">
      <w:pPr>
        <w:ind w:left="360"/>
        <w:jc w:val="both"/>
        <w:rPr>
          <w:rFonts w:eastAsia="Times New Roman" w:cs="Times New Roman"/>
          <w:bCs/>
          <w:szCs w:val="24"/>
          <w:lang w:val="en-US"/>
        </w:rPr>
      </w:pPr>
    </w:p>
    <w:p w14:paraId="4D153475" w14:textId="59FFACA5" w:rsidR="00DC4420" w:rsidRPr="00DC4420" w:rsidRDefault="0047260D" w:rsidP="0047260D">
      <w:pPr>
        <w:pStyle w:val="ListParagraph"/>
        <w:jc w:val="both"/>
        <w:rPr>
          <w:rFonts w:eastAsia="Times New Roman" w:cs="Times New Roman"/>
          <w:bCs/>
          <w:szCs w:val="24"/>
          <w:lang w:val="en-US"/>
        </w:rPr>
      </w:pPr>
      <w:r>
        <w:rPr>
          <w:rFonts w:eastAsia="Times New Roman" w:cs="Times New Roman"/>
          <w:bCs/>
          <w:i/>
          <w:iCs/>
          <w:szCs w:val="24"/>
          <w:lang w:val="en-US"/>
        </w:rPr>
        <w:t xml:space="preserve"> </w:t>
      </w:r>
    </w:p>
    <w:p w14:paraId="25BD47A6" w14:textId="526600CE" w:rsidR="005329A6" w:rsidRDefault="005329A6" w:rsidP="005329A6">
      <w:pPr>
        <w:pStyle w:val="Heading3"/>
        <w:rPr>
          <w:lang w:val="en-US"/>
        </w:rPr>
      </w:pPr>
      <w:bookmarkStart w:id="759" w:name="_Toc139379680"/>
      <w:r>
        <w:rPr>
          <w:lang w:val="en-US"/>
        </w:rPr>
        <w:t xml:space="preserve">Penghapusan </w:t>
      </w:r>
      <w:proofErr w:type="spellStart"/>
      <w:r w:rsidRPr="0047260D">
        <w:rPr>
          <w:i/>
          <w:iCs/>
          <w:lang w:val="en-US"/>
        </w:rPr>
        <w:t>Stopword</w:t>
      </w:r>
      <w:bookmarkEnd w:id="759"/>
      <w:proofErr w:type="spellEnd"/>
    </w:p>
    <w:p w14:paraId="2E39B9A7" w14:textId="744A2683" w:rsidR="0047260D" w:rsidRDefault="0047260D" w:rsidP="00AD785E">
      <w:pPr>
        <w:spacing w:line="360" w:lineRule="auto"/>
        <w:ind w:firstLine="720"/>
        <w:jc w:val="both"/>
        <w:rPr>
          <w:rFonts w:eastAsia="Times New Roman" w:cs="Times New Roman"/>
          <w:bCs/>
          <w:szCs w:val="24"/>
          <w:lang w:val="en-US"/>
        </w:rPr>
      </w:pPr>
      <w:bookmarkStart w:id="760" w:name="_Hlk148657877"/>
      <w:r>
        <w:rPr>
          <w:lang w:val="en-US"/>
        </w:rPr>
        <w:t xml:space="preserve">Pada tahap ini dilakukan penghapusan </w:t>
      </w:r>
      <w:proofErr w:type="spellStart"/>
      <w:r>
        <w:rPr>
          <w:i/>
          <w:iCs/>
          <w:lang w:val="en-US"/>
        </w:rPr>
        <w:t>stopword</w:t>
      </w:r>
      <w:proofErr w:type="spellEnd"/>
      <w:r>
        <w:rPr>
          <w:i/>
          <w:iCs/>
          <w:lang w:val="en-US"/>
        </w:rPr>
        <w:t xml:space="preserve">. </w:t>
      </w:r>
      <w:r>
        <w:rPr>
          <w:rFonts w:eastAsia="Times New Roman" w:cs="Times New Roman"/>
          <w:bCs/>
          <w:szCs w:val="24"/>
          <w:lang w:val="en-US"/>
        </w:rPr>
        <w:t xml:space="preserve">Tahap ini dilakukan untuk membuang kata-kata yang tidak terlalu berpengaruh pada pemrosesan </w:t>
      </w:r>
      <w:r w:rsidRPr="0047260D">
        <w:rPr>
          <w:rFonts w:eastAsia="Times New Roman" w:cs="Times New Roman"/>
          <w:bCs/>
          <w:i/>
          <w:iCs/>
          <w:szCs w:val="24"/>
          <w:lang w:val="en-US"/>
        </w:rPr>
        <w:t>text mining</w:t>
      </w:r>
      <w:r>
        <w:rPr>
          <w:rFonts w:eastAsia="Times New Roman" w:cs="Times New Roman"/>
          <w:bCs/>
          <w:szCs w:val="24"/>
          <w:lang w:val="en-US"/>
        </w:rPr>
        <w:t xml:space="preserve">, seperti kata hubung dan termasuk ke dalam daftar </w:t>
      </w:r>
      <w:proofErr w:type="spellStart"/>
      <w:r>
        <w:rPr>
          <w:rFonts w:eastAsia="Times New Roman" w:cs="Times New Roman"/>
          <w:bCs/>
          <w:i/>
          <w:iCs/>
          <w:szCs w:val="24"/>
          <w:lang w:val="en-US"/>
        </w:rPr>
        <w:t>stopword</w:t>
      </w:r>
      <w:proofErr w:type="spellEnd"/>
      <w:r>
        <w:rPr>
          <w:rFonts w:eastAsia="Times New Roman" w:cs="Times New Roman"/>
          <w:bCs/>
          <w:i/>
          <w:iCs/>
          <w:szCs w:val="24"/>
          <w:lang w:val="en-US"/>
        </w:rPr>
        <w:t xml:space="preserve">. </w:t>
      </w:r>
      <w:r>
        <w:rPr>
          <w:rFonts w:eastAsia="Times New Roman" w:cs="Times New Roman"/>
          <w:bCs/>
          <w:szCs w:val="24"/>
          <w:lang w:val="en-US"/>
        </w:rPr>
        <w:t xml:space="preserve">Daftar kata yang akan dilakukan penghapusan adalah daftar kata yang termasuk pada </w:t>
      </w:r>
      <w:r>
        <w:rPr>
          <w:rFonts w:eastAsia="Times New Roman" w:cs="Times New Roman"/>
          <w:bCs/>
          <w:i/>
          <w:iCs/>
          <w:szCs w:val="24"/>
          <w:lang w:val="en-US"/>
        </w:rPr>
        <w:t xml:space="preserve">library </w:t>
      </w:r>
      <w:r w:rsidRPr="0047260D">
        <w:rPr>
          <w:rFonts w:eastAsia="Times New Roman" w:cs="Times New Roman"/>
          <w:bCs/>
          <w:i/>
          <w:iCs/>
          <w:szCs w:val="24"/>
          <w:lang w:val="en-US"/>
        </w:rPr>
        <w:t>Natural Language Tool</w:t>
      </w:r>
      <w:r>
        <w:rPr>
          <w:rFonts w:eastAsia="Times New Roman" w:cs="Times New Roman"/>
          <w:bCs/>
          <w:i/>
          <w:iCs/>
          <w:szCs w:val="24"/>
          <w:lang w:val="en-US"/>
        </w:rPr>
        <w:t xml:space="preserve"> K</w:t>
      </w:r>
      <w:r w:rsidRPr="0047260D">
        <w:rPr>
          <w:rFonts w:eastAsia="Times New Roman" w:cs="Times New Roman"/>
          <w:bCs/>
          <w:i/>
          <w:iCs/>
          <w:szCs w:val="24"/>
          <w:lang w:val="en-US"/>
        </w:rPr>
        <w:t>i</w:t>
      </w:r>
      <w:r>
        <w:rPr>
          <w:rFonts w:eastAsia="Times New Roman" w:cs="Times New Roman"/>
          <w:bCs/>
          <w:i/>
          <w:iCs/>
          <w:szCs w:val="24"/>
          <w:lang w:val="en-US"/>
        </w:rPr>
        <w:t xml:space="preserve">t </w:t>
      </w:r>
      <w:r>
        <w:rPr>
          <w:rFonts w:eastAsia="Times New Roman" w:cs="Times New Roman"/>
          <w:bCs/>
          <w:szCs w:val="24"/>
          <w:lang w:val="en-US"/>
        </w:rPr>
        <w:t xml:space="preserve">dan daftar kata tambahan. Langkah – langkah penghapusan </w:t>
      </w:r>
      <w:proofErr w:type="spellStart"/>
      <w:r>
        <w:rPr>
          <w:rFonts w:eastAsia="Times New Roman" w:cs="Times New Roman"/>
          <w:bCs/>
          <w:i/>
          <w:iCs/>
          <w:szCs w:val="24"/>
          <w:lang w:val="en-US"/>
        </w:rPr>
        <w:t>stopword</w:t>
      </w:r>
      <w:proofErr w:type="spellEnd"/>
      <w:r>
        <w:rPr>
          <w:rFonts w:eastAsia="Times New Roman" w:cs="Times New Roman"/>
          <w:bCs/>
          <w:szCs w:val="24"/>
          <w:lang w:val="en-US"/>
        </w:rPr>
        <w:t xml:space="preserve"> tertera pada Tabel </w:t>
      </w:r>
      <w:r w:rsidR="007A4053">
        <w:rPr>
          <w:rFonts w:eastAsia="Times New Roman" w:cs="Times New Roman"/>
          <w:bCs/>
          <w:szCs w:val="24"/>
          <w:lang w:val="en-US"/>
        </w:rPr>
        <w:t>4.4.</w:t>
      </w:r>
    </w:p>
    <w:bookmarkEnd w:id="760"/>
    <w:p w14:paraId="56746741" w14:textId="4AAA18B5" w:rsidR="007A4053" w:rsidRDefault="007A4053" w:rsidP="00AD785E">
      <w:pPr>
        <w:spacing w:line="360" w:lineRule="auto"/>
        <w:ind w:firstLine="720"/>
        <w:jc w:val="both"/>
        <w:rPr>
          <w:rFonts w:eastAsia="Times New Roman" w:cs="Times New Roman"/>
          <w:bCs/>
          <w:szCs w:val="24"/>
          <w:lang w:val="en-US"/>
        </w:rPr>
      </w:pPr>
    </w:p>
    <w:p w14:paraId="7A82A766" w14:textId="4C3E8CC5" w:rsidR="007A4053" w:rsidRDefault="007A4053" w:rsidP="00AD785E">
      <w:pPr>
        <w:spacing w:line="360" w:lineRule="auto"/>
        <w:ind w:firstLine="720"/>
        <w:jc w:val="both"/>
        <w:rPr>
          <w:rFonts w:eastAsia="Times New Roman" w:cs="Times New Roman"/>
          <w:bCs/>
          <w:szCs w:val="24"/>
          <w:lang w:val="en-US"/>
        </w:rPr>
      </w:pPr>
    </w:p>
    <w:p w14:paraId="16AB3A0F" w14:textId="3FF8BA01" w:rsidR="007A4053" w:rsidRDefault="007A4053" w:rsidP="00AD785E">
      <w:pPr>
        <w:spacing w:line="360" w:lineRule="auto"/>
        <w:ind w:firstLine="720"/>
        <w:jc w:val="both"/>
        <w:rPr>
          <w:rFonts w:eastAsia="Times New Roman" w:cs="Times New Roman"/>
          <w:bCs/>
          <w:szCs w:val="24"/>
          <w:lang w:val="en-US"/>
        </w:rPr>
      </w:pPr>
    </w:p>
    <w:p w14:paraId="44049619" w14:textId="77777777" w:rsidR="007A4053" w:rsidRDefault="007A4053" w:rsidP="00AD785E">
      <w:pPr>
        <w:spacing w:line="360" w:lineRule="auto"/>
        <w:ind w:firstLine="720"/>
        <w:jc w:val="both"/>
        <w:rPr>
          <w:rFonts w:eastAsia="Times New Roman" w:cs="Times New Roman"/>
          <w:bCs/>
          <w:szCs w:val="24"/>
          <w:lang w:val="en-US"/>
        </w:rPr>
      </w:pPr>
    </w:p>
    <w:p w14:paraId="153C97BD" w14:textId="4E68BBC6" w:rsidR="007A4053" w:rsidRDefault="007A4053" w:rsidP="007A4053">
      <w:pPr>
        <w:jc w:val="center"/>
      </w:pPr>
      <w:bookmarkStart w:id="761" w:name="_Toc134021168"/>
      <w:r>
        <w:lastRenderedPageBreak/>
        <w:t xml:space="preserve">Tabel </w:t>
      </w:r>
      <w:r w:rsidR="00627E2D">
        <w:rPr>
          <w:lang w:val="en-US"/>
        </w:rPr>
        <w:t>4</w:t>
      </w:r>
      <w:r w:rsidR="000023E0">
        <w:t>.</w:t>
      </w:r>
      <w:r w:rsidR="00AA3164">
        <w:fldChar w:fldCharType="begin"/>
      </w:r>
      <w:r w:rsidR="00AA3164">
        <w:instrText xml:space="preserve"> STYLEREF 1 \s </w:instrText>
      </w:r>
      <w:r w:rsidR="00AA3164">
        <w:fldChar w:fldCharType="separate"/>
      </w:r>
      <w:r w:rsidR="00AA3164">
        <w:rPr>
          <w:noProof/>
        </w:rPr>
        <w:t>0</w:t>
      </w:r>
      <w:r w:rsidR="00AA3164">
        <w:fldChar w:fldCharType="end"/>
      </w:r>
      <w:r w:rsidR="00AA3164">
        <w:t>.</w:t>
      </w:r>
      <w:r w:rsidR="00BB16CC">
        <w:fldChar w:fldCharType="begin"/>
      </w:r>
      <w:r w:rsidR="00BB16CC">
        <w:instrText xml:space="preserve"> SEQ Tabel \* ARABIC \s 1 </w:instrText>
      </w:r>
      <w:r w:rsidR="00BB16CC">
        <w:fldChar w:fldCharType="separate"/>
      </w:r>
      <w:r w:rsidR="00AA3164">
        <w:rPr>
          <w:noProof/>
        </w:rPr>
        <w:t>4</w:t>
      </w:r>
      <w:r w:rsidR="00BB16CC">
        <w:rPr>
          <w:noProof/>
        </w:rPr>
        <w:fldChar w:fldCharType="end"/>
      </w:r>
      <w:r>
        <w:rPr>
          <w:lang w:val="en-US"/>
        </w:rPr>
        <w:t xml:space="preserve"> </w:t>
      </w:r>
      <w:bookmarkStart w:id="762" w:name="_Hlk148657899"/>
      <w:r w:rsidRPr="007A4053">
        <w:rPr>
          <w:lang w:val="en-US"/>
        </w:rPr>
        <w:t>Tabel proses</w:t>
      </w:r>
      <w:r>
        <w:rPr>
          <w:i/>
          <w:iCs/>
          <w:lang w:val="en-US"/>
        </w:rPr>
        <w:t xml:space="preserve"> </w:t>
      </w:r>
      <w:r w:rsidRPr="007A4053">
        <w:t>penghapusan</w:t>
      </w:r>
      <w:r>
        <w:rPr>
          <w:i/>
          <w:iCs/>
          <w:lang w:val="en-US"/>
        </w:rPr>
        <w:t xml:space="preserve"> </w:t>
      </w:r>
      <w:proofErr w:type="spellStart"/>
      <w:r w:rsidRPr="007A4053">
        <w:rPr>
          <w:i/>
          <w:iCs/>
          <w:lang w:val="en-US"/>
        </w:rPr>
        <w:t>stopwords</w:t>
      </w:r>
      <w:bookmarkEnd w:id="761"/>
      <w:bookmarkEnd w:id="762"/>
      <w:proofErr w:type="spellEnd"/>
    </w:p>
    <w:tbl>
      <w:tblPr>
        <w:tblStyle w:val="TableGrid"/>
        <w:tblW w:w="0" w:type="auto"/>
        <w:tblLook w:val="04A0" w:firstRow="1" w:lastRow="0" w:firstColumn="1" w:lastColumn="0" w:noHBand="0" w:noVBand="1"/>
      </w:tblPr>
      <w:tblGrid>
        <w:gridCol w:w="1217"/>
        <w:gridCol w:w="3483"/>
        <w:gridCol w:w="3230"/>
      </w:tblGrid>
      <w:tr w:rsidR="007A4053" w14:paraId="7BAA7933" w14:textId="77777777" w:rsidTr="007A4053">
        <w:tc>
          <w:tcPr>
            <w:tcW w:w="1217" w:type="dxa"/>
          </w:tcPr>
          <w:p w14:paraId="7ED45E84" w14:textId="77777777" w:rsidR="007A4053" w:rsidRPr="00B226F9" w:rsidRDefault="007A4053" w:rsidP="007A4053">
            <w:pPr>
              <w:spacing w:line="360" w:lineRule="auto"/>
              <w:jc w:val="center"/>
              <w:rPr>
                <w:b/>
                <w:bCs/>
                <w:lang w:val="en-US"/>
              </w:rPr>
            </w:pPr>
            <w:bookmarkStart w:id="763" w:name="_Hlk148657909"/>
            <w:r w:rsidRPr="00B226F9">
              <w:rPr>
                <w:b/>
                <w:bCs/>
                <w:lang w:val="en-US"/>
              </w:rPr>
              <w:t>Dokumen</w:t>
            </w:r>
          </w:p>
        </w:tc>
        <w:tc>
          <w:tcPr>
            <w:tcW w:w="3483" w:type="dxa"/>
          </w:tcPr>
          <w:p w14:paraId="343AD8E0" w14:textId="70A21982" w:rsidR="007A4053" w:rsidRPr="00B226F9" w:rsidRDefault="007A4053" w:rsidP="007A4053">
            <w:pPr>
              <w:spacing w:line="360" w:lineRule="auto"/>
              <w:jc w:val="center"/>
              <w:rPr>
                <w:b/>
                <w:bCs/>
                <w:i/>
                <w:iCs/>
                <w:lang w:val="en-US"/>
              </w:rPr>
            </w:pPr>
            <w:r w:rsidRPr="00B226F9">
              <w:rPr>
                <w:b/>
                <w:bCs/>
                <w:lang w:val="en-US"/>
              </w:rPr>
              <w:t xml:space="preserve">Sebelum </w:t>
            </w:r>
            <w:r>
              <w:rPr>
                <w:b/>
                <w:bCs/>
                <w:lang w:val="en-US"/>
              </w:rPr>
              <w:t xml:space="preserve">hapus </w:t>
            </w:r>
            <w:proofErr w:type="spellStart"/>
            <w:r>
              <w:rPr>
                <w:b/>
                <w:bCs/>
                <w:i/>
                <w:iCs/>
                <w:lang w:val="en-US"/>
              </w:rPr>
              <w:t>stopwords</w:t>
            </w:r>
            <w:proofErr w:type="spellEnd"/>
          </w:p>
        </w:tc>
        <w:tc>
          <w:tcPr>
            <w:tcW w:w="3230" w:type="dxa"/>
          </w:tcPr>
          <w:p w14:paraId="509EEB02" w14:textId="03CA4411" w:rsidR="007A4053" w:rsidRPr="00B226F9" w:rsidRDefault="007A4053" w:rsidP="007A4053">
            <w:pPr>
              <w:spacing w:line="360" w:lineRule="auto"/>
              <w:jc w:val="center"/>
              <w:rPr>
                <w:b/>
                <w:bCs/>
                <w:i/>
                <w:iCs/>
                <w:lang w:val="en-US"/>
              </w:rPr>
            </w:pPr>
            <w:r w:rsidRPr="00B226F9">
              <w:rPr>
                <w:b/>
                <w:bCs/>
                <w:lang w:val="en-US"/>
              </w:rPr>
              <w:t xml:space="preserve">Sesudah </w:t>
            </w:r>
            <w:r>
              <w:rPr>
                <w:b/>
                <w:bCs/>
                <w:lang w:val="en-US"/>
              </w:rPr>
              <w:t xml:space="preserve">hapus </w:t>
            </w:r>
            <w:proofErr w:type="spellStart"/>
            <w:r>
              <w:rPr>
                <w:b/>
                <w:bCs/>
                <w:i/>
                <w:iCs/>
                <w:lang w:val="en-US"/>
              </w:rPr>
              <w:t>stopwords</w:t>
            </w:r>
            <w:proofErr w:type="spellEnd"/>
          </w:p>
        </w:tc>
      </w:tr>
      <w:tr w:rsidR="007A4053" w14:paraId="6D844B15" w14:textId="77777777" w:rsidTr="007A4053">
        <w:tc>
          <w:tcPr>
            <w:tcW w:w="1217" w:type="dxa"/>
          </w:tcPr>
          <w:p w14:paraId="55F892AF" w14:textId="77777777" w:rsidR="007A4053" w:rsidRPr="00265399" w:rsidRDefault="007A4053" w:rsidP="007A4053">
            <w:pPr>
              <w:rPr>
                <w:lang w:val="en-US"/>
              </w:rPr>
            </w:pPr>
            <w:r>
              <w:rPr>
                <w:lang w:val="en-US"/>
              </w:rPr>
              <w:t>1</w:t>
            </w:r>
          </w:p>
        </w:tc>
        <w:tc>
          <w:tcPr>
            <w:tcW w:w="3483" w:type="dxa"/>
          </w:tcPr>
          <w:p w14:paraId="3C2038D6" w14:textId="2F4B19A3" w:rsidR="007A4053" w:rsidRDefault="007A4053" w:rsidP="007A4053">
            <w:pPr>
              <w:jc w:val="both"/>
              <w:rPr>
                <w:lang w:val="en-US"/>
              </w:rPr>
            </w:pPr>
            <w:r w:rsidRPr="00265399">
              <w:t>breaking news omicron ba dan ba resmi terdetek</w:t>
            </w:r>
            <w:r>
              <w:rPr>
                <w:lang w:val="en-US"/>
              </w:rPr>
              <w:t xml:space="preserve">si di indonesia mari kita </w:t>
            </w:r>
            <w:r w:rsidRPr="00265399">
              <w:rPr>
                <w:lang w:val="en-US"/>
              </w:rPr>
              <w:t xml:space="preserve">sama </w:t>
            </w:r>
            <w:proofErr w:type="spellStart"/>
            <w:r w:rsidRPr="00265399">
              <w:rPr>
                <w:lang w:val="en-US"/>
              </w:rPr>
              <w:t>sama</w:t>
            </w:r>
            <w:proofErr w:type="spellEnd"/>
            <w:r w:rsidRPr="00265399">
              <w:rPr>
                <w:lang w:val="en-US"/>
              </w:rPr>
              <w:t xml:space="preserve"> men</w:t>
            </w:r>
            <w:r>
              <w:rPr>
                <w:lang w:val="en-US"/>
              </w:rPr>
              <w:t>c</w:t>
            </w:r>
            <w:r w:rsidRPr="00265399">
              <w:rPr>
                <w:lang w:val="en-US"/>
              </w:rPr>
              <w:t xml:space="preserve">egah mengantisipasi penularan varian baru </w:t>
            </w:r>
            <w:r>
              <w:rPr>
                <w:lang w:val="en-US"/>
              </w:rPr>
              <w:t>c</w:t>
            </w:r>
            <w:r w:rsidRPr="00265399">
              <w:rPr>
                <w:lang w:val="en-US"/>
              </w:rPr>
              <w:t>ovid-19</w:t>
            </w:r>
          </w:p>
        </w:tc>
        <w:tc>
          <w:tcPr>
            <w:tcW w:w="3230" w:type="dxa"/>
          </w:tcPr>
          <w:p w14:paraId="3B314DD9" w14:textId="3A0A62F0" w:rsidR="007A4053" w:rsidRPr="00265399" w:rsidRDefault="007A4053" w:rsidP="007A4053">
            <w:pPr>
              <w:rPr>
                <w:lang w:val="en-US"/>
              </w:rPr>
            </w:pPr>
            <w:r w:rsidRPr="00265399">
              <w:t>breaking news omicron ba</w:t>
            </w:r>
            <w:r>
              <w:rPr>
                <w:lang w:val="en-US"/>
              </w:rPr>
              <w:t xml:space="preserve"> </w:t>
            </w:r>
            <w:r w:rsidRPr="00265399">
              <w:t>ba resmi terdetek</w:t>
            </w:r>
            <w:r>
              <w:rPr>
                <w:lang w:val="en-US"/>
              </w:rPr>
              <w:t xml:space="preserve">si indonesia mari kita </w:t>
            </w:r>
            <w:r w:rsidRPr="00265399">
              <w:rPr>
                <w:lang w:val="en-US"/>
              </w:rPr>
              <w:t xml:space="preserve">sama </w:t>
            </w:r>
            <w:proofErr w:type="spellStart"/>
            <w:r w:rsidRPr="00265399">
              <w:rPr>
                <w:lang w:val="en-US"/>
              </w:rPr>
              <w:t>sama</w:t>
            </w:r>
            <w:proofErr w:type="spellEnd"/>
            <w:r w:rsidRPr="00265399">
              <w:rPr>
                <w:lang w:val="en-US"/>
              </w:rPr>
              <w:t xml:space="preserve"> men</w:t>
            </w:r>
            <w:r>
              <w:rPr>
                <w:lang w:val="en-US"/>
              </w:rPr>
              <w:t>c</w:t>
            </w:r>
            <w:r w:rsidRPr="00265399">
              <w:rPr>
                <w:lang w:val="en-US"/>
              </w:rPr>
              <w:t xml:space="preserve">egah mengantisipasi penularan varian baru </w:t>
            </w:r>
            <w:r>
              <w:rPr>
                <w:lang w:val="en-US"/>
              </w:rPr>
              <w:t>c</w:t>
            </w:r>
            <w:r w:rsidRPr="00265399">
              <w:rPr>
                <w:lang w:val="en-US"/>
              </w:rPr>
              <w:t>ovid-19</w:t>
            </w:r>
          </w:p>
        </w:tc>
      </w:tr>
      <w:tr w:rsidR="007A4053" w14:paraId="3725940F" w14:textId="77777777" w:rsidTr="007A4053">
        <w:tc>
          <w:tcPr>
            <w:tcW w:w="1217" w:type="dxa"/>
          </w:tcPr>
          <w:p w14:paraId="074148E3" w14:textId="77777777" w:rsidR="007A4053" w:rsidRDefault="007A4053" w:rsidP="007A4053">
            <w:pPr>
              <w:spacing w:line="360" w:lineRule="auto"/>
              <w:jc w:val="both"/>
              <w:rPr>
                <w:lang w:val="en-US"/>
              </w:rPr>
            </w:pPr>
            <w:r>
              <w:rPr>
                <w:lang w:val="en-US"/>
              </w:rPr>
              <w:t>2</w:t>
            </w:r>
          </w:p>
        </w:tc>
        <w:tc>
          <w:tcPr>
            <w:tcW w:w="3483" w:type="dxa"/>
          </w:tcPr>
          <w:p w14:paraId="6E95E170" w14:textId="6AA722B3" w:rsidR="007A4053" w:rsidRPr="00265399" w:rsidRDefault="007A4053" w:rsidP="007A4053">
            <w:r>
              <w:rPr>
                <w:lang w:val="en-US"/>
              </w:rPr>
              <w:t>varian baru omicron lagi</w:t>
            </w:r>
          </w:p>
        </w:tc>
        <w:tc>
          <w:tcPr>
            <w:tcW w:w="3230" w:type="dxa"/>
          </w:tcPr>
          <w:p w14:paraId="06F66FA4" w14:textId="42C931B7" w:rsidR="007A4053" w:rsidRDefault="007A4053" w:rsidP="007A4053">
            <w:pPr>
              <w:spacing w:line="360" w:lineRule="auto"/>
              <w:jc w:val="both"/>
              <w:rPr>
                <w:lang w:val="en-US"/>
              </w:rPr>
            </w:pPr>
            <w:r>
              <w:rPr>
                <w:lang w:val="en-US"/>
              </w:rPr>
              <w:t>varian baru omicron</w:t>
            </w:r>
          </w:p>
        </w:tc>
      </w:tr>
      <w:tr w:rsidR="007A4053" w14:paraId="4D7F689B" w14:textId="77777777" w:rsidTr="007A4053">
        <w:tc>
          <w:tcPr>
            <w:tcW w:w="1217" w:type="dxa"/>
          </w:tcPr>
          <w:p w14:paraId="37ADE71B" w14:textId="77777777" w:rsidR="007A4053" w:rsidRDefault="007A4053" w:rsidP="007A4053">
            <w:pPr>
              <w:spacing w:line="360" w:lineRule="auto"/>
              <w:jc w:val="both"/>
              <w:rPr>
                <w:lang w:val="en-US"/>
              </w:rPr>
            </w:pPr>
            <w:r>
              <w:rPr>
                <w:lang w:val="en-US"/>
              </w:rPr>
              <w:t>3</w:t>
            </w:r>
          </w:p>
        </w:tc>
        <w:tc>
          <w:tcPr>
            <w:tcW w:w="3483" w:type="dxa"/>
          </w:tcPr>
          <w:p w14:paraId="2587C09D" w14:textId="6372D9E5" w:rsidR="007A4053" w:rsidRDefault="007A4053" w:rsidP="007A4053">
            <w:pPr>
              <w:spacing w:line="360" w:lineRule="auto"/>
              <w:jc w:val="both"/>
              <w:rPr>
                <w:lang w:val="en-US"/>
              </w:rPr>
            </w:pPr>
            <w:r>
              <w:rPr>
                <w:lang w:val="en-US"/>
              </w:rPr>
              <w:t>b</w:t>
            </w:r>
            <w:r w:rsidRPr="00B226F9">
              <w:rPr>
                <w:lang w:val="en-US"/>
              </w:rPr>
              <w:t xml:space="preserve">uset aku batuk udah </w:t>
            </w:r>
            <w:proofErr w:type="spellStart"/>
            <w:r w:rsidRPr="00B226F9">
              <w:rPr>
                <w:lang w:val="en-US"/>
              </w:rPr>
              <w:t>kek</w:t>
            </w:r>
            <w:proofErr w:type="spellEnd"/>
            <w:r w:rsidRPr="00B226F9">
              <w:rPr>
                <w:lang w:val="en-US"/>
              </w:rPr>
              <w:t xml:space="preserve"> orang mau mati aja</w:t>
            </w:r>
          </w:p>
        </w:tc>
        <w:tc>
          <w:tcPr>
            <w:tcW w:w="3230" w:type="dxa"/>
          </w:tcPr>
          <w:p w14:paraId="63F51DA7" w14:textId="284A860D" w:rsidR="007A4053" w:rsidRDefault="007A4053" w:rsidP="007A4053">
            <w:pPr>
              <w:spacing w:line="360" w:lineRule="auto"/>
              <w:jc w:val="both"/>
              <w:rPr>
                <w:lang w:val="en-US"/>
              </w:rPr>
            </w:pPr>
            <w:r>
              <w:rPr>
                <w:lang w:val="en-US"/>
              </w:rPr>
              <w:t xml:space="preserve">buset </w:t>
            </w:r>
            <w:r w:rsidRPr="00B226F9">
              <w:rPr>
                <w:lang w:val="en-US"/>
              </w:rPr>
              <w:t>aku</w:t>
            </w:r>
            <w:r>
              <w:rPr>
                <w:lang w:val="en-US"/>
              </w:rPr>
              <w:t xml:space="preserve"> </w:t>
            </w:r>
            <w:r w:rsidRPr="00B226F9">
              <w:rPr>
                <w:lang w:val="en-US"/>
              </w:rPr>
              <w:t>batuk udah orang</w:t>
            </w:r>
            <w:r>
              <w:rPr>
                <w:lang w:val="en-US"/>
              </w:rPr>
              <w:t xml:space="preserve"> </w:t>
            </w:r>
            <w:r w:rsidRPr="00B226F9">
              <w:rPr>
                <w:lang w:val="en-US"/>
              </w:rPr>
              <w:t xml:space="preserve">mati </w:t>
            </w:r>
          </w:p>
        </w:tc>
      </w:tr>
      <w:bookmarkEnd w:id="763"/>
    </w:tbl>
    <w:p w14:paraId="726A9B4A" w14:textId="77777777" w:rsidR="007A4053" w:rsidRPr="0047260D" w:rsidRDefault="007A4053" w:rsidP="00AD785E">
      <w:pPr>
        <w:spacing w:line="360" w:lineRule="auto"/>
        <w:ind w:firstLine="720"/>
        <w:jc w:val="both"/>
        <w:rPr>
          <w:lang w:val="en-US"/>
        </w:rPr>
      </w:pPr>
    </w:p>
    <w:p w14:paraId="5FF2EDDF" w14:textId="0C2B0AD2" w:rsidR="005329A6" w:rsidRDefault="005329A6" w:rsidP="005329A6">
      <w:pPr>
        <w:pStyle w:val="Heading3"/>
        <w:rPr>
          <w:lang w:val="en-US"/>
        </w:rPr>
      </w:pPr>
      <w:bookmarkStart w:id="764" w:name="_Toc139379681"/>
      <w:r>
        <w:rPr>
          <w:lang w:val="en-US"/>
        </w:rPr>
        <w:t xml:space="preserve">Stemming </w:t>
      </w:r>
      <w:proofErr w:type="spellStart"/>
      <w:r>
        <w:rPr>
          <w:lang w:val="en-US"/>
        </w:rPr>
        <w:t>Nazief</w:t>
      </w:r>
      <w:proofErr w:type="spellEnd"/>
      <w:r>
        <w:rPr>
          <w:lang w:val="en-US"/>
        </w:rPr>
        <w:t xml:space="preserve"> – </w:t>
      </w:r>
      <w:proofErr w:type="spellStart"/>
      <w:r>
        <w:rPr>
          <w:lang w:val="en-US"/>
        </w:rPr>
        <w:t>Adriani</w:t>
      </w:r>
      <w:bookmarkEnd w:id="764"/>
      <w:proofErr w:type="spellEnd"/>
      <w:r>
        <w:rPr>
          <w:lang w:val="en-US"/>
        </w:rPr>
        <w:t xml:space="preserve"> </w:t>
      </w:r>
    </w:p>
    <w:p w14:paraId="6A4AD39B" w14:textId="601B78B0" w:rsidR="00AD785E" w:rsidRDefault="00AD785E" w:rsidP="00AD785E">
      <w:pPr>
        <w:spacing w:line="360" w:lineRule="auto"/>
        <w:ind w:firstLine="720"/>
        <w:jc w:val="both"/>
        <w:rPr>
          <w:rFonts w:eastAsia="Times New Roman" w:cs="Times New Roman"/>
          <w:bCs/>
          <w:szCs w:val="24"/>
          <w:lang w:val="en-US"/>
        </w:rPr>
      </w:pPr>
      <w:bookmarkStart w:id="765" w:name="_Hlk148657937"/>
      <w:r>
        <w:rPr>
          <w:lang w:val="en-US"/>
        </w:rPr>
        <w:t xml:space="preserve">Tahap </w:t>
      </w:r>
      <w:proofErr w:type="spellStart"/>
      <w:r>
        <w:rPr>
          <w:lang w:val="en-US"/>
        </w:rPr>
        <w:t>praproses</w:t>
      </w:r>
      <w:proofErr w:type="spellEnd"/>
      <w:r>
        <w:rPr>
          <w:lang w:val="en-US"/>
        </w:rPr>
        <w:t xml:space="preserve"> data berikutnya adalah </w:t>
      </w:r>
      <w:r>
        <w:rPr>
          <w:i/>
          <w:iCs/>
          <w:lang w:val="en-US"/>
        </w:rPr>
        <w:t>stemming</w:t>
      </w:r>
      <w:r>
        <w:rPr>
          <w:lang w:val="en-US"/>
        </w:rPr>
        <w:t>, yaitu mengembalikan kata-kata yang menjadi imbuhan dari kata dasar dan</w:t>
      </w:r>
      <w:r w:rsidRPr="00AD785E">
        <w:rPr>
          <w:rFonts w:eastAsia="Times New Roman" w:cs="Times New Roman"/>
          <w:bCs/>
          <w:szCs w:val="24"/>
          <w:lang w:val="en-US"/>
        </w:rPr>
        <w:t xml:space="preserve"> </w:t>
      </w:r>
      <w:r>
        <w:rPr>
          <w:rFonts w:eastAsia="Times New Roman" w:cs="Times New Roman"/>
          <w:bCs/>
          <w:szCs w:val="24"/>
          <w:lang w:val="en-US"/>
        </w:rPr>
        <w:t xml:space="preserve">menghapus awalan dan akhiran dari suatu kata. Tujuan dari tahap </w:t>
      </w:r>
      <w:r>
        <w:rPr>
          <w:rFonts w:eastAsia="Times New Roman" w:cs="Times New Roman"/>
          <w:bCs/>
          <w:i/>
          <w:iCs/>
          <w:szCs w:val="24"/>
          <w:lang w:val="en-US"/>
        </w:rPr>
        <w:t>stemming</w:t>
      </w:r>
      <w:r>
        <w:rPr>
          <w:rFonts w:eastAsia="Times New Roman" w:cs="Times New Roman"/>
          <w:bCs/>
          <w:szCs w:val="24"/>
          <w:lang w:val="en-US"/>
        </w:rPr>
        <w:t xml:space="preserve"> adalah untuk mendapatkan kata dasar yang sesuai. Proses </w:t>
      </w:r>
      <w:r>
        <w:rPr>
          <w:rFonts w:eastAsia="Times New Roman" w:cs="Times New Roman"/>
          <w:bCs/>
          <w:i/>
          <w:iCs/>
          <w:szCs w:val="24"/>
          <w:lang w:val="en-US"/>
        </w:rPr>
        <w:t xml:space="preserve">stemming </w:t>
      </w:r>
      <w:r>
        <w:rPr>
          <w:rFonts w:eastAsia="Times New Roman" w:cs="Times New Roman"/>
          <w:bCs/>
          <w:szCs w:val="24"/>
          <w:lang w:val="en-US"/>
        </w:rPr>
        <w:t xml:space="preserve">menggunakan </w:t>
      </w:r>
      <w:r>
        <w:rPr>
          <w:rFonts w:eastAsia="Times New Roman" w:cs="Times New Roman"/>
          <w:bCs/>
          <w:i/>
          <w:iCs/>
          <w:szCs w:val="24"/>
          <w:lang w:val="en-US"/>
        </w:rPr>
        <w:t>library</w:t>
      </w:r>
      <w:r>
        <w:rPr>
          <w:rFonts w:eastAsia="Times New Roman" w:cs="Times New Roman"/>
          <w:bCs/>
          <w:szCs w:val="24"/>
          <w:lang w:val="en-US"/>
        </w:rPr>
        <w:t xml:space="preserve"> Sastrawi berbasis Python yang tersedia pada </w:t>
      </w:r>
      <w:r>
        <w:fldChar w:fldCharType="begin"/>
      </w:r>
      <w:r>
        <w:instrText xml:space="preserve"> HYPERLINK "https://github.com/sastrawi/sastrawi" </w:instrText>
      </w:r>
      <w:r>
        <w:fldChar w:fldCharType="separate"/>
      </w:r>
      <w:r w:rsidRPr="00FC17AD">
        <w:rPr>
          <w:rStyle w:val="Hyperlink"/>
          <w:rFonts w:eastAsia="Times New Roman" w:cs="Times New Roman"/>
          <w:bCs/>
          <w:szCs w:val="24"/>
          <w:lang w:val="en-US"/>
        </w:rPr>
        <w:t>https://github.com/sastrawi/sastrawi</w:t>
      </w:r>
      <w:r>
        <w:rPr>
          <w:rStyle w:val="Hyperlink"/>
          <w:rFonts w:eastAsia="Times New Roman" w:cs="Times New Roman"/>
          <w:bCs/>
          <w:szCs w:val="24"/>
          <w:lang w:val="en-US"/>
        </w:rPr>
        <w:fldChar w:fldCharType="end"/>
      </w:r>
      <w:r>
        <w:rPr>
          <w:rFonts w:eastAsia="Times New Roman" w:cs="Times New Roman"/>
          <w:bCs/>
          <w:szCs w:val="24"/>
          <w:lang w:val="en-US"/>
        </w:rPr>
        <w:t xml:space="preserve">. </w:t>
      </w:r>
      <w:proofErr w:type="spellStart"/>
      <w:r>
        <w:rPr>
          <w:rFonts w:eastAsia="Times New Roman" w:cs="Times New Roman"/>
          <w:bCs/>
          <w:szCs w:val="24"/>
          <w:lang w:val="en-US"/>
        </w:rPr>
        <w:t>Algoritma</w:t>
      </w:r>
      <w:proofErr w:type="spellEnd"/>
      <w:r>
        <w:rPr>
          <w:rFonts w:eastAsia="Times New Roman" w:cs="Times New Roman"/>
          <w:bCs/>
          <w:szCs w:val="24"/>
          <w:lang w:val="en-US"/>
        </w:rPr>
        <w:t xml:space="preserve"> yang terdapat pada </w:t>
      </w:r>
      <w:r>
        <w:rPr>
          <w:rFonts w:eastAsia="Times New Roman" w:cs="Times New Roman"/>
          <w:bCs/>
          <w:i/>
          <w:iCs/>
          <w:szCs w:val="24"/>
          <w:lang w:val="en-US"/>
        </w:rPr>
        <w:t xml:space="preserve">library </w:t>
      </w:r>
      <w:r>
        <w:rPr>
          <w:rFonts w:eastAsia="Times New Roman" w:cs="Times New Roman"/>
          <w:bCs/>
          <w:szCs w:val="24"/>
          <w:lang w:val="en-US"/>
        </w:rPr>
        <w:t xml:space="preserve">Sastrawi adalah </w:t>
      </w:r>
      <w:proofErr w:type="spellStart"/>
      <w:r>
        <w:rPr>
          <w:rFonts w:eastAsia="Times New Roman" w:cs="Times New Roman"/>
          <w:bCs/>
          <w:szCs w:val="24"/>
          <w:lang w:val="en-US"/>
        </w:rPr>
        <w:t>Nazief-Adriani</w:t>
      </w:r>
      <w:proofErr w:type="spellEnd"/>
      <w:r>
        <w:rPr>
          <w:rFonts w:eastAsia="Times New Roman" w:cs="Times New Roman"/>
          <w:bCs/>
          <w:szCs w:val="24"/>
          <w:lang w:val="en-US"/>
        </w:rPr>
        <w:t xml:space="preserve"> yang digunakan untuk menghapus berbagai variasi awalan dan akhiran kata. Langkah – langkah tahapan </w:t>
      </w:r>
      <w:r>
        <w:rPr>
          <w:rFonts w:eastAsia="Times New Roman" w:cs="Times New Roman"/>
          <w:bCs/>
          <w:i/>
          <w:iCs/>
          <w:szCs w:val="24"/>
          <w:lang w:val="en-US"/>
        </w:rPr>
        <w:t>stemming</w:t>
      </w:r>
      <w:r>
        <w:rPr>
          <w:rFonts w:eastAsia="Times New Roman" w:cs="Times New Roman"/>
          <w:bCs/>
          <w:szCs w:val="24"/>
          <w:lang w:val="en-US"/>
        </w:rPr>
        <w:t xml:space="preserve"> adalah sebagai berikut:</w:t>
      </w:r>
    </w:p>
    <w:p w14:paraId="18F1D3A7" w14:textId="6538A6E8" w:rsidR="00AD785E" w:rsidRDefault="00AD785E" w:rsidP="00AD785E">
      <w:pPr>
        <w:pStyle w:val="ListParagraph"/>
        <w:numPr>
          <w:ilvl w:val="0"/>
          <w:numId w:val="31"/>
        </w:numPr>
        <w:spacing w:line="360" w:lineRule="auto"/>
        <w:jc w:val="both"/>
        <w:rPr>
          <w:lang w:val="en-US"/>
        </w:rPr>
      </w:pPr>
      <w:r>
        <w:rPr>
          <w:lang w:val="en-US"/>
        </w:rPr>
        <w:t xml:space="preserve">Memanggil </w:t>
      </w:r>
      <w:r>
        <w:rPr>
          <w:i/>
          <w:iCs/>
          <w:lang w:val="en-US"/>
        </w:rPr>
        <w:t xml:space="preserve">library </w:t>
      </w:r>
      <w:r>
        <w:rPr>
          <w:lang w:val="en-US"/>
        </w:rPr>
        <w:t>Sastrawi.</w:t>
      </w:r>
    </w:p>
    <w:p w14:paraId="4967F796" w14:textId="16082B52" w:rsidR="00AD785E" w:rsidRDefault="00AD785E" w:rsidP="00AD785E">
      <w:pPr>
        <w:pStyle w:val="ListParagraph"/>
        <w:numPr>
          <w:ilvl w:val="0"/>
          <w:numId w:val="31"/>
        </w:numPr>
        <w:spacing w:line="360" w:lineRule="auto"/>
        <w:jc w:val="both"/>
        <w:rPr>
          <w:lang w:val="en-US"/>
        </w:rPr>
      </w:pPr>
      <w:r>
        <w:rPr>
          <w:lang w:val="en-US"/>
        </w:rPr>
        <w:t xml:space="preserve">Melakukan iterasi dokumen, kemudian memanggil fungsi </w:t>
      </w:r>
      <w:proofErr w:type="gramStart"/>
      <w:r>
        <w:rPr>
          <w:i/>
          <w:iCs/>
          <w:lang w:val="en-US"/>
        </w:rPr>
        <w:t>stem(</w:t>
      </w:r>
      <w:proofErr w:type="gramEnd"/>
      <w:r>
        <w:rPr>
          <w:i/>
          <w:iCs/>
          <w:lang w:val="en-US"/>
        </w:rPr>
        <w:t>)</w:t>
      </w:r>
      <w:r>
        <w:rPr>
          <w:lang w:val="en-US"/>
        </w:rPr>
        <w:t xml:space="preserve"> untuk mengubah kata dalam dokumen tersebut menjadi kata dasar. </w:t>
      </w:r>
    </w:p>
    <w:p w14:paraId="5272AB2D" w14:textId="372D271F" w:rsidR="00AD785E" w:rsidRDefault="00AD785E" w:rsidP="00AD785E">
      <w:pPr>
        <w:spacing w:line="360" w:lineRule="auto"/>
        <w:ind w:left="360"/>
        <w:jc w:val="both"/>
        <w:rPr>
          <w:lang w:val="en-US"/>
        </w:rPr>
      </w:pPr>
      <w:r>
        <w:rPr>
          <w:lang w:val="en-US"/>
        </w:rPr>
        <w:t xml:space="preserve">Contoh hasil </w:t>
      </w:r>
      <w:proofErr w:type="spellStart"/>
      <w:r>
        <w:rPr>
          <w:lang w:val="en-US"/>
        </w:rPr>
        <w:t>praproses</w:t>
      </w:r>
      <w:proofErr w:type="spellEnd"/>
      <w:r>
        <w:rPr>
          <w:lang w:val="en-US"/>
        </w:rPr>
        <w:t xml:space="preserve"> data tahap </w:t>
      </w:r>
      <w:r>
        <w:rPr>
          <w:i/>
          <w:iCs/>
          <w:lang w:val="en-US"/>
        </w:rPr>
        <w:t>stemming</w:t>
      </w:r>
      <w:r>
        <w:rPr>
          <w:lang w:val="en-US"/>
        </w:rPr>
        <w:t xml:space="preserve"> dapat dilihat pada Tabel </w:t>
      </w:r>
      <w:r w:rsidR="000023E0">
        <w:rPr>
          <w:lang w:val="en-US"/>
        </w:rPr>
        <w:t>4.5.</w:t>
      </w:r>
    </w:p>
    <w:bookmarkEnd w:id="765"/>
    <w:p w14:paraId="5A4293C5" w14:textId="472BDFA8" w:rsidR="000023E0" w:rsidRDefault="000023E0" w:rsidP="00AD785E">
      <w:pPr>
        <w:spacing w:line="360" w:lineRule="auto"/>
        <w:ind w:left="360"/>
        <w:jc w:val="both"/>
        <w:rPr>
          <w:lang w:val="en-US"/>
        </w:rPr>
      </w:pPr>
    </w:p>
    <w:p w14:paraId="793009DE" w14:textId="42F781AF" w:rsidR="000023E0" w:rsidRDefault="000023E0" w:rsidP="00AD785E">
      <w:pPr>
        <w:spacing w:line="360" w:lineRule="auto"/>
        <w:ind w:left="360"/>
        <w:jc w:val="both"/>
        <w:rPr>
          <w:lang w:val="en-US"/>
        </w:rPr>
      </w:pPr>
    </w:p>
    <w:p w14:paraId="2C36F01D" w14:textId="52A664B2" w:rsidR="000023E0" w:rsidRDefault="000023E0" w:rsidP="00AD785E">
      <w:pPr>
        <w:spacing w:line="360" w:lineRule="auto"/>
        <w:ind w:left="360"/>
        <w:jc w:val="both"/>
        <w:rPr>
          <w:lang w:val="en-US"/>
        </w:rPr>
      </w:pPr>
    </w:p>
    <w:p w14:paraId="5471EA89" w14:textId="313F7CDC" w:rsidR="000023E0" w:rsidRDefault="000023E0" w:rsidP="00AD785E">
      <w:pPr>
        <w:spacing w:line="360" w:lineRule="auto"/>
        <w:ind w:left="360"/>
        <w:jc w:val="both"/>
        <w:rPr>
          <w:lang w:val="en-US"/>
        </w:rPr>
      </w:pPr>
    </w:p>
    <w:p w14:paraId="6BA5DDC2" w14:textId="55395383" w:rsidR="000023E0" w:rsidRDefault="000023E0" w:rsidP="00AD785E">
      <w:pPr>
        <w:spacing w:line="360" w:lineRule="auto"/>
        <w:ind w:left="360"/>
        <w:jc w:val="both"/>
        <w:rPr>
          <w:lang w:val="en-US"/>
        </w:rPr>
      </w:pPr>
    </w:p>
    <w:p w14:paraId="1345A222" w14:textId="7169A826" w:rsidR="000023E0" w:rsidRDefault="000023E0" w:rsidP="00AD785E">
      <w:pPr>
        <w:spacing w:line="360" w:lineRule="auto"/>
        <w:ind w:left="360"/>
        <w:jc w:val="both"/>
        <w:rPr>
          <w:lang w:val="en-US"/>
        </w:rPr>
      </w:pPr>
    </w:p>
    <w:p w14:paraId="7D64A3AD" w14:textId="77777777" w:rsidR="000023E0" w:rsidRDefault="000023E0" w:rsidP="00AD785E">
      <w:pPr>
        <w:spacing w:line="360" w:lineRule="auto"/>
        <w:ind w:left="360"/>
        <w:jc w:val="both"/>
        <w:rPr>
          <w:lang w:val="en-US"/>
        </w:rPr>
      </w:pPr>
    </w:p>
    <w:p w14:paraId="786FEA44" w14:textId="39AE4548" w:rsidR="000023E0" w:rsidRPr="000023E0" w:rsidRDefault="000023E0" w:rsidP="000023E0">
      <w:pPr>
        <w:jc w:val="center"/>
      </w:pPr>
      <w:bookmarkStart w:id="766" w:name="_Toc134021169"/>
      <w:r>
        <w:lastRenderedPageBreak/>
        <w:t xml:space="preserve">Tabel </w:t>
      </w:r>
      <w:r>
        <w:rPr>
          <w:lang w:val="en-US"/>
        </w:rPr>
        <w:t>4</w:t>
      </w:r>
      <w:r>
        <w:t>.</w:t>
      </w:r>
      <w:r w:rsidR="00BB16CC">
        <w:fldChar w:fldCharType="begin"/>
      </w:r>
      <w:r w:rsidR="00BB16CC">
        <w:instrText xml:space="preserve"> STYLEREF 1 \s </w:instrText>
      </w:r>
      <w:r w:rsidR="00BB16CC">
        <w:fldChar w:fldCharType="separate"/>
      </w:r>
      <w:r w:rsidR="00AA3164">
        <w:rPr>
          <w:noProof/>
        </w:rPr>
        <w:t>0</w:t>
      </w:r>
      <w:r w:rsidR="00BB16CC">
        <w:rPr>
          <w:noProof/>
        </w:rPr>
        <w:fldChar w:fldCharType="end"/>
      </w:r>
      <w:r w:rsidR="00AA3164">
        <w:t>.</w:t>
      </w:r>
      <w:r w:rsidR="00BB16CC">
        <w:fldChar w:fldCharType="begin"/>
      </w:r>
      <w:r w:rsidR="00BB16CC">
        <w:instrText xml:space="preserve"> SEQ Tabel \* ARABIC \s 1 </w:instrText>
      </w:r>
      <w:r w:rsidR="00BB16CC">
        <w:fldChar w:fldCharType="separate"/>
      </w:r>
      <w:r w:rsidR="00AA3164">
        <w:rPr>
          <w:noProof/>
        </w:rPr>
        <w:t>5</w:t>
      </w:r>
      <w:r w:rsidR="00BB16CC">
        <w:rPr>
          <w:noProof/>
        </w:rPr>
        <w:fldChar w:fldCharType="end"/>
      </w:r>
      <w:r>
        <w:rPr>
          <w:lang w:val="en-US"/>
        </w:rPr>
        <w:t xml:space="preserve"> </w:t>
      </w:r>
      <w:bookmarkStart w:id="767" w:name="_Hlk148657977"/>
      <w:r>
        <w:rPr>
          <w:lang w:val="en-US"/>
        </w:rPr>
        <w:t xml:space="preserve">Tabel proses </w:t>
      </w:r>
      <w:r>
        <w:rPr>
          <w:i/>
          <w:iCs/>
          <w:lang w:val="en-US"/>
        </w:rPr>
        <w:t>stemming</w:t>
      </w:r>
      <w:bookmarkEnd w:id="766"/>
      <w:bookmarkEnd w:id="767"/>
    </w:p>
    <w:tbl>
      <w:tblPr>
        <w:tblStyle w:val="TableGrid"/>
        <w:tblW w:w="0" w:type="auto"/>
        <w:tblLook w:val="04A0" w:firstRow="1" w:lastRow="0" w:firstColumn="1" w:lastColumn="0" w:noHBand="0" w:noVBand="1"/>
      </w:tblPr>
      <w:tblGrid>
        <w:gridCol w:w="1217"/>
        <w:gridCol w:w="3483"/>
        <w:gridCol w:w="3230"/>
      </w:tblGrid>
      <w:tr w:rsidR="007A4053" w14:paraId="574A7BED" w14:textId="77777777" w:rsidTr="007A4053">
        <w:tc>
          <w:tcPr>
            <w:tcW w:w="1217" w:type="dxa"/>
          </w:tcPr>
          <w:p w14:paraId="03A56D03" w14:textId="77777777" w:rsidR="007A4053" w:rsidRPr="00B226F9" w:rsidRDefault="007A4053" w:rsidP="007A4053">
            <w:pPr>
              <w:spacing w:line="360" w:lineRule="auto"/>
              <w:jc w:val="center"/>
              <w:rPr>
                <w:b/>
                <w:bCs/>
                <w:lang w:val="en-US"/>
              </w:rPr>
            </w:pPr>
            <w:bookmarkStart w:id="768" w:name="_Hlk148657985"/>
            <w:r w:rsidRPr="00B226F9">
              <w:rPr>
                <w:b/>
                <w:bCs/>
                <w:lang w:val="en-US"/>
              </w:rPr>
              <w:t>Dokumen</w:t>
            </w:r>
          </w:p>
        </w:tc>
        <w:tc>
          <w:tcPr>
            <w:tcW w:w="3483" w:type="dxa"/>
          </w:tcPr>
          <w:p w14:paraId="7C53B3E0" w14:textId="77777777" w:rsidR="007A4053" w:rsidRPr="00B226F9" w:rsidRDefault="007A4053" w:rsidP="007A4053">
            <w:pPr>
              <w:spacing w:line="360" w:lineRule="auto"/>
              <w:jc w:val="center"/>
              <w:rPr>
                <w:b/>
                <w:bCs/>
                <w:i/>
                <w:iCs/>
                <w:lang w:val="en-US"/>
              </w:rPr>
            </w:pPr>
            <w:r w:rsidRPr="00B226F9">
              <w:rPr>
                <w:b/>
                <w:bCs/>
                <w:lang w:val="en-US"/>
              </w:rPr>
              <w:t xml:space="preserve">Sebelum </w:t>
            </w:r>
            <w:r>
              <w:rPr>
                <w:b/>
                <w:bCs/>
                <w:lang w:val="en-US"/>
              </w:rPr>
              <w:t xml:space="preserve">hapus </w:t>
            </w:r>
            <w:proofErr w:type="spellStart"/>
            <w:r>
              <w:rPr>
                <w:b/>
                <w:bCs/>
                <w:i/>
                <w:iCs/>
                <w:lang w:val="en-US"/>
              </w:rPr>
              <w:t>stopwords</w:t>
            </w:r>
            <w:proofErr w:type="spellEnd"/>
          </w:p>
        </w:tc>
        <w:tc>
          <w:tcPr>
            <w:tcW w:w="3230" w:type="dxa"/>
          </w:tcPr>
          <w:p w14:paraId="32288386" w14:textId="77777777" w:rsidR="007A4053" w:rsidRPr="00B226F9" w:rsidRDefault="007A4053" w:rsidP="007A4053">
            <w:pPr>
              <w:spacing w:line="360" w:lineRule="auto"/>
              <w:jc w:val="center"/>
              <w:rPr>
                <w:b/>
                <w:bCs/>
                <w:i/>
                <w:iCs/>
                <w:lang w:val="en-US"/>
              </w:rPr>
            </w:pPr>
            <w:r w:rsidRPr="00B226F9">
              <w:rPr>
                <w:b/>
                <w:bCs/>
                <w:lang w:val="en-US"/>
              </w:rPr>
              <w:t xml:space="preserve">Sesudah </w:t>
            </w:r>
            <w:r>
              <w:rPr>
                <w:b/>
                <w:bCs/>
                <w:lang w:val="en-US"/>
              </w:rPr>
              <w:t xml:space="preserve">hapus </w:t>
            </w:r>
            <w:proofErr w:type="spellStart"/>
            <w:r>
              <w:rPr>
                <w:b/>
                <w:bCs/>
                <w:i/>
                <w:iCs/>
                <w:lang w:val="en-US"/>
              </w:rPr>
              <w:t>stopwords</w:t>
            </w:r>
            <w:proofErr w:type="spellEnd"/>
          </w:p>
        </w:tc>
      </w:tr>
      <w:tr w:rsidR="007A4053" w14:paraId="7A98240C" w14:textId="77777777" w:rsidTr="007A4053">
        <w:tc>
          <w:tcPr>
            <w:tcW w:w="1217" w:type="dxa"/>
          </w:tcPr>
          <w:p w14:paraId="5F81218A" w14:textId="77777777" w:rsidR="007A4053" w:rsidRPr="00265399" w:rsidRDefault="007A4053" w:rsidP="007A4053">
            <w:pPr>
              <w:rPr>
                <w:lang w:val="en-US"/>
              </w:rPr>
            </w:pPr>
            <w:r>
              <w:rPr>
                <w:lang w:val="en-US"/>
              </w:rPr>
              <w:t>1</w:t>
            </w:r>
          </w:p>
        </w:tc>
        <w:tc>
          <w:tcPr>
            <w:tcW w:w="3483" w:type="dxa"/>
          </w:tcPr>
          <w:p w14:paraId="77F0A14B" w14:textId="5485BC12" w:rsidR="007A4053" w:rsidRDefault="000023E0" w:rsidP="007A4053">
            <w:pPr>
              <w:jc w:val="both"/>
              <w:rPr>
                <w:lang w:val="en-US"/>
              </w:rPr>
            </w:pPr>
            <w:r w:rsidRPr="00265399">
              <w:t>breaking news omicron ba</w:t>
            </w:r>
            <w:r>
              <w:rPr>
                <w:lang w:val="en-US"/>
              </w:rPr>
              <w:t xml:space="preserve"> </w:t>
            </w:r>
            <w:r w:rsidRPr="00265399">
              <w:t>ba resmi terdetek</w:t>
            </w:r>
            <w:r>
              <w:rPr>
                <w:lang w:val="en-US"/>
              </w:rPr>
              <w:t xml:space="preserve">si indonesia mari kita </w:t>
            </w:r>
            <w:r w:rsidRPr="00265399">
              <w:rPr>
                <w:lang w:val="en-US"/>
              </w:rPr>
              <w:t xml:space="preserve">sama </w:t>
            </w:r>
            <w:proofErr w:type="spellStart"/>
            <w:r w:rsidRPr="00265399">
              <w:rPr>
                <w:lang w:val="en-US"/>
              </w:rPr>
              <w:t>sama</w:t>
            </w:r>
            <w:proofErr w:type="spellEnd"/>
            <w:r w:rsidRPr="00265399">
              <w:rPr>
                <w:lang w:val="en-US"/>
              </w:rPr>
              <w:t xml:space="preserve"> men</w:t>
            </w:r>
            <w:r>
              <w:rPr>
                <w:lang w:val="en-US"/>
              </w:rPr>
              <w:t>c</w:t>
            </w:r>
            <w:r w:rsidRPr="00265399">
              <w:rPr>
                <w:lang w:val="en-US"/>
              </w:rPr>
              <w:t xml:space="preserve">egah mengantisipasi penularan varian baru </w:t>
            </w:r>
            <w:r>
              <w:rPr>
                <w:lang w:val="en-US"/>
              </w:rPr>
              <w:t>c</w:t>
            </w:r>
            <w:r w:rsidRPr="00265399">
              <w:rPr>
                <w:lang w:val="en-US"/>
              </w:rPr>
              <w:t>ovid-19</w:t>
            </w:r>
          </w:p>
        </w:tc>
        <w:tc>
          <w:tcPr>
            <w:tcW w:w="3230" w:type="dxa"/>
          </w:tcPr>
          <w:p w14:paraId="6568A53E" w14:textId="1E74E663" w:rsidR="007A4053" w:rsidRPr="00265399" w:rsidRDefault="000023E0" w:rsidP="007A4053">
            <w:pPr>
              <w:rPr>
                <w:lang w:val="en-US"/>
              </w:rPr>
            </w:pPr>
            <w:r w:rsidRPr="000023E0">
              <w:t>breaking news omicron ba ba resmi deteksi indonesia mari men</w:t>
            </w:r>
            <w:r>
              <w:rPr>
                <w:lang w:val="en-US"/>
              </w:rPr>
              <w:t>c</w:t>
            </w:r>
            <w:r w:rsidRPr="000023E0">
              <w:t>egah antisipasi tular varian covid</w:t>
            </w:r>
          </w:p>
        </w:tc>
      </w:tr>
      <w:tr w:rsidR="000023E0" w14:paraId="68E7E2BA" w14:textId="77777777" w:rsidTr="007A4053">
        <w:tc>
          <w:tcPr>
            <w:tcW w:w="1217" w:type="dxa"/>
          </w:tcPr>
          <w:p w14:paraId="39ABC91C" w14:textId="77777777" w:rsidR="000023E0" w:rsidRDefault="000023E0" w:rsidP="000023E0">
            <w:pPr>
              <w:spacing w:line="360" w:lineRule="auto"/>
              <w:jc w:val="both"/>
              <w:rPr>
                <w:lang w:val="en-US"/>
              </w:rPr>
            </w:pPr>
            <w:r>
              <w:rPr>
                <w:lang w:val="en-US"/>
              </w:rPr>
              <w:t>2</w:t>
            </w:r>
          </w:p>
        </w:tc>
        <w:tc>
          <w:tcPr>
            <w:tcW w:w="3483" w:type="dxa"/>
          </w:tcPr>
          <w:p w14:paraId="0E4F0E9E" w14:textId="64083166" w:rsidR="000023E0" w:rsidRPr="00265399" w:rsidRDefault="000023E0" w:rsidP="000023E0">
            <w:r>
              <w:rPr>
                <w:lang w:val="en-US"/>
              </w:rPr>
              <w:t>varian baru omicron</w:t>
            </w:r>
          </w:p>
        </w:tc>
        <w:tc>
          <w:tcPr>
            <w:tcW w:w="3230" w:type="dxa"/>
          </w:tcPr>
          <w:p w14:paraId="09F075E7" w14:textId="77777777" w:rsidR="000023E0" w:rsidRDefault="000023E0" w:rsidP="000023E0">
            <w:pPr>
              <w:spacing w:line="360" w:lineRule="auto"/>
              <w:jc w:val="both"/>
              <w:rPr>
                <w:lang w:val="en-US"/>
              </w:rPr>
            </w:pPr>
            <w:r>
              <w:rPr>
                <w:lang w:val="en-US"/>
              </w:rPr>
              <w:t>varian baru omicron</w:t>
            </w:r>
          </w:p>
        </w:tc>
      </w:tr>
      <w:tr w:rsidR="000023E0" w14:paraId="27551C99" w14:textId="77777777" w:rsidTr="007A4053">
        <w:tc>
          <w:tcPr>
            <w:tcW w:w="1217" w:type="dxa"/>
          </w:tcPr>
          <w:p w14:paraId="22F1E22C" w14:textId="77777777" w:rsidR="000023E0" w:rsidRDefault="000023E0" w:rsidP="000023E0">
            <w:pPr>
              <w:spacing w:line="360" w:lineRule="auto"/>
              <w:jc w:val="both"/>
              <w:rPr>
                <w:lang w:val="en-US"/>
              </w:rPr>
            </w:pPr>
            <w:r>
              <w:rPr>
                <w:lang w:val="en-US"/>
              </w:rPr>
              <w:t>3</w:t>
            </w:r>
          </w:p>
        </w:tc>
        <w:tc>
          <w:tcPr>
            <w:tcW w:w="3483" w:type="dxa"/>
          </w:tcPr>
          <w:p w14:paraId="347E7B57" w14:textId="64149EF5" w:rsidR="000023E0" w:rsidRDefault="000023E0" w:rsidP="000023E0">
            <w:pPr>
              <w:spacing w:line="360" w:lineRule="auto"/>
              <w:jc w:val="both"/>
              <w:rPr>
                <w:lang w:val="en-US"/>
              </w:rPr>
            </w:pPr>
            <w:r>
              <w:rPr>
                <w:lang w:val="en-US"/>
              </w:rPr>
              <w:t xml:space="preserve">buset </w:t>
            </w:r>
            <w:r w:rsidRPr="00B226F9">
              <w:rPr>
                <w:lang w:val="en-US"/>
              </w:rPr>
              <w:t>aku</w:t>
            </w:r>
            <w:r>
              <w:rPr>
                <w:lang w:val="en-US"/>
              </w:rPr>
              <w:t xml:space="preserve"> </w:t>
            </w:r>
            <w:r w:rsidRPr="00B226F9">
              <w:rPr>
                <w:lang w:val="en-US"/>
              </w:rPr>
              <w:t>batuk udah orang</w:t>
            </w:r>
            <w:r>
              <w:rPr>
                <w:lang w:val="en-US"/>
              </w:rPr>
              <w:t xml:space="preserve"> </w:t>
            </w:r>
            <w:r w:rsidRPr="00B226F9">
              <w:rPr>
                <w:lang w:val="en-US"/>
              </w:rPr>
              <w:t>mati</w:t>
            </w:r>
          </w:p>
        </w:tc>
        <w:tc>
          <w:tcPr>
            <w:tcW w:w="3230" w:type="dxa"/>
          </w:tcPr>
          <w:p w14:paraId="734E8BC6" w14:textId="233CD6C2" w:rsidR="000023E0" w:rsidRDefault="000023E0" w:rsidP="000023E0">
            <w:pPr>
              <w:spacing w:line="360" w:lineRule="auto"/>
              <w:jc w:val="both"/>
              <w:rPr>
                <w:lang w:val="en-US"/>
              </w:rPr>
            </w:pPr>
            <w:r w:rsidRPr="00B226F9">
              <w:rPr>
                <w:lang w:val="en-US"/>
              </w:rPr>
              <w:t>aku</w:t>
            </w:r>
            <w:r>
              <w:rPr>
                <w:lang w:val="en-US"/>
              </w:rPr>
              <w:t xml:space="preserve"> </w:t>
            </w:r>
            <w:r w:rsidRPr="00B226F9">
              <w:rPr>
                <w:lang w:val="en-US"/>
              </w:rPr>
              <w:t>batuk udah orang</w:t>
            </w:r>
            <w:r>
              <w:rPr>
                <w:lang w:val="en-US"/>
              </w:rPr>
              <w:t xml:space="preserve"> </w:t>
            </w:r>
            <w:r w:rsidRPr="00B226F9">
              <w:rPr>
                <w:lang w:val="en-US"/>
              </w:rPr>
              <w:t xml:space="preserve">mati </w:t>
            </w:r>
          </w:p>
        </w:tc>
      </w:tr>
      <w:bookmarkEnd w:id="768"/>
    </w:tbl>
    <w:p w14:paraId="2628BB47" w14:textId="77777777" w:rsidR="007A4053" w:rsidRPr="00AD785E" w:rsidRDefault="007A4053" w:rsidP="00AD785E">
      <w:pPr>
        <w:spacing w:line="360" w:lineRule="auto"/>
        <w:ind w:left="360"/>
        <w:jc w:val="both"/>
        <w:rPr>
          <w:lang w:val="en-US"/>
        </w:rPr>
      </w:pPr>
    </w:p>
    <w:p w14:paraId="07D8C9DF" w14:textId="2E313339" w:rsidR="005329A6" w:rsidRPr="00AD785E" w:rsidRDefault="005329A6" w:rsidP="005329A6">
      <w:pPr>
        <w:pStyle w:val="Heading3"/>
        <w:rPr>
          <w:i/>
          <w:iCs/>
          <w:lang w:val="en-US"/>
        </w:rPr>
      </w:pPr>
      <w:bookmarkStart w:id="769" w:name="_Toc139379682"/>
      <w:r w:rsidRPr="00AD785E">
        <w:rPr>
          <w:i/>
          <w:iCs/>
          <w:lang w:val="en-US"/>
        </w:rPr>
        <w:t>Term Document Matrix</w:t>
      </w:r>
      <w:bookmarkEnd w:id="769"/>
    </w:p>
    <w:p w14:paraId="6DE0122D" w14:textId="1EE89BA2" w:rsidR="00A61B51" w:rsidRPr="00A61B51" w:rsidRDefault="00AD785E" w:rsidP="008311FF">
      <w:pPr>
        <w:ind w:firstLine="720"/>
        <w:jc w:val="both"/>
        <w:rPr>
          <w:lang w:val="en-US"/>
        </w:rPr>
      </w:pPr>
      <w:bookmarkStart w:id="770" w:name="_Hlk148658066"/>
      <w:r>
        <w:rPr>
          <w:lang w:val="en-US"/>
        </w:rPr>
        <w:t xml:space="preserve">Tahap selanjutnya adalah pembuatan </w:t>
      </w:r>
      <w:r w:rsidRPr="00AD785E">
        <w:rPr>
          <w:i/>
          <w:iCs/>
          <w:lang w:val="en-US"/>
        </w:rPr>
        <w:t>Term Document Matrix</w:t>
      </w:r>
      <w:r>
        <w:rPr>
          <w:i/>
          <w:iCs/>
          <w:lang w:val="en-US"/>
        </w:rPr>
        <w:t xml:space="preserve"> </w:t>
      </w:r>
      <w:r>
        <w:rPr>
          <w:lang w:val="en-US"/>
        </w:rPr>
        <w:t xml:space="preserve">dilakukan untuk menghasilkan matriks frekuensi kemunculan term pada </w:t>
      </w:r>
      <w:r w:rsidR="00D8173F">
        <w:rPr>
          <w:lang w:val="en-US"/>
        </w:rPr>
        <w:t xml:space="preserve">suatu </w:t>
      </w:r>
      <w:r>
        <w:rPr>
          <w:lang w:val="en-US"/>
        </w:rPr>
        <w:t>dokume</w:t>
      </w:r>
      <w:r w:rsidR="00D8173F">
        <w:rPr>
          <w:lang w:val="en-US"/>
        </w:rPr>
        <w:t xml:space="preserve">n. Pada tahap ini menghasilkan </w:t>
      </w:r>
      <w:r w:rsidR="00A61B51">
        <w:rPr>
          <w:lang w:val="en-US"/>
        </w:rPr>
        <w:t>8.114</w:t>
      </w:r>
      <w:r w:rsidR="00D8173F">
        <w:rPr>
          <w:lang w:val="en-US"/>
        </w:rPr>
        <w:t xml:space="preserve"> dokumen dengan </w:t>
      </w:r>
      <w:r w:rsidR="00A61B51">
        <w:rPr>
          <w:lang w:val="en-US"/>
        </w:rPr>
        <w:t xml:space="preserve">minimal 20 </w:t>
      </w:r>
      <w:r w:rsidR="00A61B51">
        <w:rPr>
          <w:i/>
          <w:iCs/>
          <w:lang w:val="en-US"/>
        </w:rPr>
        <w:t>sample</w:t>
      </w:r>
      <w:r w:rsidR="00A61B51">
        <w:rPr>
          <w:lang w:val="en-US"/>
        </w:rPr>
        <w:t xml:space="preserve"> pada </w:t>
      </w:r>
      <w:r w:rsidR="00A74CC8">
        <w:rPr>
          <w:lang w:val="en-US"/>
        </w:rPr>
        <w:t>15</w:t>
      </w:r>
      <w:r w:rsidR="00A61B51">
        <w:rPr>
          <w:lang w:val="en-US"/>
        </w:rPr>
        <w:t xml:space="preserve"> kata kunci yang dipilih</w:t>
      </w:r>
      <w:r w:rsidR="00D8173F">
        <w:rPr>
          <w:lang w:val="en-US"/>
        </w:rPr>
        <w:t xml:space="preserve">. Banyaknya </w:t>
      </w:r>
      <w:r w:rsidR="00D8173F">
        <w:rPr>
          <w:i/>
          <w:iCs/>
          <w:lang w:val="en-US"/>
        </w:rPr>
        <w:t>term</w:t>
      </w:r>
      <w:r w:rsidR="00D8173F">
        <w:rPr>
          <w:lang w:val="en-US"/>
        </w:rPr>
        <w:t xml:space="preserve"> yang dihasilkan membuat dimensi matriks menjadi terlalu besar sehingga perlu diperkecil dengan cara mereduksi </w:t>
      </w:r>
      <w:r w:rsidR="00D8173F">
        <w:rPr>
          <w:i/>
          <w:iCs/>
          <w:lang w:val="en-US"/>
        </w:rPr>
        <w:t>term</w:t>
      </w:r>
      <w:r w:rsidR="00A61B51">
        <w:rPr>
          <w:lang w:val="en-US"/>
        </w:rPr>
        <w:t>.</w:t>
      </w:r>
    </w:p>
    <w:p w14:paraId="3FDB4F0E" w14:textId="7CF4B528" w:rsidR="005329A6" w:rsidRPr="008311FF" w:rsidRDefault="00A25EC9" w:rsidP="00E00C45">
      <w:pPr>
        <w:pStyle w:val="Heading2"/>
        <w:rPr>
          <w:lang w:val="en-US"/>
        </w:rPr>
      </w:pPr>
      <w:bookmarkStart w:id="771" w:name="_Toc139379684"/>
      <w:bookmarkEnd w:id="770"/>
      <w:proofErr w:type="spellStart"/>
      <w:r w:rsidRPr="008311FF">
        <w:rPr>
          <w:lang w:val="en-US"/>
        </w:rPr>
        <w:t>Pembobotan</w:t>
      </w:r>
      <w:proofErr w:type="spellEnd"/>
      <w:r w:rsidRPr="008311FF">
        <w:rPr>
          <w:lang w:val="en-US"/>
        </w:rPr>
        <w:t xml:space="preserve"> Term Dengan </w:t>
      </w:r>
      <w:proofErr w:type="spellStart"/>
      <w:r w:rsidR="005329A6" w:rsidRPr="008311FF">
        <w:rPr>
          <w:lang w:val="en-US"/>
        </w:rPr>
        <w:t>Algoritma</w:t>
      </w:r>
      <w:proofErr w:type="spellEnd"/>
      <w:r w:rsidR="005329A6" w:rsidRPr="008311FF">
        <w:rPr>
          <w:lang w:val="en-US"/>
        </w:rPr>
        <w:t xml:space="preserve"> TF-IDF</w:t>
      </w:r>
      <w:bookmarkEnd w:id="771"/>
    </w:p>
    <w:p w14:paraId="1FE5CB28" w14:textId="77777777" w:rsidR="009A28D0" w:rsidRDefault="00A25EC9" w:rsidP="00214266">
      <w:pPr>
        <w:spacing w:line="360" w:lineRule="auto"/>
        <w:ind w:firstLine="576"/>
        <w:jc w:val="both"/>
        <w:rPr>
          <w:lang w:val="en-US"/>
        </w:rPr>
      </w:pPr>
      <w:r>
        <w:rPr>
          <w:lang w:val="en-US"/>
        </w:rPr>
        <w:t xml:space="preserve">Pada tahap </w:t>
      </w:r>
      <w:proofErr w:type="spellStart"/>
      <w:r>
        <w:rPr>
          <w:lang w:val="en-US"/>
        </w:rPr>
        <w:t>pembobotan</w:t>
      </w:r>
      <w:proofErr w:type="spellEnd"/>
      <w:r>
        <w:rPr>
          <w:lang w:val="en-US"/>
        </w:rPr>
        <w:t xml:space="preserve"> ini dilakukan dengan metode </w:t>
      </w:r>
      <w:proofErr w:type="spellStart"/>
      <w:r>
        <w:rPr>
          <w:lang w:val="en-US"/>
        </w:rPr>
        <w:t>algoritma</w:t>
      </w:r>
      <w:proofErr w:type="spellEnd"/>
      <w:r>
        <w:rPr>
          <w:lang w:val="en-US"/>
        </w:rPr>
        <w:t xml:space="preserve"> TF-IDF, yaitu menghitung tingkat pentingnya kata dalam sebuah dokumen, serta mengubah teks menjadi vektor yang berisikan hasil perhitungan TF-IDF. </w:t>
      </w:r>
      <w:r w:rsidR="009A28D0">
        <w:rPr>
          <w:lang w:val="en-US"/>
        </w:rPr>
        <w:t>Perhitungan TF-IDF terdapat 3 langkah, menghitung Term Frequency (TF), menghitung Inverse Document Frequency (IDF), kemudian menghitung hasil perhitungan antara TF-IDF. Ketiga langkah tersebut mengacu pada perhitungan rumus 2.1, 2.2, dan 2.3. Secara rinci, langkah penerapan algoritme TF-IDF adalah sebagai berikut:</w:t>
      </w:r>
    </w:p>
    <w:p w14:paraId="25C6FD43" w14:textId="77777777" w:rsidR="00127827" w:rsidRDefault="009A28D0" w:rsidP="00127827">
      <w:pPr>
        <w:pStyle w:val="ListParagraph"/>
        <w:numPr>
          <w:ilvl w:val="0"/>
          <w:numId w:val="34"/>
        </w:numPr>
        <w:spacing w:line="360" w:lineRule="auto"/>
        <w:jc w:val="both"/>
        <w:rPr>
          <w:lang w:val="en-US"/>
        </w:rPr>
      </w:pPr>
      <w:r>
        <w:rPr>
          <w:lang w:val="en-US"/>
        </w:rPr>
        <w:t>Menghitung Term Frequency (TF)</w:t>
      </w:r>
    </w:p>
    <w:p w14:paraId="0E622589" w14:textId="764DE7EA" w:rsidR="009A28D0" w:rsidRPr="00127827" w:rsidRDefault="009A28D0" w:rsidP="00127827">
      <w:pPr>
        <w:pStyle w:val="ListParagraph"/>
        <w:spacing w:line="360" w:lineRule="auto"/>
        <w:ind w:firstLine="720"/>
        <w:jc w:val="both"/>
        <w:rPr>
          <w:lang w:val="en-US"/>
        </w:rPr>
      </w:pPr>
      <w:r w:rsidRPr="00127827">
        <w:rPr>
          <w:lang w:val="en-US"/>
        </w:rPr>
        <w:t xml:space="preserve">Memanggil modul </w:t>
      </w:r>
      <w:proofErr w:type="spellStart"/>
      <w:r w:rsidRPr="00127827">
        <w:rPr>
          <w:i/>
          <w:iCs/>
          <w:lang w:val="en-US"/>
        </w:rPr>
        <w:t>CountVectorizer</w:t>
      </w:r>
      <w:proofErr w:type="spellEnd"/>
      <w:r w:rsidRPr="00127827">
        <w:rPr>
          <w:lang w:val="en-US"/>
        </w:rPr>
        <w:t xml:space="preserve"> dan </w:t>
      </w:r>
      <w:r w:rsidRPr="00127827">
        <w:rPr>
          <w:i/>
          <w:iCs/>
          <w:lang w:val="en-US"/>
        </w:rPr>
        <w:t xml:space="preserve">library </w:t>
      </w:r>
      <w:proofErr w:type="spellStart"/>
      <w:r w:rsidRPr="00127827">
        <w:rPr>
          <w:i/>
          <w:iCs/>
          <w:lang w:val="en-US"/>
        </w:rPr>
        <w:t>scikit</w:t>
      </w:r>
      <w:proofErr w:type="spellEnd"/>
      <w:r w:rsidRPr="00127827">
        <w:rPr>
          <w:i/>
          <w:iCs/>
          <w:lang w:val="en-US"/>
        </w:rPr>
        <w:t>-learn</w:t>
      </w:r>
      <w:r w:rsidRPr="00127827">
        <w:rPr>
          <w:lang w:val="en-US"/>
        </w:rPr>
        <w:t xml:space="preserve">, </w:t>
      </w:r>
    </w:p>
    <w:p w14:paraId="37C183DB" w14:textId="77777777" w:rsidR="00127827" w:rsidRDefault="009A28D0" w:rsidP="00127827">
      <w:pPr>
        <w:pStyle w:val="ListParagraph"/>
        <w:numPr>
          <w:ilvl w:val="0"/>
          <w:numId w:val="34"/>
        </w:numPr>
        <w:spacing w:line="360" w:lineRule="auto"/>
        <w:jc w:val="both"/>
        <w:rPr>
          <w:lang w:val="en-US"/>
        </w:rPr>
      </w:pPr>
      <w:r>
        <w:rPr>
          <w:lang w:val="en-US"/>
        </w:rPr>
        <w:t>Menghitung Inverse Document Frequency (IDF)</w:t>
      </w:r>
    </w:p>
    <w:p w14:paraId="0BA18192" w14:textId="20164BB2" w:rsidR="001B7690" w:rsidRPr="00127827" w:rsidRDefault="001B7690" w:rsidP="00127827">
      <w:pPr>
        <w:pStyle w:val="ListParagraph"/>
        <w:spacing w:line="360" w:lineRule="auto"/>
        <w:ind w:firstLine="720"/>
        <w:jc w:val="both"/>
        <w:rPr>
          <w:lang w:val="en-US"/>
        </w:rPr>
      </w:pPr>
      <w:r w:rsidRPr="00127827">
        <w:rPr>
          <w:lang w:val="en-US"/>
        </w:rPr>
        <w:t xml:space="preserve">Memanggil modul </w:t>
      </w:r>
      <w:proofErr w:type="spellStart"/>
      <w:r w:rsidRPr="00127827">
        <w:rPr>
          <w:i/>
          <w:iCs/>
          <w:lang w:val="en-US"/>
        </w:rPr>
        <w:t>TfidfTransformer</w:t>
      </w:r>
      <w:proofErr w:type="spellEnd"/>
      <w:r w:rsidRPr="00127827">
        <w:rPr>
          <w:lang w:val="en-US"/>
        </w:rPr>
        <w:t xml:space="preserve"> dari </w:t>
      </w:r>
      <w:r w:rsidRPr="00127827">
        <w:rPr>
          <w:i/>
          <w:iCs/>
          <w:lang w:val="en-US"/>
        </w:rPr>
        <w:t>library</w:t>
      </w:r>
      <w:r w:rsidRPr="00127827">
        <w:rPr>
          <w:lang w:val="en-US"/>
        </w:rPr>
        <w:t xml:space="preserve"> </w:t>
      </w:r>
      <w:proofErr w:type="spellStart"/>
      <w:r w:rsidRPr="00127827">
        <w:rPr>
          <w:i/>
          <w:iCs/>
          <w:lang w:val="en-US"/>
        </w:rPr>
        <w:t>scikit</w:t>
      </w:r>
      <w:proofErr w:type="spellEnd"/>
      <w:r w:rsidRPr="00127827">
        <w:rPr>
          <w:i/>
          <w:iCs/>
          <w:lang w:val="en-US"/>
        </w:rPr>
        <w:t>-learn</w:t>
      </w:r>
      <w:r w:rsidRPr="00127827">
        <w:rPr>
          <w:lang w:val="en-US"/>
        </w:rPr>
        <w:t xml:space="preserve">, kemudian menginisialisasi objek </w:t>
      </w:r>
      <w:proofErr w:type="spellStart"/>
      <w:r w:rsidRPr="00127827">
        <w:rPr>
          <w:i/>
          <w:iCs/>
          <w:lang w:val="en-US"/>
        </w:rPr>
        <w:t>TfidfTransformer</w:t>
      </w:r>
      <w:proofErr w:type="spellEnd"/>
      <w:r w:rsidRPr="00127827">
        <w:rPr>
          <w:lang w:val="en-US"/>
        </w:rPr>
        <w:t xml:space="preserve">. Kemudian, memasukkan objek </w:t>
      </w:r>
      <w:proofErr w:type="spellStart"/>
      <w:r w:rsidRPr="00127827">
        <w:rPr>
          <w:i/>
          <w:iCs/>
          <w:lang w:val="en-US"/>
        </w:rPr>
        <w:t>CountVectorizer</w:t>
      </w:r>
      <w:proofErr w:type="spellEnd"/>
      <w:r w:rsidRPr="00127827">
        <w:rPr>
          <w:i/>
          <w:iCs/>
          <w:lang w:val="en-US"/>
        </w:rPr>
        <w:t xml:space="preserve"> </w:t>
      </w:r>
      <w:r w:rsidRPr="00127827">
        <w:rPr>
          <w:lang w:val="en-US"/>
        </w:rPr>
        <w:t xml:space="preserve">yang didapatkan dari langkah sebelumnya menggunakan fungsi </w:t>
      </w:r>
      <w:proofErr w:type="spellStart"/>
      <w:r w:rsidRPr="00127827">
        <w:rPr>
          <w:i/>
          <w:iCs/>
          <w:lang w:val="en-US"/>
        </w:rPr>
        <w:t>fit_</w:t>
      </w:r>
      <w:proofErr w:type="gramStart"/>
      <w:r w:rsidRPr="00127827">
        <w:rPr>
          <w:i/>
          <w:iCs/>
          <w:lang w:val="en-US"/>
        </w:rPr>
        <w:t>transform</w:t>
      </w:r>
      <w:proofErr w:type="spellEnd"/>
      <w:r w:rsidRPr="00127827">
        <w:rPr>
          <w:i/>
          <w:iCs/>
          <w:lang w:val="en-US"/>
        </w:rPr>
        <w:t>(</w:t>
      </w:r>
      <w:proofErr w:type="gramEnd"/>
      <w:r w:rsidRPr="00127827">
        <w:rPr>
          <w:i/>
          <w:iCs/>
          <w:lang w:val="en-US"/>
        </w:rPr>
        <w:t xml:space="preserve">). </w:t>
      </w:r>
      <w:r w:rsidRPr="00127827">
        <w:rPr>
          <w:lang w:val="en-US"/>
        </w:rPr>
        <w:t xml:space="preserve">Langkah terakhir, </w:t>
      </w:r>
      <w:r w:rsidRPr="00127827">
        <w:rPr>
          <w:lang w:val="en-US"/>
        </w:rPr>
        <w:lastRenderedPageBreak/>
        <w:t xml:space="preserve">membuat </w:t>
      </w:r>
      <w:proofErr w:type="spellStart"/>
      <w:r w:rsidRPr="00127827">
        <w:rPr>
          <w:i/>
          <w:iCs/>
          <w:lang w:val="en-US"/>
        </w:rPr>
        <w:t>DataFrame</w:t>
      </w:r>
      <w:proofErr w:type="spellEnd"/>
      <w:r w:rsidRPr="00127827">
        <w:rPr>
          <w:lang w:val="en-US"/>
        </w:rPr>
        <w:t xml:space="preserve"> untuk menampilkan bobot dari setiap </w:t>
      </w:r>
      <w:r w:rsidRPr="00127827">
        <w:rPr>
          <w:i/>
          <w:iCs/>
          <w:lang w:val="en-US"/>
        </w:rPr>
        <w:t>term</w:t>
      </w:r>
      <w:r w:rsidRPr="00127827">
        <w:rPr>
          <w:lang w:val="en-US"/>
        </w:rPr>
        <w:t xml:space="preserve">. Langkah opsional, mengurutkan bobot yang dipilih dari frekuensi kemunculan </w:t>
      </w:r>
      <w:proofErr w:type="spellStart"/>
      <w:r w:rsidRPr="00127827">
        <w:rPr>
          <w:i/>
          <w:iCs/>
          <w:lang w:val="en-US"/>
        </w:rPr>
        <w:t>min_df</w:t>
      </w:r>
      <w:proofErr w:type="spellEnd"/>
      <w:r w:rsidRPr="00127827">
        <w:rPr>
          <w:lang w:val="en-US"/>
        </w:rPr>
        <w:t xml:space="preserve"> sebanyak 300 dokumen. Hasil dari langkah opsional terdapat </w:t>
      </w:r>
      <w:r w:rsidR="00214266">
        <w:rPr>
          <w:noProof/>
        </w:rPr>
        <mc:AlternateContent>
          <mc:Choice Requires="wps">
            <w:drawing>
              <wp:anchor distT="0" distB="0" distL="114300" distR="114300" simplePos="0" relativeHeight="251692032" behindDoc="0" locked="0" layoutInCell="1" allowOverlap="1" wp14:anchorId="3D066A52" wp14:editId="6AB80DCE">
                <wp:simplePos x="0" y="0"/>
                <wp:positionH relativeFrom="page">
                  <wp:posOffset>1714500</wp:posOffset>
                </wp:positionH>
                <wp:positionV relativeFrom="paragraph">
                  <wp:posOffset>4950460</wp:posOffset>
                </wp:positionV>
                <wp:extent cx="4632960" cy="635"/>
                <wp:effectExtent l="0" t="0" r="0" b="8255"/>
                <wp:wrapTopAndBottom/>
                <wp:docPr id="44" name="Text Box 44"/>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44ACDDEB" w14:textId="57C853C4" w:rsidR="00506AA9" w:rsidRPr="00B06CBC" w:rsidRDefault="00506AA9" w:rsidP="00B06CBC">
                            <w:bookmarkStart w:id="772" w:name="_Toc140053823"/>
                            <w:r>
                              <w:t xml:space="preserve">Gambar </w:t>
                            </w:r>
                            <w:r>
                              <w:rPr>
                                <w:lang w:val="en-US"/>
                              </w:rPr>
                              <w:t>4</w:t>
                            </w:r>
                            <w:r>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rPr>
                                <w:lang w:val="en-US"/>
                              </w:rPr>
                              <w:t xml:space="preserve"> Hasil perhitungan </w:t>
                            </w:r>
                            <w:r>
                              <w:rPr>
                                <w:i/>
                                <w:iCs/>
                                <w:lang w:val="en-US"/>
                              </w:rPr>
                              <w:t>Inverse Document Fre</w:t>
                            </w:r>
                            <w:r>
                              <w:rPr>
                                <w:i/>
                                <w:iCs/>
                                <w:noProof/>
                                <w:lang w:val="en-US"/>
                              </w:rPr>
                              <w:t xml:space="preserve">quency </w:t>
                            </w:r>
                            <w:r>
                              <w:rPr>
                                <w:noProof/>
                                <w:lang w:val="en-US"/>
                              </w:rPr>
                              <w:t>(IDF)</w:t>
                            </w:r>
                            <w:bookmarkEnd w:id="7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66A52" id="Text Box 44" o:spid="_x0000_s1047" type="#_x0000_t202" style="position:absolute;left:0;text-align:left;margin-left:135pt;margin-top:389.8pt;width:364.8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vtMAIAAGcEAAAOAAAAZHJzL2Uyb0RvYy54bWysVMFu2zAMvQ/YPwi6L07SL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" stroked="f">
                <v:textbox style="mso-fit-shape-to-text:t" inset="0,0,0,0">
                  <w:txbxContent>
                    <w:p w14:paraId="44ACDDEB" w14:textId="57C853C4" w:rsidR="00506AA9" w:rsidRPr="00B06CBC" w:rsidRDefault="00506AA9" w:rsidP="00B06CBC">
                      <w:bookmarkStart w:id="773" w:name="_Toc140053823"/>
                      <w:r>
                        <w:t xml:space="preserve">Gambar </w:t>
                      </w:r>
                      <w:r>
                        <w:rPr>
                          <w:lang w:val="en-US"/>
                        </w:rPr>
                        <w:t>4</w:t>
                      </w:r>
                      <w:r>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2</w:t>
                      </w:r>
                      <w:r>
                        <w:rPr>
                          <w:noProof/>
                        </w:rPr>
                        <w:fldChar w:fldCharType="end"/>
                      </w:r>
                      <w:r>
                        <w:rPr>
                          <w:lang w:val="en-US"/>
                        </w:rPr>
                        <w:t xml:space="preserve"> Hasil perhitungan </w:t>
                      </w:r>
                      <w:r>
                        <w:rPr>
                          <w:i/>
                          <w:iCs/>
                          <w:lang w:val="en-US"/>
                        </w:rPr>
                        <w:t>Inverse Document Fre</w:t>
                      </w:r>
                      <w:r>
                        <w:rPr>
                          <w:i/>
                          <w:iCs/>
                          <w:noProof/>
                          <w:lang w:val="en-US"/>
                        </w:rPr>
                        <w:t xml:space="preserve">quency </w:t>
                      </w:r>
                      <w:r>
                        <w:rPr>
                          <w:noProof/>
                          <w:lang w:val="en-US"/>
                        </w:rPr>
                        <w:t>(IDF)</w:t>
                      </w:r>
                      <w:bookmarkEnd w:id="773"/>
                    </w:p>
                  </w:txbxContent>
                </v:textbox>
                <w10:wrap type="topAndBottom" anchorx="page"/>
              </v:shape>
            </w:pict>
          </mc:Fallback>
        </mc:AlternateContent>
      </w:r>
      <w:r w:rsidR="00214266" w:rsidRPr="00B06CBC">
        <w:rPr>
          <w:noProof/>
          <w:lang w:val="en-US"/>
        </w:rPr>
        <w:drawing>
          <wp:anchor distT="0" distB="0" distL="114300" distR="114300" simplePos="0" relativeHeight="251689984" behindDoc="1" locked="0" layoutInCell="1" allowOverlap="1" wp14:anchorId="6111B803" wp14:editId="70C4489A">
            <wp:simplePos x="0" y="0"/>
            <wp:positionH relativeFrom="page">
              <wp:align>center</wp:align>
            </wp:positionH>
            <wp:positionV relativeFrom="margin">
              <wp:posOffset>754380</wp:posOffset>
            </wp:positionV>
            <wp:extent cx="1310640" cy="4090670"/>
            <wp:effectExtent l="0" t="0" r="3810"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0640" cy="4090670"/>
                    </a:xfrm>
                    <a:prstGeom prst="rect">
                      <a:avLst/>
                    </a:prstGeom>
                  </pic:spPr>
                </pic:pic>
              </a:graphicData>
            </a:graphic>
            <wp14:sizeRelH relativeFrom="margin">
              <wp14:pctWidth>0</wp14:pctWidth>
            </wp14:sizeRelH>
            <wp14:sizeRelV relativeFrom="margin">
              <wp14:pctHeight>0</wp14:pctHeight>
            </wp14:sizeRelV>
          </wp:anchor>
        </w:drawing>
      </w:r>
      <w:r w:rsidRPr="00127827">
        <w:rPr>
          <w:lang w:val="en-US"/>
        </w:rPr>
        <w:t xml:space="preserve">pada </w:t>
      </w:r>
    </w:p>
    <w:p w14:paraId="488DAF00" w14:textId="69C2D735" w:rsidR="00F80561" w:rsidRPr="001B7690" w:rsidRDefault="00F80561" w:rsidP="001B7690">
      <w:pPr>
        <w:ind w:firstLine="360"/>
        <w:jc w:val="both"/>
        <w:rPr>
          <w:lang w:val="en-US"/>
        </w:rPr>
      </w:pPr>
    </w:p>
    <w:p w14:paraId="47C140B5" w14:textId="4F9008ED" w:rsidR="009A28D0" w:rsidRDefault="00283E46" w:rsidP="00214266">
      <w:pPr>
        <w:pStyle w:val="ListParagraph"/>
        <w:numPr>
          <w:ilvl w:val="0"/>
          <w:numId w:val="34"/>
        </w:numPr>
        <w:spacing w:line="360" w:lineRule="auto"/>
        <w:jc w:val="both"/>
        <w:rPr>
          <w:lang w:val="en-US"/>
        </w:rPr>
      </w:pPr>
      <w:r>
        <w:rPr>
          <w:noProof/>
        </w:rPr>
        <mc:AlternateContent>
          <mc:Choice Requires="wps">
            <w:drawing>
              <wp:anchor distT="0" distB="0" distL="114300" distR="114300" simplePos="0" relativeHeight="251740160" behindDoc="0" locked="0" layoutInCell="1" allowOverlap="1" wp14:anchorId="79ED17C1" wp14:editId="63B3506D">
                <wp:simplePos x="0" y="0"/>
                <wp:positionH relativeFrom="margin">
                  <wp:align>right</wp:align>
                </wp:positionH>
                <wp:positionV relativeFrom="paragraph">
                  <wp:posOffset>1556173</wp:posOffset>
                </wp:positionV>
                <wp:extent cx="5041900" cy="635"/>
                <wp:effectExtent l="0" t="0" r="6350" b="8255"/>
                <wp:wrapTopAndBottom/>
                <wp:docPr id="45" name="Text Box 45"/>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E878962" w14:textId="77777777" w:rsidR="00283E46" w:rsidRPr="00F44678" w:rsidRDefault="00283E46" w:rsidP="00283E46">
                            <w:pPr>
                              <w:jc w:val="center"/>
                              <w:rPr>
                                <w:lang w:val="en-US"/>
                              </w:rPr>
                            </w:pPr>
                            <w:bookmarkStart w:id="774" w:name="_Toc140053824"/>
                            <w:r>
                              <w:t xml:space="preserve">Gambar </w:t>
                            </w:r>
                            <w:r>
                              <w:rPr>
                                <w:lang w:val="en-US"/>
                              </w:rPr>
                              <w:t>4</w:t>
                            </w:r>
                            <w:r>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r>
                              <w:rPr>
                                <w:lang w:val="en-US"/>
                              </w:rPr>
                              <w:t xml:space="preserve"> Hasil perhitungan TF-IDF</w:t>
                            </w:r>
                            <w:bookmarkEnd w:id="7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D17C1" id="Text Box 45" o:spid="_x0000_s1048" type="#_x0000_t202" style="position:absolute;left:0;text-align:left;margin-left:345.8pt;margin-top:122.55pt;width:397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" stroked="f">
                <v:textbox style="mso-fit-shape-to-text:t" inset="0,0,0,0">
                  <w:txbxContent>
                    <w:p w14:paraId="4E878962" w14:textId="77777777" w:rsidR="00283E46" w:rsidRPr="00F44678" w:rsidRDefault="00283E46" w:rsidP="00283E46">
                      <w:pPr>
                        <w:jc w:val="center"/>
                        <w:rPr>
                          <w:lang w:val="en-US"/>
                        </w:rPr>
                      </w:pPr>
                      <w:bookmarkStart w:id="775" w:name="_Toc140053824"/>
                      <w:r>
                        <w:t xml:space="preserve">Gambar </w:t>
                      </w:r>
                      <w:r>
                        <w:rPr>
                          <w:lang w:val="en-US"/>
                        </w:rPr>
                        <w:t>4</w:t>
                      </w:r>
                      <w:r>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3</w:t>
                      </w:r>
                      <w:r>
                        <w:rPr>
                          <w:noProof/>
                        </w:rPr>
                        <w:fldChar w:fldCharType="end"/>
                      </w:r>
                      <w:r>
                        <w:rPr>
                          <w:lang w:val="en-US"/>
                        </w:rPr>
                        <w:t xml:space="preserve"> Hasil perhitungan TF-IDF</w:t>
                      </w:r>
                      <w:bookmarkEnd w:id="775"/>
                    </w:p>
                  </w:txbxContent>
                </v:textbox>
                <w10:wrap type="topAndBottom" anchorx="margin"/>
              </v:shape>
            </w:pict>
          </mc:Fallback>
        </mc:AlternateContent>
      </w:r>
      <w:r w:rsidRPr="009A28D0">
        <w:rPr>
          <w:noProof/>
          <w:lang w:val="en-US"/>
        </w:rPr>
        <w:drawing>
          <wp:anchor distT="0" distB="0" distL="114300" distR="114300" simplePos="0" relativeHeight="251738112" behindDoc="1" locked="0" layoutInCell="1" allowOverlap="1" wp14:anchorId="0286CFFB" wp14:editId="34B46B4F">
            <wp:simplePos x="0" y="0"/>
            <wp:positionH relativeFrom="margin">
              <wp:align>right</wp:align>
            </wp:positionH>
            <wp:positionV relativeFrom="page">
              <wp:posOffset>7288318</wp:posOffset>
            </wp:positionV>
            <wp:extent cx="4917982" cy="880533"/>
            <wp:effectExtent l="0" t="0" r="0" b="0"/>
            <wp:wrapTopAndBottom/>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7982" cy="880533"/>
                    </a:xfrm>
                    <a:prstGeom prst="rect">
                      <a:avLst/>
                    </a:prstGeom>
                  </pic:spPr>
                </pic:pic>
              </a:graphicData>
            </a:graphic>
            <wp14:sizeRelH relativeFrom="margin">
              <wp14:pctWidth>0</wp14:pctWidth>
            </wp14:sizeRelH>
            <wp14:sizeRelV relativeFrom="margin">
              <wp14:pctHeight>0</wp14:pctHeight>
            </wp14:sizeRelV>
          </wp:anchor>
        </w:drawing>
      </w:r>
      <w:bookmarkStart w:id="776" w:name="_Hlk148658381"/>
      <w:r w:rsidR="009A28D0">
        <w:rPr>
          <w:lang w:val="en-US"/>
        </w:rPr>
        <w:t xml:space="preserve">Menghitung hasil perkalian antara </w:t>
      </w:r>
      <w:r w:rsidR="009A28D0" w:rsidRPr="009A28D0">
        <w:rPr>
          <w:i/>
          <w:iCs/>
          <w:lang w:val="en-US"/>
        </w:rPr>
        <w:t>Term Frequency</w:t>
      </w:r>
      <w:r w:rsidR="009A28D0">
        <w:rPr>
          <w:lang w:val="en-US"/>
        </w:rPr>
        <w:t xml:space="preserve"> (TF) dan </w:t>
      </w:r>
      <w:r w:rsidR="009A28D0" w:rsidRPr="009A28D0">
        <w:rPr>
          <w:i/>
          <w:iCs/>
          <w:lang w:val="en-US"/>
        </w:rPr>
        <w:t>Inverse Document Frequency</w:t>
      </w:r>
      <w:r w:rsidR="009A28D0">
        <w:rPr>
          <w:lang w:val="en-US"/>
        </w:rPr>
        <w:t xml:space="preserve"> (IDF</w:t>
      </w:r>
      <w:bookmarkEnd w:id="776"/>
      <w:r w:rsidR="009A28D0">
        <w:rPr>
          <w:lang w:val="en-US"/>
        </w:rPr>
        <w:t>)</w:t>
      </w:r>
    </w:p>
    <w:p w14:paraId="6CF906D1" w14:textId="7973A9AD" w:rsidR="000023E0" w:rsidRPr="00D8173F" w:rsidRDefault="00CB7E6B" w:rsidP="00A57790">
      <w:pPr>
        <w:spacing w:line="360" w:lineRule="auto"/>
        <w:ind w:left="360" w:firstLine="360"/>
        <w:jc w:val="both"/>
        <w:rPr>
          <w:lang w:val="en-US"/>
        </w:rPr>
      </w:pPr>
      <w:bookmarkStart w:id="777" w:name="_Hlk148658409"/>
      <w:r>
        <w:rPr>
          <w:lang w:val="en-US"/>
        </w:rPr>
        <w:t xml:space="preserve">Memanggil modul </w:t>
      </w:r>
      <w:proofErr w:type="spellStart"/>
      <w:r w:rsidRPr="00CB7E6B">
        <w:rPr>
          <w:i/>
          <w:iCs/>
          <w:lang w:val="en-US"/>
        </w:rPr>
        <w:t>TfidfVectorizer</w:t>
      </w:r>
      <w:proofErr w:type="spellEnd"/>
      <w:r>
        <w:rPr>
          <w:lang w:val="en-US"/>
        </w:rPr>
        <w:t xml:space="preserve"> dari </w:t>
      </w:r>
      <w:r>
        <w:rPr>
          <w:i/>
          <w:iCs/>
          <w:lang w:val="en-US"/>
        </w:rPr>
        <w:t xml:space="preserve">library </w:t>
      </w:r>
      <w:proofErr w:type="spellStart"/>
      <w:r>
        <w:rPr>
          <w:i/>
          <w:iCs/>
          <w:lang w:val="en-US"/>
        </w:rPr>
        <w:t>scikit</w:t>
      </w:r>
      <w:proofErr w:type="spellEnd"/>
      <w:r>
        <w:rPr>
          <w:i/>
          <w:iCs/>
          <w:lang w:val="en-US"/>
        </w:rPr>
        <w:t>-learn</w:t>
      </w:r>
      <w:r>
        <w:rPr>
          <w:lang w:val="en-US"/>
        </w:rPr>
        <w:t xml:space="preserve">. </w:t>
      </w:r>
      <w:proofErr w:type="spellStart"/>
      <w:r>
        <w:rPr>
          <w:lang w:val="en-US"/>
        </w:rPr>
        <w:t>Menginputkan</w:t>
      </w:r>
      <w:proofErr w:type="spellEnd"/>
      <w:r>
        <w:rPr>
          <w:lang w:val="en-US"/>
        </w:rPr>
        <w:t xml:space="preserve"> data atau fungsi </w:t>
      </w:r>
      <w:proofErr w:type="spellStart"/>
      <w:r w:rsidRPr="00CB7E6B">
        <w:rPr>
          <w:i/>
          <w:iCs/>
          <w:lang w:val="en-US"/>
        </w:rPr>
        <w:t>fit_</w:t>
      </w:r>
      <w:proofErr w:type="gramStart"/>
      <w:r w:rsidRPr="00CB7E6B">
        <w:rPr>
          <w:i/>
          <w:iCs/>
          <w:lang w:val="en-US"/>
        </w:rPr>
        <w:t>transform</w:t>
      </w:r>
      <w:proofErr w:type="spellEnd"/>
      <w:r w:rsidRPr="00CB7E6B">
        <w:rPr>
          <w:i/>
          <w:iCs/>
          <w:lang w:val="en-US"/>
        </w:rPr>
        <w:t>(</w:t>
      </w:r>
      <w:proofErr w:type="gramEnd"/>
      <w:r w:rsidRPr="00CB7E6B">
        <w:rPr>
          <w:i/>
          <w:iCs/>
          <w:lang w:val="en-US"/>
        </w:rPr>
        <w:t>)</w:t>
      </w:r>
      <w:r>
        <w:rPr>
          <w:lang w:val="en-US"/>
        </w:rPr>
        <w:t xml:space="preserve">. Lalu, membuat </w:t>
      </w:r>
      <w:proofErr w:type="spellStart"/>
      <w:r>
        <w:rPr>
          <w:i/>
          <w:iCs/>
          <w:lang w:val="en-US"/>
        </w:rPr>
        <w:t>dataframe</w:t>
      </w:r>
      <w:proofErr w:type="spellEnd"/>
      <w:r>
        <w:rPr>
          <w:lang w:val="en-US"/>
        </w:rPr>
        <w:t xml:space="preserve"> untuk menampilkan matriks hasil perhitungan TF-IDF yang dapat dilihat pada Gambar </w:t>
      </w:r>
      <w:r w:rsidR="00214266">
        <w:rPr>
          <w:lang w:val="en-US"/>
        </w:rPr>
        <w:t>4.3.</w:t>
      </w:r>
      <w:r w:rsidR="00A57790">
        <w:rPr>
          <w:lang w:val="en-US"/>
        </w:rPr>
        <w:t xml:space="preserve"> </w:t>
      </w:r>
      <w:r w:rsidR="00C16C88">
        <w:rPr>
          <w:lang w:val="en-US"/>
        </w:rPr>
        <w:t xml:space="preserve">Hasil </w:t>
      </w:r>
      <w:r w:rsidR="00C16C88">
        <w:rPr>
          <w:lang w:val="en-US"/>
        </w:rPr>
        <w:lastRenderedPageBreak/>
        <w:t xml:space="preserve">dari proses </w:t>
      </w:r>
      <w:proofErr w:type="spellStart"/>
      <w:r w:rsidR="00C16C88">
        <w:rPr>
          <w:lang w:val="en-US"/>
        </w:rPr>
        <w:t>pembobotan</w:t>
      </w:r>
      <w:proofErr w:type="spellEnd"/>
      <w:r w:rsidR="00C16C88">
        <w:rPr>
          <w:lang w:val="en-US"/>
        </w:rPr>
        <w:t xml:space="preserve"> ini akan disimpan dalam bentuk</w:t>
      </w:r>
      <w:r w:rsidR="00C16C88">
        <w:rPr>
          <w:i/>
          <w:iCs/>
          <w:lang w:val="en-US"/>
        </w:rPr>
        <w:t xml:space="preserve"> array</w:t>
      </w:r>
      <w:r w:rsidR="00C16C88">
        <w:rPr>
          <w:lang w:val="en-US"/>
        </w:rPr>
        <w:t xml:space="preserve"> dan dilanjutkan ke proses berikutnya.</w:t>
      </w:r>
      <w:bookmarkEnd w:id="777"/>
      <w:r w:rsidR="00C16C88">
        <w:rPr>
          <w:lang w:val="en-US"/>
        </w:rPr>
        <w:t xml:space="preserve"> </w:t>
      </w:r>
    </w:p>
    <w:p w14:paraId="087E51F8" w14:textId="0B502CF8" w:rsidR="00013717" w:rsidRDefault="00013717">
      <w:pPr>
        <w:pStyle w:val="Heading2"/>
        <w:rPr>
          <w:i/>
          <w:iCs/>
          <w:lang w:val="en-US"/>
        </w:rPr>
      </w:pPr>
      <w:bookmarkStart w:id="778" w:name="_Toc139379685"/>
      <w:proofErr w:type="spellStart"/>
      <w:r w:rsidRPr="00013717">
        <w:rPr>
          <w:i/>
          <w:iCs/>
          <w:lang w:val="en-US"/>
        </w:rPr>
        <w:t>NearestNeighbors</w:t>
      </w:r>
      <w:bookmarkEnd w:id="778"/>
      <w:proofErr w:type="spellEnd"/>
    </w:p>
    <w:p w14:paraId="60D4B826" w14:textId="77777777" w:rsidR="00D777A3" w:rsidRDefault="00D777A3" w:rsidP="00013717">
      <w:pPr>
        <w:ind w:firstLine="576"/>
        <w:jc w:val="both"/>
        <w:rPr>
          <w:lang w:val="en-US"/>
        </w:rPr>
      </w:pPr>
    </w:p>
    <w:p w14:paraId="08BAE70A" w14:textId="54B4CAFF" w:rsidR="00013717" w:rsidRDefault="00A73A83" w:rsidP="00013717">
      <w:pPr>
        <w:ind w:firstLine="576"/>
        <w:jc w:val="both"/>
        <w:rPr>
          <w:lang w:val="en-US"/>
        </w:rPr>
      </w:pPr>
      <w:r w:rsidRPr="00A73A83">
        <w:rPr>
          <w:lang w:val="en-US"/>
        </w:rPr>
        <w:drawing>
          <wp:anchor distT="0" distB="0" distL="114300" distR="114300" simplePos="0" relativeHeight="251734016" behindDoc="1" locked="0" layoutInCell="1" allowOverlap="1" wp14:anchorId="37805F03" wp14:editId="4F078190">
            <wp:simplePos x="0" y="0"/>
            <wp:positionH relativeFrom="page">
              <wp:posOffset>1440180</wp:posOffset>
            </wp:positionH>
            <wp:positionV relativeFrom="page">
              <wp:posOffset>3200400</wp:posOffset>
            </wp:positionV>
            <wp:extent cx="5041900" cy="4037965"/>
            <wp:effectExtent l="0" t="0" r="6350" b="635"/>
            <wp:wrapTopAndBottom/>
            <wp:docPr id="54" name="Picture 5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1900" cy="4037965"/>
                    </a:xfrm>
                    <a:prstGeom prst="rect">
                      <a:avLst/>
                    </a:prstGeom>
                  </pic:spPr>
                </pic:pic>
              </a:graphicData>
            </a:graphic>
          </wp:anchor>
        </w:drawing>
      </w:r>
      <w:bookmarkStart w:id="779" w:name="_Hlk148658471"/>
      <w:r w:rsidR="00013717">
        <w:rPr>
          <w:lang w:val="en-US"/>
        </w:rPr>
        <w:t>Hasil dari penghitungan</w:t>
      </w:r>
      <w:r w:rsidR="00506AA9">
        <w:rPr>
          <w:lang w:val="en-US"/>
        </w:rPr>
        <w:t xml:space="preserve"> </w:t>
      </w:r>
      <w:r w:rsidR="00506AA9" w:rsidRPr="00506AA9">
        <w:rPr>
          <w:i/>
          <w:iCs/>
          <w:lang w:val="en-US"/>
        </w:rPr>
        <w:t>k-distance</w:t>
      </w:r>
      <w:r w:rsidR="00013717">
        <w:rPr>
          <w:lang w:val="en-US"/>
        </w:rPr>
        <w:t xml:space="preserve"> </w:t>
      </w:r>
      <w:proofErr w:type="spellStart"/>
      <w:r w:rsidR="00013717" w:rsidRPr="00013717">
        <w:rPr>
          <w:i/>
          <w:iCs/>
          <w:lang w:val="en-US"/>
        </w:rPr>
        <w:t>NearestNeighbors</w:t>
      </w:r>
      <w:proofErr w:type="spellEnd"/>
      <w:r w:rsidR="00013717">
        <w:rPr>
          <w:i/>
          <w:iCs/>
          <w:lang w:val="en-US"/>
        </w:rPr>
        <w:t xml:space="preserve"> </w:t>
      </w:r>
      <w:r w:rsidR="00013717">
        <w:rPr>
          <w:lang w:val="en-US"/>
        </w:rPr>
        <w:t xml:space="preserve">ini digunakan pada nilai </w:t>
      </w:r>
      <w:r w:rsidR="00013717">
        <w:rPr>
          <w:i/>
          <w:iCs/>
          <w:lang w:val="en-US"/>
        </w:rPr>
        <w:t>Eps</w:t>
      </w:r>
      <w:r w:rsidR="00013717">
        <w:rPr>
          <w:lang w:val="en-US"/>
        </w:rPr>
        <w:t xml:space="preserve"> dan </w:t>
      </w:r>
      <w:proofErr w:type="spellStart"/>
      <w:r w:rsidR="00013717">
        <w:rPr>
          <w:lang w:val="en-US"/>
        </w:rPr>
        <w:t>min_samples</w:t>
      </w:r>
      <w:proofErr w:type="spellEnd"/>
      <w:r w:rsidR="00AD3DCD">
        <w:rPr>
          <w:lang w:val="en-US"/>
        </w:rPr>
        <w:t xml:space="preserve"> / </w:t>
      </w:r>
      <w:proofErr w:type="spellStart"/>
      <w:r w:rsidR="00AD3DCD">
        <w:rPr>
          <w:lang w:val="en-US"/>
        </w:rPr>
        <w:t>minpts</w:t>
      </w:r>
      <w:bookmarkEnd w:id="779"/>
      <w:proofErr w:type="spellEnd"/>
      <w:r w:rsidR="00013717">
        <w:rPr>
          <w:lang w:val="en-US"/>
        </w:rPr>
        <w:t xml:space="preserve">. </w:t>
      </w:r>
    </w:p>
    <w:p w14:paraId="19237B15" w14:textId="758197A8" w:rsidR="00A73A83" w:rsidRDefault="00127827" w:rsidP="00127827">
      <w:pPr>
        <w:ind w:firstLine="576"/>
        <w:jc w:val="center"/>
        <w:rPr>
          <w:lang w:val="en-US"/>
        </w:rPr>
      </w:pPr>
      <w:r>
        <w:rPr>
          <w:lang w:val="en-US"/>
        </w:rPr>
        <w:t xml:space="preserve">Grafik Metode </w:t>
      </w:r>
      <w:r w:rsidRPr="00127827">
        <w:rPr>
          <w:i/>
          <w:iCs/>
          <w:lang w:val="en-US"/>
        </w:rPr>
        <w:t>k-distance</w:t>
      </w:r>
      <w:r>
        <w:rPr>
          <w:i/>
          <w:iCs/>
          <w:lang w:val="en-US"/>
        </w:rPr>
        <w:t xml:space="preserve"> </w:t>
      </w:r>
      <w:r>
        <w:rPr>
          <w:lang w:val="en-US"/>
        </w:rPr>
        <w:t xml:space="preserve">pada </w:t>
      </w:r>
      <w:proofErr w:type="spellStart"/>
      <w:r w:rsidRPr="00855F68">
        <w:rPr>
          <w:i/>
          <w:iCs/>
          <w:lang w:val="en-US"/>
        </w:rPr>
        <w:t>minpts</w:t>
      </w:r>
      <w:proofErr w:type="spellEnd"/>
      <w:r w:rsidR="00855F68">
        <w:rPr>
          <w:i/>
          <w:iCs/>
          <w:lang w:val="en-US"/>
        </w:rPr>
        <w:t xml:space="preserve"> </w:t>
      </w:r>
      <w:r w:rsidR="00C64429">
        <w:rPr>
          <w:lang w:val="en-US"/>
        </w:rPr>
        <w:t>bernilai 5</w:t>
      </w:r>
    </w:p>
    <w:p w14:paraId="4BFFE879" w14:textId="33864466" w:rsidR="00855F68" w:rsidRDefault="00855F68" w:rsidP="00127827">
      <w:pPr>
        <w:ind w:firstLine="576"/>
        <w:jc w:val="center"/>
        <w:rPr>
          <w:lang w:val="en-US"/>
        </w:rPr>
      </w:pPr>
    </w:p>
    <w:p w14:paraId="40FAB9BF" w14:textId="66B6EF55" w:rsidR="00855F68" w:rsidRDefault="00855F68">
      <w:pPr>
        <w:rPr>
          <w:lang w:val="en-US"/>
        </w:rPr>
      </w:pPr>
      <w:r>
        <w:rPr>
          <w:lang w:val="en-US"/>
        </w:rPr>
        <w:br w:type="page"/>
      </w:r>
    </w:p>
    <w:p w14:paraId="6A461A9D" w14:textId="7C1EEBE4" w:rsidR="00855F68" w:rsidRPr="00855F68" w:rsidRDefault="00855F68" w:rsidP="00127827">
      <w:pPr>
        <w:ind w:firstLine="576"/>
        <w:jc w:val="center"/>
        <w:rPr>
          <w:lang w:val="en-US"/>
        </w:rPr>
      </w:pPr>
      <w:r w:rsidRPr="00855F68">
        <w:rPr>
          <w:lang w:val="en-US"/>
        </w:rPr>
        <w:lastRenderedPageBreak/>
        <w:drawing>
          <wp:anchor distT="0" distB="0" distL="114300" distR="114300" simplePos="0" relativeHeight="251736064" behindDoc="1" locked="0" layoutInCell="1" allowOverlap="1" wp14:anchorId="494C7FEA" wp14:editId="16D4180A">
            <wp:simplePos x="0" y="0"/>
            <wp:positionH relativeFrom="margin">
              <wp:posOffset>0</wp:posOffset>
            </wp:positionH>
            <wp:positionV relativeFrom="page">
              <wp:posOffset>1615440</wp:posOffset>
            </wp:positionV>
            <wp:extent cx="5041900" cy="3930015"/>
            <wp:effectExtent l="0" t="0" r="6350" b="0"/>
            <wp:wrapTopAndBottom/>
            <wp:docPr id="62" name="Picture 62"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1900" cy="3930015"/>
                    </a:xfrm>
                    <a:prstGeom prst="rect">
                      <a:avLst/>
                    </a:prstGeom>
                  </pic:spPr>
                </pic:pic>
              </a:graphicData>
            </a:graphic>
          </wp:anchor>
        </w:drawing>
      </w:r>
    </w:p>
    <w:p w14:paraId="7127953F" w14:textId="16017922" w:rsidR="00C64429" w:rsidRPr="00C64429" w:rsidRDefault="00C64429" w:rsidP="00C64429">
      <w:pPr>
        <w:ind w:firstLine="576"/>
        <w:jc w:val="center"/>
        <w:rPr>
          <w:lang w:val="en-US"/>
        </w:rPr>
      </w:pPr>
      <w:r>
        <w:rPr>
          <w:lang w:val="en-US"/>
        </w:rPr>
        <w:t xml:space="preserve">Grafik Metode </w:t>
      </w:r>
      <w:r w:rsidRPr="00C64429">
        <w:rPr>
          <w:i/>
          <w:iCs/>
          <w:lang w:val="en-US"/>
        </w:rPr>
        <w:t>k-distance</w:t>
      </w:r>
      <w:r>
        <w:rPr>
          <w:i/>
          <w:iCs/>
          <w:lang w:val="en-US"/>
        </w:rPr>
        <w:t xml:space="preserve"> </w:t>
      </w:r>
      <w:r>
        <w:rPr>
          <w:lang w:val="en-US"/>
        </w:rPr>
        <w:t xml:space="preserve">pada </w:t>
      </w:r>
      <w:proofErr w:type="spellStart"/>
      <w:r w:rsidRPr="00C64429">
        <w:rPr>
          <w:i/>
          <w:iCs/>
          <w:lang w:val="en-US"/>
        </w:rPr>
        <w:t>minpts</w:t>
      </w:r>
      <w:proofErr w:type="spellEnd"/>
      <w:r>
        <w:rPr>
          <w:i/>
          <w:iCs/>
          <w:lang w:val="en-US"/>
        </w:rPr>
        <w:t xml:space="preserve"> </w:t>
      </w:r>
      <w:r w:rsidRPr="00C64429">
        <w:rPr>
          <w:lang w:val="en-US"/>
        </w:rPr>
        <w:t>bernilai</w:t>
      </w:r>
      <w:r>
        <w:rPr>
          <w:i/>
          <w:iCs/>
          <w:lang w:val="en-US"/>
        </w:rPr>
        <w:t xml:space="preserve"> </w:t>
      </w:r>
      <w:r>
        <w:rPr>
          <w:lang w:val="en-US"/>
        </w:rPr>
        <w:t>10</w:t>
      </w:r>
    </w:p>
    <w:p w14:paraId="55FCE2D9" w14:textId="77777777" w:rsidR="00C64429" w:rsidRDefault="00C64429" w:rsidP="00C64429">
      <w:pPr>
        <w:ind w:firstLine="576"/>
        <w:jc w:val="center"/>
        <w:rPr>
          <w:lang w:val="en-US"/>
        </w:rPr>
      </w:pPr>
    </w:p>
    <w:p w14:paraId="103C5804" w14:textId="124B6BD6" w:rsidR="00127827" w:rsidRDefault="00013717" w:rsidP="00127827">
      <w:pPr>
        <w:ind w:firstLine="576"/>
        <w:jc w:val="both"/>
        <w:rPr>
          <w:lang w:val="en-US"/>
        </w:rPr>
      </w:pPr>
      <w:bookmarkStart w:id="780" w:name="_Hlk148658576"/>
      <w:r>
        <w:rPr>
          <w:lang w:val="en-US"/>
        </w:rPr>
        <w:t xml:space="preserve">Pada grafik ini didapatkan nilai </w:t>
      </w:r>
      <w:r>
        <w:rPr>
          <w:i/>
          <w:iCs/>
          <w:lang w:val="en-US"/>
        </w:rPr>
        <w:t xml:space="preserve">Eps </w:t>
      </w:r>
      <w:r>
        <w:rPr>
          <w:lang w:val="en-US"/>
        </w:rPr>
        <w:t xml:space="preserve">yang diperoleh sebesar </w:t>
      </w:r>
      <w:r w:rsidR="00D777A3">
        <w:rPr>
          <w:lang w:val="en-US"/>
        </w:rPr>
        <w:t>1,25 dan 1,35</w:t>
      </w:r>
      <w:r>
        <w:rPr>
          <w:lang w:val="en-US"/>
        </w:rPr>
        <w:t xml:space="preserve">, kemudian </w:t>
      </w:r>
      <w:r w:rsidR="00D777A3">
        <w:rPr>
          <w:lang w:val="en-US"/>
        </w:rPr>
        <w:t xml:space="preserve">k sebagai representatif </w:t>
      </w:r>
      <w:proofErr w:type="spellStart"/>
      <w:r>
        <w:rPr>
          <w:lang w:val="en-US"/>
        </w:rPr>
        <w:t>min_samples</w:t>
      </w:r>
      <w:proofErr w:type="spellEnd"/>
      <w:r w:rsidR="00127827">
        <w:rPr>
          <w:lang w:val="en-US"/>
        </w:rPr>
        <w:t xml:space="preserve"> / </w:t>
      </w:r>
      <w:proofErr w:type="spellStart"/>
      <w:r w:rsidR="00127827" w:rsidRPr="00127827">
        <w:rPr>
          <w:i/>
          <w:iCs/>
          <w:lang w:val="en-US"/>
        </w:rPr>
        <w:t>minpts</w:t>
      </w:r>
      <w:proofErr w:type="spellEnd"/>
      <w:r w:rsidR="00D777A3">
        <w:rPr>
          <w:lang w:val="en-US"/>
        </w:rPr>
        <w:t xml:space="preserve"> bernilai 5</w:t>
      </w:r>
      <w:r>
        <w:rPr>
          <w:lang w:val="en-US"/>
        </w:rPr>
        <w:t xml:space="preserve">. Hasil dari penghitungan ini selanjutnya digunakan dalam penghitungan </w:t>
      </w:r>
      <w:proofErr w:type="spellStart"/>
      <w:r>
        <w:rPr>
          <w:lang w:val="en-US"/>
        </w:rPr>
        <w:t>klasterisasi</w:t>
      </w:r>
      <w:proofErr w:type="spellEnd"/>
      <w:r>
        <w:rPr>
          <w:lang w:val="en-US"/>
        </w:rPr>
        <w:t xml:space="preserve"> dengan </w:t>
      </w:r>
      <w:proofErr w:type="spellStart"/>
      <w:r>
        <w:rPr>
          <w:lang w:val="en-US"/>
        </w:rPr>
        <w:t>algoritma</w:t>
      </w:r>
      <w:proofErr w:type="spellEnd"/>
      <w:r>
        <w:rPr>
          <w:lang w:val="en-US"/>
        </w:rPr>
        <w:t xml:space="preserve"> DBSCAN. Sedangkan </w:t>
      </w:r>
      <w:proofErr w:type="spellStart"/>
      <w:r>
        <w:rPr>
          <w:lang w:val="en-US"/>
        </w:rPr>
        <w:t>algoritma</w:t>
      </w:r>
      <w:proofErr w:type="spellEnd"/>
      <w:r>
        <w:rPr>
          <w:lang w:val="en-US"/>
        </w:rPr>
        <w:t xml:space="preserve"> OPTICS tidak membutuhkan hasil penghitungan ini, karena berlawanan dengan prinsip </w:t>
      </w:r>
      <w:proofErr w:type="spellStart"/>
      <w:r>
        <w:rPr>
          <w:lang w:val="en-US"/>
        </w:rPr>
        <w:t>algoritma</w:t>
      </w:r>
      <w:proofErr w:type="spellEnd"/>
      <w:r>
        <w:rPr>
          <w:lang w:val="en-US"/>
        </w:rPr>
        <w:t xml:space="preserve"> OPTICS.</w:t>
      </w:r>
      <w:r w:rsidR="00F02F31">
        <w:rPr>
          <w:lang w:val="en-US"/>
        </w:rPr>
        <w:t xml:space="preserve"> </w:t>
      </w:r>
    </w:p>
    <w:bookmarkEnd w:id="780"/>
    <w:p w14:paraId="5C64A6A4" w14:textId="77777777" w:rsidR="00941B0B" w:rsidRDefault="00941B0B" w:rsidP="00127827">
      <w:pPr>
        <w:ind w:firstLine="576"/>
        <w:jc w:val="both"/>
        <w:rPr>
          <w:lang w:val="en-US"/>
        </w:rPr>
      </w:pPr>
    </w:p>
    <w:tbl>
      <w:tblPr>
        <w:tblStyle w:val="TableGrid"/>
        <w:tblW w:w="0" w:type="auto"/>
        <w:tblLook w:val="04A0" w:firstRow="1" w:lastRow="0" w:firstColumn="1" w:lastColumn="0" w:noHBand="0" w:noVBand="1"/>
      </w:tblPr>
      <w:tblGrid>
        <w:gridCol w:w="1606"/>
        <w:gridCol w:w="1527"/>
        <w:gridCol w:w="1625"/>
        <w:gridCol w:w="1576"/>
        <w:gridCol w:w="1596"/>
      </w:tblGrid>
      <w:tr w:rsidR="000145CE" w14:paraId="202B8149" w14:textId="3B116204" w:rsidTr="00127827">
        <w:trPr>
          <w:trHeight w:val="611"/>
        </w:trPr>
        <w:tc>
          <w:tcPr>
            <w:tcW w:w="1606" w:type="dxa"/>
            <w:vAlign w:val="center"/>
          </w:tcPr>
          <w:p w14:paraId="111B8276" w14:textId="05A7DB66" w:rsidR="000145CE" w:rsidRPr="00127827" w:rsidRDefault="00127827" w:rsidP="00ED400F">
            <w:pPr>
              <w:spacing w:line="360" w:lineRule="auto"/>
              <w:jc w:val="center"/>
              <w:rPr>
                <w:b/>
                <w:bCs/>
                <w:i/>
                <w:iCs/>
                <w:lang w:val="en-US"/>
              </w:rPr>
            </w:pPr>
            <w:bookmarkStart w:id="781" w:name="_Hlk148658594"/>
            <w:r>
              <w:br w:type="page"/>
            </w:r>
            <w:proofErr w:type="spellStart"/>
            <w:r w:rsidR="000145CE" w:rsidRPr="00127827">
              <w:rPr>
                <w:b/>
                <w:bCs/>
                <w:i/>
                <w:iCs/>
                <w:lang w:val="en-US"/>
              </w:rPr>
              <w:t>minpts</w:t>
            </w:r>
            <w:proofErr w:type="spellEnd"/>
          </w:p>
        </w:tc>
        <w:tc>
          <w:tcPr>
            <w:tcW w:w="1527" w:type="dxa"/>
            <w:vAlign w:val="center"/>
          </w:tcPr>
          <w:p w14:paraId="6768B105" w14:textId="1DA40C5A" w:rsidR="000145CE" w:rsidRPr="00127827" w:rsidRDefault="000145CE" w:rsidP="00ED400F">
            <w:pPr>
              <w:spacing w:line="360" w:lineRule="auto"/>
              <w:jc w:val="center"/>
              <w:rPr>
                <w:b/>
                <w:bCs/>
                <w:i/>
                <w:iCs/>
                <w:lang w:val="en-US"/>
              </w:rPr>
            </w:pPr>
            <w:r w:rsidRPr="00127827">
              <w:rPr>
                <w:b/>
                <w:bCs/>
                <w:i/>
                <w:iCs/>
                <w:lang w:val="en-US"/>
              </w:rPr>
              <w:t>eps</w:t>
            </w:r>
          </w:p>
        </w:tc>
        <w:tc>
          <w:tcPr>
            <w:tcW w:w="1625" w:type="dxa"/>
            <w:vAlign w:val="center"/>
          </w:tcPr>
          <w:p w14:paraId="365C09F3" w14:textId="5E41A106" w:rsidR="000145CE" w:rsidRPr="00127827" w:rsidRDefault="000145CE" w:rsidP="00ED400F">
            <w:pPr>
              <w:spacing w:line="360" w:lineRule="auto"/>
              <w:jc w:val="center"/>
              <w:rPr>
                <w:b/>
                <w:bCs/>
                <w:lang w:val="en-US"/>
              </w:rPr>
            </w:pPr>
            <w:r w:rsidRPr="00ED400F">
              <w:rPr>
                <w:b/>
                <w:bCs/>
                <w:sz w:val="20"/>
                <w:szCs w:val="18"/>
                <w:lang w:val="en-US"/>
              </w:rPr>
              <w:t xml:space="preserve">Jumlah </w:t>
            </w:r>
            <w:proofErr w:type="spellStart"/>
            <w:r w:rsidR="00127827" w:rsidRPr="00ED400F">
              <w:rPr>
                <w:b/>
                <w:bCs/>
                <w:sz w:val="20"/>
                <w:szCs w:val="18"/>
                <w:lang w:val="en-US"/>
              </w:rPr>
              <w:t>Klaster</w:t>
            </w:r>
            <w:proofErr w:type="spellEnd"/>
          </w:p>
        </w:tc>
        <w:tc>
          <w:tcPr>
            <w:tcW w:w="1576" w:type="dxa"/>
            <w:vAlign w:val="center"/>
          </w:tcPr>
          <w:p w14:paraId="03F66FCB" w14:textId="614AF00E" w:rsidR="000145CE" w:rsidRPr="00127827" w:rsidRDefault="000145CE" w:rsidP="00ED400F">
            <w:pPr>
              <w:spacing w:line="360" w:lineRule="auto"/>
              <w:jc w:val="center"/>
              <w:rPr>
                <w:b/>
                <w:bCs/>
                <w:i/>
                <w:iCs/>
                <w:lang w:val="en-US"/>
              </w:rPr>
            </w:pPr>
            <w:r w:rsidRPr="00127827">
              <w:rPr>
                <w:b/>
                <w:bCs/>
                <w:i/>
                <w:iCs/>
                <w:lang w:val="en-US"/>
              </w:rPr>
              <w:t>Noise</w:t>
            </w:r>
          </w:p>
        </w:tc>
        <w:tc>
          <w:tcPr>
            <w:tcW w:w="1596" w:type="dxa"/>
            <w:vAlign w:val="center"/>
          </w:tcPr>
          <w:p w14:paraId="24EA1310" w14:textId="79B3E27D" w:rsidR="000145CE" w:rsidRPr="00127827" w:rsidRDefault="000145CE" w:rsidP="00ED400F">
            <w:pPr>
              <w:spacing w:line="360" w:lineRule="auto"/>
              <w:jc w:val="center"/>
              <w:rPr>
                <w:b/>
                <w:bCs/>
                <w:lang w:val="en-US"/>
              </w:rPr>
            </w:pPr>
            <w:r w:rsidRPr="00127827">
              <w:rPr>
                <w:b/>
                <w:bCs/>
                <w:lang w:val="en-US"/>
              </w:rPr>
              <w:t>Silhouette Score</w:t>
            </w:r>
          </w:p>
        </w:tc>
      </w:tr>
      <w:tr w:rsidR="000145CE" w14:paraId="017F17F9" w14:textId="42EA1DF6" w:rsidTr="00127827">
        <w:tc>
          <w:tcPr>
            <w:tcW w:w="1606" w:type="dxa"/>
          </w:tcPr>
          <w:p w14:paraId="400B8C62" w14:textId="12E842C6" w:rsidR="000145CE" w:rsidRDefault="000145CE" w:rsidP="00ED400F">
            <w:pPr>
              <w:spacing w:line="360" w:lineRule="auto"/>
              <w:jc w:val="center"/>
              <w:rPr>
                <w:lang w:val="en-US"/>
              </w:rPr>
            </w:pPr>
            <w:r>
              <w:rPr>
                <w:lang w:val="en-US"/>
              </w:rPr>
              <w:t>5</w:t>
            </w:r>
          </w:p>
        </w:tc>
        <w:tc>
          <w:tcPr>
            <w:tcW w:w="1527" w:type="dxa"/>
          </w:tcPr>
          <w:p w14:paraId="161574A7" w14:textId="031178C1" w:rsidR="000145CE" w:rsidRDefault="000145CE" w:rsidP="00ED400F">
            <w:pPr>
              <w:spacing w:line="360" w:lineRule="auto"/>
              <w:jc w:val="center"/>
              <w:rPr>
                <w:lang w:val="en-US"/>
              </w:rPr>
            </w:pPr>
            <w:r>
              <w:rPr>
                <w:lang w:val="en-US"/>
              </w:rPr>
              <w:t>1,25</w:t>
            </w:r>
          </w:p>
        </w:tc>
        <w:tc>
          <w:tcPr>
            <w:tcW w:w="1625" w:type="dxa"/>
          </w:tcPr>
          <w:p w14:paraId="5028F778" w14:textId="7EE5BC00" w:rsidR="000145CE" w:rsidRDefault="000145CE" w:rsidP="00ED400F">
            <w:pPr>
              <w:spacing w:line="360" w:lineRule="auto"/>
              <w:jc w:val="center"/>
              <w:rPr>
                <w:lang w:val="en-US"/>
              </w:rPr>
            </w:pPr>
            <w:r>
              <w:rPr>
                <w:lang w:val="en-US"/>
              </w:rPr>
              <w:t>3</w:t>
            </w:r>
          </w:p>
        </w:tc>
        <w:tc>
          <w:tcPr>
            <w:tcW w:w="1576" w:type="dxa"/>
          </w:tcPr>
          <w:p w14:paraId="4EAA9767" w14:textId="036B8FFE" w:rsidR="000145CE" w:rsidRDefault="000145CE" w:rsidP="00ED400F">
            <w:pPr>
              <w:spacing w:line="360" w:lineRule="auto"/>
              <w:jc w:val="center"/>
              <w:rPr>
                <w:lang w:val="en-US"/>
              </w:rPr>
            </w:pPr>
            <w:r>
              <w:rPr>
                <w:lang w:val="en-US"/>
              </w:rPr>
              <w:t>826</w:t>
            </w:r>
          </w:p>
        </w:tc>
        <w:tc>
          <w:tcPr>
            <w:tcW w:w="1596" w:type="dxa"/>
          </w:tcPr>
          <w:p w14:paraId="2A8C3558" w14:textId="1909D717" w:rsidR="000145CE" w:rsidRDefault="00831E52" w:rsidP="00ED400F">
            <w:pPr>
              <w:spacing w:line="360" w:lineRule="auto"/>
              <w:jc w:val="center"/>
              <w:rPr>
                <w:lang w:val="en-US"/>
              </w:rPr>
            </w:pPr>
            <w:r w:rsidRPr="00831E52">
              <w:rPr>
                <w:lang w:val="en-US"/>
              </w:rPr>
              <w:t>0.0014497934</w:t>
            </w:r>
          </w:p>
        </w:tc>
      </w:tr>
      <w:tr w:rsidR="000145CE" w14:paraId="3C5E670A" w14:textId="5FE735AD" w:rsidTr="00127827">
        <w:tc>
          <w:tcPr>
            <w:tcW w:w="1606" w:type="dxa"/>
          </w:tcPr>
          <w:p w14:paraId="03C75EDD" w14:textId="77777777" w:rsidR="000145CE" w:rsidRDefault="000145CE" w:rsidP="00ED400F">
            <w:pPr>
              <w:spacing w:line="360" w:lineRule="auto"/>
              <w:jc w:val="center"/>
              <w:rPr>
                <w:lang w:val="en-US"/>
              </w:rPr>
            </w:pPr>
          </w:p>
        </w:tc>
        <w:tc>
          <w:tcPr>
            <w:tcW w:w="1527" w:type="dxa"/>
          </w:tcPr>
          <w:p w14:paraId="128EE8A1" w14:textId="13F6D212" w:rsidR="000145CE" w:rsidRDefault="000145CE" w:rsidP="00ED400F">
            <w:pPr>
              <w:spacing w:line="360" w:lineRule="auto"/>
              <w:jc w:val="center"/>
              <w:rPr>
                <w:lang w:val="en-US"/>
              </w:rPr>
            </w:pPr>
            <w:r>
              <w:rPr>
                <w:lang w:val="en-US"/>
              </w:rPr>
              <w:t>1,35</w:t>
            </w:r>
          </w:p>
        </w:tc>
        <w:tc>
          <w:tcPr>
            <w:tcW w:w="1625" w:type="dxa"/>
          </w:tcPr>
          <w:p w14:paraId="0F7F2B23" w14:textId="489AC905" w:rsidR="000145CE" w:rsidRDefault="000145CE" w:rsidP="00ED400F">
            <w:pPr>
              <w:spacing w:line="360" w:lineRule="auto"/>
              <w:jc w:val="center"/>
              <w:rPr>
                <w:lang w:val="en-US"/>
              </w:rPr>
            </w:pPr>
            <w:r>
              <w:rPr>
                <w:lang w:val="en-US"/>
              </w:rPr>
              <w:t>1</w:t>
            </w:r>
          </w:p>
        </w:tc>
        <w:tc>
          <w:tcPr>
            <w:tcW w:w="1576" w:type="dxa"/>
          </w:tcPr>
          <w:p w14:paraId="1CA68C3B" w14:textId="25921910" w:rsidR="000145CE" w:rsidRDefault="000145CE" w:rsidP="00ED400F">
            <w:pPr>
              <w:spacing w:line="360" w:lineRule="auto"/>
              <w:jc w:val="center"/>
              <w:rPr>
                <w:lang w:val="en-US"/>
              </w:rPr>
            </w:pPr>
            <w:r>
              <w:rPr>
                <w:lang w:val="en-US"/>
              </w:rPr>
              <w:t>18</w:t>
            </w:r>
          </w:p>
        </w:tc>
        <w:tc>
          <w:tcPr>
            <w:tcW w:w="1596" w:type="dxa"/>
          </w:tcPr>
          <w:p w14:paraId="44031D57" w14:textId="72A54025" w:rsidR="000145CE" w:rsidRPr="00ED400F" w:rsidRDefault="000145CE" w:rsidP="00ED400F">
            <w:pPr>
              <w:spacing w:line="360" w:lineRule="auto"/>
              <w:jc w:val="center"/>
              <w:rPr>
                <w:b/>
                <w:bCs/>
                <w:lang w:val="en-US"/>
              </w:rPr>
            </w:pPr>
            <w:r w:rsidRPr="00ED400F">
              <w:rPr>
                <w:b/>
                <w:bCs/>
                <w:lang w:val="en-US"/>
              </w:rPr>
              <w:t>0.0056921409</w:t>
            </w:r>
          </w:p>
        </w:tc>
      </w:tr>
      <w:tr w:rsidR="000145CE" w14:paraId="300D81A4" w14:textId="4689773C" w:rsidTr="00127827">
        <w:tc>
          <w:tcPr>
            <w:tcW w:w="1606" w:type="dxa"/>
          </w:tcPr>
          <w:p w14:paraId="0CA3D21D" w14:textId="14518936" w:rsidR="000145CE" w:rsidRDefault="00127827" w:rsidP="00ED400F">
            <w:pPr>
              <w:spacing w:line="360" w:lineRule="auto"/>
              <w:jc w:val="center"/>
              <w:rPr>
                <w:lang w:val="en-US"/>
              </w:rPr>
            </w:pPr>
            <w:r>
              <w:rPr>
                <w:lang w:val="en-US"/>
              </w:rPr>
              <w:t>10</w:t>
            </w:r>
          </w:p>
        </w:tc>
        <w:tc>
          <w:tcPr>
            <w:tcW w:w="1527" w:type="dxa"/>
          </w:tcPr>
          <w:p w14:paraId="03C05018" w14:textId="31A89D11" w:rsidR="000145CE" w:rsidRDefault="00127827" w:rsidP="00ED400F">
            <w:pPr>
              <w:spacing w:line="360" w:lineRule="auto"/>
              <w:jc w:val="center"/>
              <w:rPr>
                <w:lang w:val="en-US"/>
              </w:rPr>
            </w:pPr>
            <w:r>
              <w:rPr>
                <w:lang w:val="en-US"/>
              </w:rPr>
              <w:t>1,25</w:t>
            </w:r>
          </w:p>
        </w:tc>
        <w:tc>
          <w:tcPr>
            <w:tcW w:w="1625" w:type="dxa"/>
          </w:tcPr>
          <w:p w14:paraId="03CD6CFC" w14:textId="01AE5DFB" w:rsidR="000145CE" w:rsidRDefault="00B026FA" w:rsidP="00ED400F">
            <w:pPr>
              <w:spacing w:line="360" w:lineRule="auto"/>
              <w:jc w:val="center"/>
              <w:rPr>
                <w:lang w:val="en-US"/>
              </w:rPr>
            </w:pPr>
            <w:r w:rsidRPr="00B026FA">
              <w:rPr>
                <w:lang w:val="en-US"/>
              </w:rPr>
              <w:t>2</w:t>
            </w:r>
          </w:p>
        </w:tc>
        <w:tc>
          <w:tcPr>
            <w:tcW w:w="1576" w:type="dxa"/>
          </w:tcPr>
          <w:p w14:paraId="7ADA9EDD" w14:textId="0B017968" w:rsidR="000145CE" w:rsidRDefault="00B026FA" w:rsidP="00ED400F">
            <w:pPr>
              <w:spacing w:line="360" w:lineRule="auto"/>
              <w:jc w:val="center"/>
              <w:rPr>
                <w:lang w:val="en-US"/>
              </w:rPr>
            </w:pPr>
            <w:r w:rsidRPr="00B026FA">
              <w:rPr>
                <w:lang w:val="en-US"/>
              </w:rPr>
              <w:t>1056</w:t>
            </w:r>
          </w:p>
        </w:tc>
        <w:tc>
          <w:tcPr>
            <w:tcW w:w="1596" w:type="dxa"/>
          </w:tcPr>
          <w:p w14:paraId="22B01077" w14:textId="0E288B4A" w:rsidR="000145CE" w:rsidRDefault="00B026FA" w:rsidP="00ED400F">
            <w:pPr>
              <w:spacing w:line="360" w:lineRule="auto"/>
              <w:jc w:val="center"/>
              <w:rPr>
                <w:lang w:val="en-US"/>
              </w:rPr>
            </w:pPr>
            <w:r w:rsidRPr="00B026FA">
              <w:rPr>
                <w:lang w:val="en-US"/>
              </w:rPr>
              <w:t>0.0024541545</w:t>
            </w:r>
          </w:p>
        </w:tc>
      </w:tr>
      <w:tr w:rsidR="00127827" w14:paraId="2CD36296" w14:textId="77777777" w:rsidTr="00127827">
        <w:tc>
          <w:tcPr>
            <w:tcW w:w="1606" w:type="dxa"/>
          </w:tcPr>
          <w:p w14:paraId="2624710F" w14:textId="77777777" w:rsidR="00127827" w:rsidRDefault="00127827" w:rsidP="00ED400F">
            <w:pPr>
              <w:spacing w:line="360" w:lineRule="auto"/>
              <w:jc w:val="center"/>
              <w:rPr>
                <w:lang w:val="en-US"/>
              </w:rPr>
            </w:pPr>
          </w:p>
        </w:tc>
        <w:tc>
          <w:tcPr>
            <w:tcW w:w="1527" w:type="dxa"/>
          </w:tcPr>
          <w:p w14:paraId="5F121893" w14:textId="62A86B10" w:rsidR="00127827" w:rsidRDefault="00127827" w:rsidP="00ED400F">
            <w:pPr>
              <w:spacing w:line="360" w:lineRule="auto"/>
              <w:jc w:val="center"/>
              <w:rPr>
                <w:lang w:val="en-US"/>
              </w:rPr>
            </w:pPr>
            <w:r>
              <w:rPr>
                <w:lang w:val="en-US"/>
              </w:rPr>
              <w:t>1,35</w:t>
            </w:r>
          </w:p>
        </w:tc>
        <w:tc>
          <w:tcPr>
            <w:tcW w:w="1625" w:type="dxa"/>
          </w:tcPr>
          <w:p w14:paraId="5445AE38" w14:textId="7C9E384B" w:rsidR="00127827" w:rsidRDefault="00B026FA" w:rsidP="00ED400F">
            <w:pPr>
              <w:spacing w:line="360" w:lineRule="auto"/>
              <w:jc w:val="center"/>
              <w:rPr>
                <w:lang w:val="en-US"/>
              </w:rPr>
            </w:pPr>
            <w:r w:rsidRPr="00B026FA">
              <w:rPr>
                <w:lang w:val="en-US"/>
              </w:rPr>
              <w:t>1</w:t>
            </w:r>
          </w:p>
        </w:tc>
        <w:tc>
          <w:tcPr>
            <w:tcW w:w="1576" w:type="dxa"/>
          </w:tcPr>
          <w:p w14:paraId="10398CFD" w14:textId="24776B1B" w:rsidR="00127827" w:rsidRDefault="00B026FA" w:rsidP="00ED400F">
            <w:pPr>
              <w:spacing w:line="360" w:lineRule="auto"/>
              <w:jc w:val="center"/>
              <w:rPr>
                <w:lang w:val="en-US"/>
              </w:rPr>
            </w:pPr>
            <w:r w:rsidRPr="00B026FA">
              <w:rPr>
                <w:lang w:val="en-US"/>
              </w:rPr>
              <w:t>19</w:t>
            </w:r>
          </w:p>
        </w:tc>
        <w:tc>
          <w:tcPr>
            <w:tcW w:w="1596" w:type="dxa"/>
          </w:tcPr>
          <w:p w14:paraId="0AE275F1" w14:textId="5109AAF4" w:rsidR="00127827" w:rsidRPr="00ED400F" w:rsidRDefault="00B026FA" w:rsidP="00ED400F">
            <w:pPr>
              <w:spacing w:line="360" w:lineRule="auto"/>
              <w:jc w:val="center"/>
              <w:rPr>
                <w:b/>
                <w:bCs/>
                <w:lang w:val="en-US"/>
              </w:rPr>
            </w:pPr>
            <w:r w:rsidRPr="00ED400F">
              <w:rPr>
                <w:b/>
                <w:bCs/>
                <w:lang w:val="en-US"/>
              </w:rPr>
              <w:t>0.0056951958</w:t>
            </w:r>
          </w:p>
        </w:tc>
      </w:tr>
      <w:bookmarkEnd w:id="781"/>
    </w:tbl>
    <w:p w14:paraId="2BE5DE4B" w14:textId="4AD742AA" w:rsidR="00C64429" w:rsidRDefault="00C64429" w:rsidP="00013717">
      <w:pPr>
        <w:ind w:firstLine="576"/>
        <w:jc w:val="both"/>
        <w:rPr>
          <w:lang w:val="en-US"/>
        </w:rPr>
      </w:pPr>
    </w:p>
    <w:p w14:paraId="3F25589D" w14:textId="77777777" w:rsidR="00C64429" w:rsidRDefault="00C64429">
      <w:pPr>
        <w:rPr>
          <w:lang w:val="en-US"/>
        </w:rPr>
      </w:pPr>
      <w:r>
        <w:rPr>
          <w:lang w:val="en-US"/>
        </w:rPr>
        <w:br w:type="page"/>
      </w:r>
    </w:p>
    <w:p w14:paraId="4648DB10" w14:textId="7AA8444D" w:rsidR="005329A6" w:rsidRDefault="005329A6" w:rsidP="005329A6">
      <w:pPr>
        <w:pStyle w:val="Heading2"/>
        <w:rPr>
          <w:lang w:val="en-US"/>
        </w:rPr>
      </w:pPr>
      <w:bookmarkStart w:id="782" w:name="_Toc139379686"/>
      <w:proofErr w:type="spellStart"/>
      <w:r>
        <w:rPr>
          <w:lang w:val="en-US"/>
        </w:rPr>
        <w:lastRenderedPageBreak/>
        <w:t>Klasterisasi</w:t>
      </w:r>
      <w:bookmarkEnd w:id="782"/>
      <w:proofErr w:type="spellEnd"/>
    </w:p>
    <w:p w14:paraId="24512C58" w14:textId="6A912D93" w:rsidR="000F1A1A" w:rsidRDefault="000F1A1A" w:rsidP="000F1A1A">
      <w:pPr>
        <w:pStyle w:val="ListParagraph"/>
        <w:numPr>
          <w:ilvl w:val="0"/>
          <w:numId w:val="35"/>
        </w:numPr>
        <w:spacing w:line="360" w:lineRule="auto"/>
        <w:rPr>
          <w:b/>
          <w:bCs/>
          <w:lang w:val="en-US"/>
        </w:rPr>
      </w:pPr>
      <w:r w:rsidRPr="000F1A1A">
        <w:rPr>
          <w:b/>
          <w:bCs/>
          <w:lang w:val="en-US"/>
        </w:rPr>
        <w:t>DBSCAN</w:t>
      </w:r>
    </w:p>
    <w:p w14:paraId="6845A466" w14:textId="5CFFF487" w:rsidR="000F1A1A" w:rsidRDefault="000F1A1A" w:rsidP="000F1A1A">
      <w:pPr>
        <w:spacing w:line="360" w:lineRule="auto"/>
        <w:ind w:left="360" w:firstLine="360"/>
        <w:jc w:val="both"/>
        <w:rPr>
          <w:lang w:val="en-US"/>
        </w:rPr>
      </w:pPr>
      <w:bookmarkStart w:id="783" w:name="_Hlk148658719"/>
      <w:r w:rsidRPr="000F1A1A">
        <w:rPr>
          <w:lang w:val="en-US"/>
        </w:rPr>
        <w:t xml:space="preserve">Pada tahap ini, hasil </w:t>
      </w:r>
      <w:r w:rsidR="00FF440A">
        <w:rPr>
          <w:lang w:val="en-US"/>
        </w:rPr>
        <w:t xml:space="preserve">penghitungan jarak </w:t>
      </w:r>
      <w:proofErr w:type="spellStart"/>
      <w:r w:rsidR="00FF440A" w:rsidRPr="00FF440A">
        <w:rPr>
          <w:i/>
          <w:iCs/>
          <w:lang w:val="en-US"/>
        </w:rPr>
        <w:t>NearestNeighbors</w:t>
      </w:r>
      <w:proofErr w:type="spellEnd"/>
      <w:r w:rsidRPr="000F1A1A">
        <w:rPr>
          <w:lang w:val="en-US"/>
        </w:rPr>
        <w:t xml:space="preserve"> dengan modul </w:t>
      </w:r>
      <w:proofErr w:type="spellStart"/>
      <w:proofErr w:type="gramStart"/>
      <w:r w:rsidR="00FF440A">
        <w:rPr>
          <w:lang w:val="en-US"/>
        </w:rPr>
        <w:t>sklearn.neighbors</w:t>
      </w:r>
      <w:proofErr w:type="spellEnd"/>
      <w:proofErr w:type="gramEnd"/>
      <w:r w:rsidR="00FF440A">
        <w:rPr>
          <w:lang w:val="en-US"/>
        </w:rPr>
        <w:t xml:space="preserve"> import </w:t>
      </w:r>
      <w:proofErr w:type="spellStart"/>
      <w:r w:rsidR="00FF440A">
        <w:rPr>
          <w:i/>
          <w:iCs/>
          <w:lang w:val="en-US"/>
        </w:rPr>
        <w:t>NearestNeighbors</w:t>
      </w:r>
      <w:proofErr w:type="spellEnd"/>
      <w:r w:rsidR="00FF440A">
        <w:rPr>
          <w:i/>
          <w:iCs/>
          <w:lang w:val="en-US"/>
        </w:rPr>
        <w:t xml:space="preserve"> </w:t>
      </w:r>
      <w:r w:rsidRPr="000F1A1A">
        <w:rPr>
          <w:lang w:val="en-US"/>
        </w:rPr>
        <w:t xml:space="preserve">dari </w:t>
      </w:r>
      <w:r w:rsidRPr="000F1A1A">
        <w:rPr>
          <w:i/>
          <w:iCs/>
          <w:lang w:val="en-US"/>
        </w:rPr>
        <w:t>package</w:t>
      </w:r>
      <w:r>
        <w:rPr>
          <w:i/>
          <w:iCs/>
          <w:lang w:val="en-US"/>
        </w:rPr>
        <w:t xml:space="preserve"> </w:t>
      </w:r>
      <w:proofErr w:type="spellStart"/>
      <w:r>
        <w:rPr>
          <w:i/>
          <w:iCs/>
          <w:lang w:val="en-US"/>
        </w:rPr>
        <w:t>scikit</w:t>
      </w:r>
      <w:proofErr w:type="spellEnd"/>
      <w:r>
        <w:rPr>
          <w:i/>
          <w:iCs/>
          <w:lang w:val="en-US"/>
        </w:rPr>
        <w:t>-learn</w:t>
      </w:r>
      <w:r>
        <w:rPr>
          <w:lang w:val="en-US"/>
        </w:rPr>
        <w:t xml:space="preserve"> akan diterapkan proses </w:t>
      </w:r>
      <w:proofErr w:type="spellStart"/>
      <w:r>
        <w:rPr>
          <w:lang w:val="en-US"/>
        </w:rPr>
        <w:t>klasterisasi</w:t>
      </w:r>
      <w:proofErr w:type="spellEnd"/>
      <w:r>
        <w:rPr>
          <w:lang w:val="en-US"/>
        </w:rPr>
        <w:t xml:space="preserve">. Modul yang digunakan adalah modul </w:t>
      </w:r>
      <w:r>
        <w:rPr>
          <w:i/>
          <w:iCs/>
          <w:lang w:val="en-US"/>
        </w:rPr>
        <w:t xml:space="preserve">cluster </w:t>
      </w:r>
      <w:r>
        <w:rPr>
          <w:lang w:val="en-US"/>
        </w:rPr>
        <w:t xml:space="preserve">pada </w:t>
      </w:r>
      <w:r>
        <w:rPr>
          <w:i/>
          <w:iCs/>
          <w:lang w:val="en-US"/>
        </w:rPr>
        <w:t>package</w:t>
      </w:r>
      <w:r>
        <w:rPr>
          <w:lang w:val="en-US"/>
        </w:rPr>
        <w:t xml:space="preserve"> ini. Pada modul ini terdapat </w:t>
      </w:r>
      <w:r>
        <w:rPr>
          <w:i/>
          <w:iCs/>
          <w:lang w:val="en-US"/>
        </w:rPr>
        <w:t>cluster</w:t>
      </w:r>
      <w:r>
        <w:rPr>
          <w:lang w:val="en-US"/>
        </w:rPr>
        <w:t xml:space="preserve"> DBSCAN yang berfungsi untuk menerapkan </w:t>
      </w:r>
      <w:proofErr w:type="spellStart"/>
      <w:r>
        <w:rPr>
          <w:lang w:val="en-US"/>
        </w:rPr>
        <w:t>klasterisasi</w:t>
      </w:r>
      <w:proofErr w:type="spellEnd"/>
      <w:r>
        <w:rPr>
          <w:lang w:val="en-US"/>
        </w:rPr>
        <w:t xml:space="preserve"> DBSCAN pada </w:t>
      </w:r>
      <w:r w:rsidR="004446C0" w:rsidRPr="004446C0">
        <w:rPr>
          <w:i/>
          <w:iCs/>
          <w:lang w:val="en-US"/>
        </w:rPr>
        <w:t>Term Document Matrix</w:t>
      </w:r>
      <w:r w:rsidR="004446C0">
        <w:rPr>
          <w:lang w:val="en-US"/>
        </w:rPr>
        <w:t xml:space="preserve"> </w:t>
      </w:r>
      <w:r>
        <w:rPr>
          <w:lang w:val="en-US"/>
        </w:rPr>
        <w:t>setelah proses reduksi dimensi metrik parameter</w:t>
      </w:r>
      <w:r w:rsidR="004446C0">
        <w:rPr>
          <w:lang w:val="en-US"/>
        </w:rPr>
        <w:t xml:space="preserve"> dengan modul PCA</w:t>
      </w:r>
      <w:r>
        <w:rPr>
          <w:lang w:val="en-US"/>
        </w:rPr>
        <w:t xml:space="preserve">. Tujuan dari </w:t>
      </w:r>
      <w:proofErr w:type="spellStart"/>
      <w:r>
        <w:rPr>
          <w:lang w:val="en-US"/>
        </w:rPr>
        <w:t>klasterisasi</w:t>
      </w:r>
      <w:proofErr w:type="spellEnd"/>
      <w:r>
        <w:rPr>
          <w:lang w:val="en-US"/>
        </w:rPr>
        <w:t xml:space="preserve"> ini adalah untuk mencari </w:t>
      </w:r>
      <w:r w:rsidR="008A2BC1">
        <w:rPr>
          <w:lang w:val="en-US"/>
        </w:rPr>
        <w:t>kesamaan (</w:t>
      </w:r>
      <w:r w:rsidR="008A2BC1">
        <w:rPr>
          <w:i/>
          <w:iCs/>
          <w:lang w:val="en-US"/>
        </w:rPr>
        <w:t>similarity</w:t>
      </w:r>
      <w:r w:rsidR="008A2BC1">
        <w:rPr>
          <w:lang w:val="en-US"/>
        </w:rPr>
        <w:t>)</w:t>
      </w:r>
      <w:r>
        <w:rPr>
          <w:lang w:val="en-US"/>
        </w:rPr>
        <w:t xml:space="preserve"> </w:t>
      </w:r>
      <w:r w:rsidR="008A2BC1">
        <w:rPr>
          <w:i/>
          <w:iCs/>
          <w:lang w:val="en-US"/>
        </w:rPr>
        <w:t>feature</w:t>
      </w:r>
      <w:r>
        <w:rPr>
          <w:lang w:val="en-US"/>
        </w:rPr>
        <w:t xml:space="preserve"> </w:t>
      </w:r>
      <w:r w:rsidR="008A2BC1">
        <w:rPr>
          <w:lang w:val="en-US"/>
        </w:rPr>
        <w:t xml:space="preserve">antar dokumen sehingga dapat ditentukan </w:t>
      </w:r>
      <w:r w:rsidR="008A2BC1">
        <w:rPr>
          <w:i/>
          <w:iCs/>
          <w:lang w:val="en-US"/>
        </w:rPr>
        <w:t>cluster</w:t>
      </w:r>
      <w:r w:rsidR="008A2BC1">
        <w:rPr>
          <w:lang w:val="en-US"/>
        </w:rPr>
        <w:t xml:space="preserve"> dari dokumen tersebut. Terdapat beberapa parameter untuk menentukan </w:t>
      </w:r>
      <w:r w:rsidR="008A2BC1">
        <w:rPr>
          <w:i/>
          <w:iCs/>
          <w:lang w:val="en-US"/>
        </w:rPr>
        <w:t>cluster</w:t>
      </w:r>
      <w:r w:rsidR="008A2BC1">
        <w:rPr>
          <w:lang w:val="en-US"/>
        </w:rPr>
        <w:t xml:space="preserve"> dalam metode DBSCAN. Dapat dilihat pada Tabel </w:t>
      </w:r>
      <w:r w:rsidR="00B9025D">
        <w:rPr>
          <w:lang w:val="en-US"/>
        </w:rPr>
        <w:t>4.6.</w:t>
      </w:r>
    </w:p>
    <w:p w14:paraId="6B151FF5" w14:textId="3E2A0C07" w:rsidR="008A2BC1" w:rsidRDefault="008A2BC1" w:rsidP="000F1A1A">
      <w:pPr>
        <w:spacing w:line="360" w:lineRule="auto"/>
        <w:ind w:left="360" w:firstLine="360"/>
        <w:jc w:val="both"/>
        <w:rPr>
          <w:lang w:val="en-US"/>
        </w:rPr>
      </w:pPr>
    </w:p>
    <w:bookmarkEnd w:id="783"/>
    <w:p w14:paraId="524DB6E8" w14:textId="4B1DF3C7" w:rsidR="00B9025D" w:rsidRPr="00B9025D" w:rsidRDefault="00B9025D" w:rsidP="00B9025D">
      <w:pPr>
        <w:jc w:val="center"/>
      </w:pPr>
      <w:r w:rsidRPr="00B9025D">
        <w:t xml:space="preserve">Tabel </w:t>
      </w:r>
      <w:r>
        <w:rPr>
          <w:lang w:val="en-US"/>
        </w:rPr>
        <w:t>4</w:t>
      </w:r>
      <w:r w:rsidR="00AA3164">
        <w:t>.</w:t>
      </w:r>
      <w:r w:rsidR="00BB16CC">
        <w:fldChar w:fldCharType="begin"/>
      </w:r>
      <w:r w:rsidR="00BB16CC">
        <w:instrText xml:space="preserve"> SEQ Tabel \* ARABIC \s 1 </w:instrText>
      </w:r>
      <w:r w:rsidR="00BB16CC">
        <w:fldChar w:fldCharType="separate"/>
      </w:r>
      <w:r w:rsidR="00AA3164">
        <w:rPr>
          <w:noProof/>
        </w:rPr>
        <w:t>6</w:t>
      </w:r>
      <w:r w:rsidR="00BB16CC">
        <w:rPr>
          <w:noProof/>
        </w:rPr>
        <w:fldChar w:fldCharType="end"/>
      </w:r>
      <w:r w:rsidRPr="00B9025D">
        <w:t xml:space="preserve"> Daftar Parameter DBSCAN yang digunakan</w:t>
      </w:r>
    </w:p>
    <w:tbl>
      <w:tblPr>
        <w:tblStyle w:val="TableGrid"/>
        <w:tblW w:w="8311" w:type="dxa"/>
        <w:tblInd w:w="-5" w:type="dxa"/>
        <w:tblLook w:val="04A0" w:firstRow="1" w:lastRow="0" w:firstColumn="1" w:lastColumn="0" w:noHBand="0" w:noVBand="1"/>
      </w:tblPr>
      <w:tblGrid>
        <w:gridCol w:w="1622"/>
        <w:gridCol w:w="1556"/>
        <w:gridCol w:w="5133"/>
      </w:tblGrid>
      <w:tr w:rsidR="00951DFB" w14:paraId="71A1859D" w14:textId="77777777" w:rsidTr="00D065C7">
        <w:trPr>
          <w:trHeight w:val="361"/>
        </w:trPr>
        <w:tc>
          <w:tcPr>
            <w:tcW w:w="1622" w:type="dxa"/>
            <w:vAlign w:val="center"/>
          </w:tcPr>
          <w:p w14:paraId="5330E7AF" w14:textId="1BF8C8C2" w:rsidR="00951DFB" w:rsidRDefault="00951DFB" w:rsidP="00D065C7">
            <w:pPr>
              <w:spacing w:line="360" w:lineRule="auto"/>
              <w:jc w:val="center"/>
              <w:rPr>
                <w:lang w:val="en-US"/>
              </w:rPr>
            </w:pPr>
            <w:bookmarkStart w:id="784" w:name="_Hlk148658758"/>
            <w:r>
              <w:rPr>
                <w:lang w:val="en-US"/>
              </w:rPr>
              <w:t>Parameter</w:t>
            </w:r>
          </w:p>
        </w:tc>
        <w:tc>
          <w:tcPr>
            <w:tcW w:w="1556" w:type="dxa"/>
            <w:vAlign w:val="center"/>
          </w:tcPr>
          <w:p w14:paraId="1635017D" w14:textId="4B594FD8" w:rsidR="00951DFB" w:rsidRDefault="00951DFB" w:rsidP="00D065C7">
            <w:pPr>
              <w:spacing w:line="360" w:lineRule="auto"/>
              <w:jc w:val="center"/>
              <w:rPr>
                <w:lang w:val="en-US"/>
              </w:rPr>
            </w:pPr>
            <w:r>
              <w:rPr>
                <w:lang w:val="en-US"/>
              </w:rPr>
              <w:t>Nilai</w:t>
            </w:r>
          </w:p>
        </w:tc>
        <w:tc>
          <w:tcPr>
            <w:tcW w:w="5133" w:type="dxa"/>
            <w:vAlign w:val="center"/>
          </w:tcPr>
          <w:p w14:paraId="0A86D4E2" w14:textId="0152E3DC" w:rsidR="00951DFB" w:rsidRDefault="00951DFB" w:rsidP="00D065C7">
            <w:pPr>
              <w:spacing w:line="360" w:lineRule="auto"/>
              <w:jc w:val="center"/>
              <w:rPr>
                <w:lang w:val="en-US"/>
              </w:rPr>
            </w:pPr>
            <w:r>
              <w:rPr>
                <w:lang w:val="en-US"/>
              </w:rPr>
              <w:t>Deskripsi</w:t>
            </w:r>
          </w:p>
        </w:tc>
      </w:tr>
      <w:tr w:rsidR="00951DFB" w14:paraId="5D1C43B8" w14:textId="77777777" w:rsidTr="00D065C7">
        <w:trPr>
          <w:trHeight w:val="361"/>
        </w:trPr>
        <w:tc>
          <w:tcPr>
            <w:tcW w:w="1622" w:type="dxa"/>
          </w:tcPr>
          <w:p w14:paraId="47078234" w14:textId="77777777" w:rsidR="00951DFB" w:rsidRDefault="00D065C7" w:rsidP="000F1A1A">
            <w:pPr>
              <w:spacing w:line="360" w:lineRule="auto"/>
              <w:jc w:val="both"/>
              <w:rPr>
                <w:lang w:val="en-US"/>
              </w:rPr>
            </w:pPr>
            <w:proofErr w:type="spellStart"/>
            <w:r>
              <w:rPr>
                <w:lang w:val="en-US"/>
              </w:rPr>
              <w:t>min_samples</w:t>
            </w:r>
            <w:proofErr w:type="spellEnd"/>
            <w:r w:rsidR="00CE1CA4">
              <w:rPr>
                <w:lang w:val="en-US"/>
              </w:rPr>
              <w:t xml:space="preserve"> </w:t>
            </w:r>
          </w:p>
          <w:p w14:paraId="3E9AC427" w14:textId="28AEBAD4" w:rsidR="00CE1CA4" w:rsidRDefault="00CE1CA4" w:rsidP="000F1A1A">
            <w:pPr>
              <w:spacing w:line="360" w:lineRule="auto"/>
              <w:jc w:val="both"/>
              <w:rPr>
                <w:lang w:val="en-US"/>
              </w:rPr>
            </w:pPr>
            <w:r>
              <w:rPr>
                <w:lang w:val="en-US"/>
              </w:rPr>
              <w:t xml:space="preserve">/ </w:t>
            </w:r>
            <w:proofErr w:type="spellStart"/>
            <w:r w:rsidRPr="00CE1CA4">
              <w:rPr>
                <w:i/>
                <w:iCs/>
                <w:lang w:val="en-US"/>
              </w:rPr>
              <w:t>minpts</w:t>
            </w:r>
            <w:proofErr w:type="spellEnd"/>
          </w:p>
        </w:tc>
        <w:tc>
          <w:tcPr>
            <w:tcW w:w="1556" w:type="dxa"/>
          </w:tcPr>
          <w:p w14:paraId="5263DA2B" w14:textId="583A632B" w:rsidR="00951DFB" w:rsidRDefault="00CE1CA4" w:rsidP="000F1A1A">
            <w:pPr>
              <w:spacing w:line="360" w:lineRule="auto"/>
              <w:jc w:val="both"/>
              <w:rPr>
                <w:lang w:val="en-US"/>
              </w:rPr>
            </w:pPr>
            <w:r>
              <w:rPr>
                <w:lang w:val="en-US"/>
              </w:rPr>
              <w:t>i</w:t>
            </w:r>
            <w:r w:rsidR="00D065C7">
              <w:rPr>
                <w:lang w:val="en-US"/>
              </w:rPr>
              <w:t>nt</w:t>
            </w:r>
          </w:p>
        </w:tc>
        <w:tc>
          <w:tcPr>
            <w:tcW w:w="5133" w:type="dxa"/>
          </w:tcPr>
          <w:p w14:paraId="5BB580D5" w14:textId="7C363A24" w:rsidR="00951DFB" w:rsidRDefault="00D065C7" w:rsidP="000F1A1A">
            <w:pPr>
              <w:spacing w:line="360" w:lineRule="auto"/>
              <w:jc w:val="both"/>
              <w:rPr>
                <w:lang w:val="en-US"/>
              </w:rPr>
            </w:pPr>
            <w:r w:rsidRPr="00D065C7">
              <w:rPr>
                <w:lang w:val="en-US"/>
              </w:rPr>
              <w:t>Jumlah sampel (atau bobot total) di suatu lingkungan untuk suatu titik yang dianggap sebagai titik inti. Ini termasuk poin itu sendiri.</w:t>
            </w:r>
          </w:p>
        </w:tc>
      </w:tr>
      <w:tr w:rsidR="00951DFB" w14:paraId="02B1860A" w14:textId="77777777" w:rsidTr="00D065C7">
        <w:trPr>
          <w:trHeight w:val="372"/>
        </w:trPr>
        <w:tc>
          <w:tcPr>
            <w:tcW w:w="1622" w:type="dxa"/>
          </w:tcPr>
          <w:p w14:paraId="205EC99B" w14:textId="6AEC61F6" w:rsidR="00951DFB" w:rsidRDefault="00D065C7" w:rsidP="000F1A1A">
            <w:pPr>
              <w:spacing w:line="360" w:lineRule="auto"/>
              <w:jc w:val="both"/>
              <w:rPr>
                <w:lang w:val="en-US"/>
              </w:rPr>
            </w:pPr>
            <w:r>
              <w:rPr>
                <w:lang w:val="en-US"/>
              </w:rPr>
              <w:t>epsilon (</w:t>
            </w:r>
            <w:r>
              <w:rPr>
                <w:rFonts w:cs="Times New Roman"/>
                <w:lang w:val="en-US"/>
              </w:rPr>
              <w:t>ε</w:t>
            </w:r>
            <w:r w:rsidR="00481507">
              <w:rPr>
                <w:rFonts w:cs="Times New Roman"/>
                <w:lang w:val="en-US"/>
              </w:rPr>
              <w:t xml:space="preserve"> / </w:t>
            </w:r>
            <w:r w:rsidR="00481507" w:rsidRPr="00481507">
              <w:rPr>
                <w:rFonts w:cs="Times New Roman"/>
                <w:i/>
                <w:iCs/>
                <w:lang w:val="en-US"/>
              </w:rPr>
              <w:t>Eps</w:t>
            </w:r>
            <w:r>
              <w:rPr>
                <w:lang w:val="en-US"/>
              </w:rPr>
              <w:t>)</w:t>
            </w:r>
          </w:p>
        </w:tc>
        <w:tc>
          <w:tcPr>
            <w:tcW w:w="1556" w:type="dxa"/>
          </w:tcPr>
          <w:p w14:paraId="6F68F807" w14:textId="4DF8D3F9" w:rsidR="00951DFB" w:rsidRDefault="00D065C7" w:rsidP="000F1A1A">
            <w:pPr>
              <w:spacing w:line="360" w:lineRule="auto"/>
              <w:jc w:val="both"/>
              <w:rPr>
                <w:lang w:val="en-US"/>
              </w:rPr>
            </w:pPr>
            <w:r>
              <w:rPr>
                <w:lang w:val="en-US"/>
              </w:rPr>
              <w:t>float</w:t>
            </w:r>
          </w:p>
        </w:tc>
        <w:tc>
          <w:tcPr>
            <w:tcW w:w="5133" w:type="dxa"/>
          </w:tcPr>
          <w:p w14:paraId="290011A4" w14:textId="47258BAA" w:rsidR="00951DFB" w:rsidRDefault="00D065C7" w:rsidP="000F1A1A">
            <w:pPr>
              <w:spacing w:line="360" w:lineRule="auto"/>
              <w:jc w:val="both"/>
              <w:rPr>
                <w:lang w:val="en-US"/>
              </w:rPr>
            </w:pPr>
            <w:r w:rsidRPr="00D065C7">
              <w:rPr>
                <w:lang w:val="en-US"/>
              </w:rPr>
              <w:t xml:space="preserve">Jarak maksimum antara dua sampel untuk satu dianggap sebagai di lingkungan yang lain. Ini bukan batas maksimum pada jarak titik dalam sebuah </w:t>
            </w:r>
            <w:r w:rsidRPr="00D065C7">
              <w:rPr>
                <w:i/>
                <w:iCs/>
                <w:lang w:val="en-US"/>
              </w:rPr>
              <w:t>cluster</w:t>
            </w:r>
            <w:r w:rsidRPr="00D065C7">
              <w:rPr>
                <w:lang w:val="en-US"/>
              </w:rPr>
              <w:t>.</w:t>
            </w:r>
          </w:p>
        </w:tc>
      </w:tr>
      <w:tr w:rsidR="00951DFB" w14:paraId="4BE210FC" w14:textId="77777777" w:rsidTr="00D065C7">
        <w:trPr>
          <w:trHeight w:val="361"/>
        </w:trPr>
        <w:tc>
          <w:tcPr>
            <w:tcW w:w="1622" w:type="dxa"/>
          </w:tcPr>
          <w:p w14:paraId="6F6FEFB8" w14:textId="42AADC67" w:rsidR="00951DFB" w:rsidRDefault="00D065C7" w:rsidP="000F1A1A">
            <w:pPr>
              <w:spacing w:line="360" w:lineRule="auto"/>
              <w:jc w:val="both"/>
              <w:rPr>
                <w:lang w:val="en-US"/>
              </w:rPr>
            </w:pPr>
            <w:proofErr w:type="spellStart"/>
            <w:r>
              <w:rPr>
                <w:lang w:val="en-US"/>
              </w:rPr>
              <w:t>fit_predict</w:t>
            </w:r>
            <w:proofErr w:type="spellEnd"/>
          </w:p>
        </w:tc>
        <w:tc>
          <w:tcPr>
            <w:tcW w:w="1556" w:type="dxa"/>
          </w:tcPr>
          <w:p w14:paraId="344C47A1" w14:textId="01156A3E" w:rsidR="00951DFB" w:rsidRPr="00D065C7" w:rsidRDefault="00D065C7" w:rsidP="000F1A1A">
            <w:pPr>
              <w:spacing w:line="360" w:lineRule="auto"/>
              <w:jc w:val="both"/>
              <w:rPr>
                <w:i/>
                <w:iCs/>
                <w:lang w:val="en-US"/>
              </w:rPr>
            </w:pPr>
            <w:r>
              <w:rPr>
                <w:lang w:val="en-US"/>
              </w:rPr>
              <w:t xml:space="preserve">X / </w:t>
            </w:r>
            <w:r>
              <w:rPr>
                <w:i/>
                <w:iCs/>
                <w:lang w:val="en-US"/>
              </w:rPr>
              <w:t>cluster sample</w:t>
            </w:r>
          </w:p>
        </w:tc>
        <w:tc>
          <w:tcPr>
            <w:tcW w:w="5133" w:type="dxa"/>
          </w:tcPr>
          <w:p w14:paraId="6D64B78A" w14:textId="2A815E58" w:rsidR="00951DFB" w:rsidRDefault="00D065C7" w:rsidP="000F1A1A">
            <w:pPr>
              <w:spacing w:line="360" w:lineRule="auto"/>
              <w:jc w:val="both"/>
              <w:rPr>
                <w:lang w:val="en-US"/>
              </w:rPr>
            </w:pPr>
            <w:r>
              <w:rPr>
                <w:lang w:val="en-US"/>
              </w:rPr>
              <w:t>Metode h</w:t>
            </w:r>
            <w:r w:rsidRPr="00D065C7">
              <w:rPr>
                <w:lang w:val="en-US"/>
              </w:rPr>
              <w:t xml:space="preserve">itung </w:t>
            </w:r>
            <w:r w:rsidRPr="00D065C7">
              <w:rPr>
                <w:i/>
                <w:iCs/>
                <w:lang w:val="en-US"/>
              </w:rPr>
              <w:t>cluster</w:t>
            </w:r>
            <w:r w:rsidRPr="00D065C7">
              <w:rPr>
                <w:lang w:val="en-US"/>
              </w:rPr>
              <w:t xml:space="preserve"> dari data atau matriks jarak dan prediksi label.</w:t>
            </w:r>
          </w:p>
        </w:tc>
      </w:tr>
      <w:tr w:rsidR="00417C1E" w14:paraId="6EF2C0C4" w14:textId="77777777" w:rsidTr="00D065C7">
        <w:trPr>
          <w:trHeight w:val="361"/>
        </w:trPr>
        <w:tc>
          <w:tcPr>
            <w:tcW w:w="1622" w:type="dxa"/>
          </w:tcPr>
          <w:p w14:paraId="3F58D847" w14:textId="66DE0A82" w:rsidR="00417C1E" w:rsidRDefault="00417C1E" w:rsidP="000F1A1A">
            <w:pPr>
              <w:spacing w:line="360" w:lineRule="auto"/>
              <w:jc w:val="both"/>
              <w:rPr>
                <w:lang w:val="en-US"/>
              </w:rPr>
            </w:pPr>
            <w:r>
              <w:rPr>
                <w:lang w:val="en-US"/>
              </w:rPr>
              <w:t>metric</w:t>
            </w:r>
          </w:p>
        </w:tc>
        <w:tc>
          <w:tcPr>
            <w:tcW w:w="1556" w:type="dxa"/>
          </w:tcPr>
          <w:p w14:paraId="4E6DED9D" w14:textId="0C1092F9" w:rsidR="00417C1E" w:rsidRDefault="00417C1E" w:rsidP="000F1A1A">
            <w:pPr>
              <w:spacing w:line="360" w:lineRule="auto"/>
              <w:jc w:val="both"/>
              <w:rPr>
                <w:lang w:val="en-US"/>
              </w:rPr>
            </w:pPr>
            <w:r>
              <w:rPr>
                <w:lang w:val="en-US"/>
              </w:rPr>
              <w:t>Euclidean (</w:t>
            </w:r>
            <w:r w:rsidRPr="00417C1E">
              <w:rPr>
                <w:i/>
                <w:iCs/>
                <w:lang w:val="en-US"/>
              </w:rPr>
              <w:t>default</w:t>
            </w:r>
            <w:r>
              <w:rPr>
                <w:lang w:val="en-US"/>
              </w:rPr>
              <w:t>)</w:t>
            </w:r>
          </w:p>
        </w:tc>
        <w:tc>
          <w:tcPr>
            <w:tcW w:w="5133" w:type="dxa"/>
          </w:tcPr>
          <w:p w14:paraId="6A41875C" w14:textId="42AEFFE8" w:rsidR="00417C1E" w:rsidRDefault="00417C1E" w:rsidP="000F1A1A">
            <w:pPr>
              <w:spacing w:line="360" w:lineRule="auto"/>
              <w:jc w:val="both"/>
              <w:rPr>
                <w:lang w:val="en-US"/>
              </w:rPr>
            </w:pPr>
            <w:r w:rsidRPr="00417C1E">
              <w:rPr>
                <w:lang w:val="en-US"/>
              </w:rPr>
              <w:t xml:space="preserve">Metrik yang akan digunakan saat menghitung jarak antar </w:t>
            </w:r>
            <w:r w:rsidRPr="007A07B4">
              <w:rPr>
                <w:i/>
                <w:iCs/>
                <w:lang w:val="en-US"/>
              </w:rPr>
              <w:t>instance</w:t>
            </w:r>
            <w:r w:rsidRPr="00417C1E">
              <w:rPr>
                <w:lang w:val="en-US"/>
              </w:rPr>
              <w:t xml:space="preserve"> dalam larik fitur. </w:t>
            </w:r>
          </w:p>
        </w:tc>
      </w:tr>
      <w:bookmarkEnd w:id="784"/>
    </w:tbl>
    <w:p w14:paraId="0F33A25F" w14:textId="3922F58F" w:rsidR="00EF79FC" w:rsidRDefault="00EF79FC" w:rsidP="000F1A1A">
      <w:pPr>
        <w:spacing w:line="360" w:lineRule="auto"/>
        <w:ind w:left="360" w:firstLine="360"/>
        <w:jc w:val="both"/>
        <w:rPr>
          <w:lang w:val="en-US"/>
        </w:rPr>
      </w:pPr>
    </w:p>
    <w:p w14:paraId="0D333E3A" w14:textId="77777777" w:rsidR="00EF79FC" w:rsidRDefault="00EF79FC">
      <w:pPr>
        <w:rPr>
          <w:lang w:val="en-US"/>
        </w:rPr>
      </w:pPr>
      <w:r>
        <w:rPr>
          <w:lang w:val="en-US"/>
        </w:rPr>
        <w:br w:type="page"/>
      </w:r>
    </w:p>
    <w:p w14:paraId="0090413A" w14:textId="59FFCD1F" w:rsidR="00EF79FC" w:rsidRPr="00F75181" w:rsidRDefault="00EF79FC" w:rsidP="0076091E">
      <w:pPr>
        <w:ind w:firstLine="426"/>
        <w:jc w:val="both"/>
        <w:rPr>
          <w:i/>
          <w:iCs/>
          <w:lang w:val="en-US"/>
        </w:rPr>
      </w:pPr>
      <w:bookmarkStart w:id="785" w:name="_Hlk148658770"/>
      <w:r>
        <w:rPr>
          <w:lang w:val="en-US"/>
        </w:rPr>
        <w:lastRenderedPageBreak/>
        <w:t xml:space="preserve">Implementasi validasi </w:t>
      </w:r>
      <w:proofErr w:type="spellStart"/>
      <w:r>
        <w:rPr>
          <w:lang w:val="en-US"/>
        </w:rPr>
        <w:t>klaster</w:t>
      </w:r>
      <w:proofErr w:type="spellEnd"/>
      <w:r>
        <w:rPr>
          <w:lang w:val="en-US"/>
        </w:rPr>
        <w:t xml:space="preserve"> menggunakan </w:t>
      </w:r>
      <w:r w:rsidRPr="0076091E">
        <w:rPr>
          <w:i/>
          <w:iCs/>
          <w:lang w:val="en-US"/>
        </w:rPr>
        <w:t>silhouette</w:t>
      </w:r>
      <w:r w:rsidR="0076091E" w:rsidRPr="0076091E">
        <w:rPr>
          <w:i/>
          <w:iCs/>
          <w:lang w:val="en-US"/>
        </w:rPr>
        <w:t xml:space="preserve"> coefficient</w:t>
      </w:r>
      <w:r>
        <w:rPr>
          <w:lang w:val="en-US"/>
        </w:rPr>
        <w:t xml:space="preserve"> dan</w:t>
      </w:r>
      <w:r w:rsidR="0076091E">
        <w:rPr>
          <w:lang w:val="en-US"/>
        </w:rPr>
        <w:t xml:space="preserve"> mendapatkan nilai </w:t>
      </w:r>
      <w:r w:rsidR="0076091E" w:rsidRPr="0076091E">
        <w:rPr>
          <w:i/>
          <w:iCs/>
          <w:lang w:val="en-US"/>
        </w:rPr>
        <w:t>k-distance</w:t>
      </w:r>
      <w:r w:rsidR="006F27E4">
        <w:rPr>
          <w:lang w:val="en-US"/>
        </w:rPr>
        <w:t xml:space="preserve">. Implementasi dilakukan dengan memanfaatkan </w:t>
      </w:r>
      <w:r w:rsidR="006F27E4">
        <w:rPr>
          <w:i/>
          <w:iCs/>
          <w:lang w:val="en-US"/>
        </w:rPr>
        <w:t>library</w:t>
      </w:r>
      <w:r w:rsidR="006F27E4">
        <w:rPr>
          <w:lang w:val="en-US"/>
        </w:rPr>
        <w:t xml:space="preserve"> </w:t>
      </w:r>
      <w:proofErr w:type="spellStart"/>
      <w:r w:rsidR="00F75181">
        <w:rPr>
          <w:lang w:val="en-US"/>
        </w:rPr>
        <w:t>NearestNeighbors</w:t>
      </w:r>
      <w:proofErr w:type="spellEnd"/>
      <w:r w:rsidR="00F75181">
        <w:rPr>
          <w:lang w:val="en-US"/>
        </w:rPr>
        <w:t xml:space="preserve">, dengan memasukkan rentang nilai yang sudah dijelaskan sebelum subbab ini.  Kode implementasi Python </w:t>
      </w:r>
      <w:proofErr w:type="spellStart"/>
      <w:r w:rsidR="00F75181">
        <w:rPr>
          <w:lang w:val="en-US"/>
        </w:rPr>
        <w:t>klasterisasi</w:t>
      </w:r>
      <w:proofErr w:type="spellEnd"/>
      <w:r w:rsidR="00F75181">
        <w:rPr>
          <w:lang w:val="en-US"/>
        </w:rPr>
        <w:t xml:space="preserve"> dan validasi jumlah </w:t>
      </w:r>
      <w:proofErr w:type="spellStart"/>
      <w:r w:rsidR="00F75181">
        <w:rPr>
          <w:lang w:val="en-US"/>
        </w:rPr>
        <w:t>klaster</w:t>
      </w:r>
      <w:proofErr w:type="spellEnd"/>
      <w:r w:rsidR="00F75181">
        <w:rPr>
          <w:lang w:val="en-US"/>
        </w:rPr>
        <w:t xml:space="preserve"> pada DBSCAN terlihat pada </w:t>
      </w:r>
    </w:p>
    <w:bookmarkEnd w:id="785"/>
    <w:p w14:paraId="5C6050BE" w14:textId="77777777" w:rsidR="006F27E4" w:rsidRDefault="006F27E4">
      <w:pPr>
        <w:rPr>
          <w:lang w:val="en-US"/>
        </w:rPr>
      </w:pPr>
      <w:r>
        <w:rPr>
          <w:lang w:val="en-US"/>
        </w:rPr>
        <w:br w:type="page"/>
      </w:r>
    </w:p>
    <w:p w14:paraId="281E5DFA" w14:textId="2407DAC4" w:rsidR="004446C0" w:rsidRPr="008A2BC1" w:rsidRDefault="00611B61" w:rsidP="00D065C7">
      <w:pPr>
        <w:spacing w:line="360" w:lineRule="auto"/>
        <w:jc w:val="both"/>
        <w:rPr>
          <w:lang w:val="en-US"/>
        </w:rPr>
      </w:pPr>
      <w:r>
        <w:rPr>
          <w:noProof/>
        </w:rPr>
        <w:lastRenderedPageBreak/>
        <mc:AlternateContent>
          <mc:Choice Requires="wps">
            <w:drawing>
              <wp:anchor distT="0" distB="0" distL="114300" distR="114300" simplePos="0" relativeHeight="251704320" behindDoc="1" locked="0" layoutInCell="1" allowOverlap="1" wp14:anchorId="7E70218D" wp14:editId="252D094A">
                <wp:simplePos x="0" y="0"/>
                <wp:positionH relativeFrom="column">
                  <wp:posOffset>0</wp:posOffset>
                </wp:positionH>
                <wp:positionV relativeFrom="paragraph">
                  <wp:posOffset>2734945</wp:posOffset>
                </wp:positionV>
                <wp:extent cx="50419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36DFDB60" w14:textId="315A6B0B" w:rsidR="00506AA9" w:rsidRPr="00611B61" w:rsidRDefault="00506AA9" w:rsidP="00611B61">
                            <w:pPr>
                              <w:jc w:val="center"/>
                            </w:pPr>
                            <w:bookmarkStart w:id="786" w:name="_Toc140053825"/>
                            <w:r w:rsidRPr="00611B61">
                              <w:t xml:space="preserve">Gambar </w:t>
                            </w:r>
                            <w:r>
                              <w:rPr>
                                <w:lang w:val="en-US"/>
                              </w:rPr>
                              <w:t>4</w:t>
                            </w:r>
                            <w:r w:rsidRPr="00611B61">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r w:rsidRPr="00611B61">
                              <w:t xml:space="preserve"> Hasil </w:t>
                            </w:r>
                            <w:r w:rsidRPr="00611B61">
                              <w:rPr>
                                <w:i/>
                                <w:iCs/>
                              </w:rPr>
                              <w:t>Scatter-Plot</w:t>
                            </w:r>
                            <w:r w:rsidRPr="00611B61">
                              <w:t xml:space="preserve"> DBSCAN </w:t>
                            </w:r>
                            <w:r w:rsidRPr="00611B61">
                              <w:rPr>
                                <w:i/>
                                <w:iCs/>
                              </w:rPr>
                              <w:t>Clustering</w:t>
                            </w:r>
                            <w:bookmarkEnd w:id="7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0218D" id="Text Box 48" o:spid="_x0000_s1049" type="#_x0000_t202" style="position:absolute;left:0;text-align:left;margin-left:0;margin-top:215.35pt;width:397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07LwIAAGcEAAAOAAAAZHJzL2Uyb0RvYy54bWysVMFu2zAMvQ/YPwi6L3a6t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" stroked="f">
                <v:textbox style="mso-fit-shape-to-text:t" inset="0,0,0,0">
                  <w:txbxContent>
                    <w:p w14:paraId="36DFDB60" w14:textId="315A6B0B" w:rsidR="00506AA9" w:rsidRPr="00611B61" w:rsidRDefault="00506AA9" w:rsidP="00611B61">
                      <w:pPr>
                        <w:jc w:val="center"/>
                      </w:pPr>
                      <w:bookmarkStart w:id="787" w:name="_Toc140053825"/>
                      <w:r w:rsidRPr="00611B61">
                        <w:t xml:space="preserve">Gambar </w:t>
                      </w:r>
                      <w:r>
                        <w:rPr>
                          <w:lang w:val="en-US"/>
                        </w:rPr>
                        <w:t>4</w:t>
                      </w:r>
                      <w:r w:rsidRPr="00611B61">
                        <w:t>.</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4</w:t>
                      </w:r>
                      <w:r>
                        <w:rPr>
                          <w:noProof/>
                        </w:rPr>
                        <w:fldChar w:fldCharType="end"/>
                      </w:r>
                      <w:r w:rsidRPr="00611B61">
                        <w:t xml:space="preserve"> Hasil </w:t>
                      </w:r>
                      <w:r w:rsidRPr="00611B61">
                        <w:rPr>
                          <w:i/>
                          <w:iCs/>
                        </w:rPr>
                        <w:t>Scatter-Plot</w:t>
                      </w:r>
                      <w:r w:rsidRPr="00611B61">
                        <w:t xml:space="preserve"> DBSCAN </w:t>
                      </w:r>
                      <w:r w:rsidRPr="00611B61">
                        <w:rPr>
                          <w:i/>
                          <w:iCs/>
                        </w:rPr>
                        <w:t>Clustering</w:t>
                      </w:r>
                      <w:bookmarkEnd w:id="787"/>
                    </w:p>
                  </w:txbxContent>
                </v:textbox>
                <w10:wrap type="tight"/>
              </v:shape>
            </w:pict>
          </mc:Fallback>
        </mc:AlternateContent>
      </w:r>
      <w:r w:rsidR="00D065C7" w:rsidRPr="004446C0">
        <w:rPr>
          <w:noProof/>
          <w:lang w:val="en-US"/>
        </w:rPr>
        <w:drawing>
          <wp:anchor distT="0" distB="0" distL="114300" distR="114300" simplePos="0" relativeHeight="251702272" behindDoc="1" locked="0" layoutInCell="1" allowOverlap="1" wp14:anchorId="3D6BDC4C" wp14:editId="4BCA1820">
            <wp:simplePos x="0" y="0"/>
            <wp:positionH relativeFrom="margin">
              <wp:posOffset>0</wp:posOffset>
            </wp:positionH>
            <wp:positionV relativeFrom="paragraph">
              <wp:posOffset>266700</wp:posOffset>
            </wp:positionV>
            <wp:extent cx="5041900" cy="2411095"/>
            <wp:effectExtent l="0" t="0" r="6350" b="8255"/>
            <wp:wrapTight wrapText="bothSides">
              <wp:wrapPolygon edited="0">
                <wp:start x="0" y="0"/>
                <wp:lineTo x="0" y="21503"/>
                <wp:lineTo x="21546" y="21503"/>
                <wp:lineTo x="21546" y="0"/>
                <wp:lineTo x="0" y="0"/>
              </wp:wrapPolygon>
            </wp:wrapTight>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1900" cy="2411095"/>
                    </a:xfrm>
                    <a:prstGeom prst="rect">
                      <a:avLst/>
                    </a:prstGeom>
                  </pic:spPr>
                </pic:pic>
              </a:graphicData>
            </a:graphic>
          </wp:anchor>
        </w:drawing>
      </w:r>
    </w:p>
    <w:p w14:paraId="3456FEEB" w14:textId="1EADCAEB" w:rsidR="00013717" w:rsidRDefault="00E66624" w:rsidP="004D4C30">
      <w:pPr>
        <w:pStyle w:val="ListParagraph"/>
        <w:spacing w:line="360" w:lineRule="auto"/>
        <w:ind w:left="426" w:firstLine="283"/>
        <w:jc w:val="both"/>
        <w:rPr>
          <w:lang w:val="en-US"/>
        </w:rPr>
      </w:pPr>
      <w:r w:rsidRPr="00E66624">
        <w:rPr>
          <w:noProof/>
          <w:lang w:val="en-US"/>
        </w:rPr>
        <w:drawing>
          <wp:anchor distT="0" distB="0" distL="114300" distR="114300" simplePos="0" relativeHeight="251708416" behindDoc="1" locked="0" layoutInCell="1" allowOverlap="1" wp14:anchorId="4269E042" wp14:editId="230C5EF7">
            <wp:simplePos x="0" y="0"/>
            <wp:positionH relativeFrom="margin">
              <wp:align>left</wp:align>
            </wp:positionH>
            <wp:positionV relativeFrom="page">
              <wp:posOffset>5570220</wp:posOffset>
            </wp:positionV>
            <wp:extent cx="5176880" cy="2484120"/>
            <wp:effectExtent l="0" t="0" r="5080" b="0"/>
            <wp:wrapTopAndBottom/>
            <wp:docPr id="52" name="Picture 52" descr="A picture containing screensho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6880" cy="2484120"/>
                    </a:xfrm>
                    <a:prstGeom prst="rect">
                      <a:avLst/>
                    </a:prstGeom>
                  </pic:spPr>
                </pic:pic>
              </a:graphicData>
            </a:graphic>
            <wp14:sizeRelH relativeFrom="margin">
              <wp14:pctWidth>0</wp14:pctWidth>
            </wp14:sizeRelH>
            <wp14:sizeRelV relativeFrom="margin">
              <wp14:pctHeight>0</wp14:pctHeight>
            </wp14:sizeRelV>
          </wp:anchor>
        </w:drawing>
      </w:r>
      <w:r w:rsidR="00481507">
        <w:rPr>
          <w:lang w:val="en-US"/>
        </w:rPr>
        <w:t xml:space="preserve">Berdasarkan gambar </w:t>
      </w:r>
      <w:r w:rsidR="00481507">
        <w:rPr>
          <w:i/>
          <w:iCs/>
          <w:lang w:val="en-US"/>
        </w:rPr>
        <w:t>plot</w:t>
      </w:r>
      <w:r w:rsidR="00481507">
        <w:rPr>
          <w:lang w:val="en-US"/>
        </w:rPr>
        <w:t xml:space="preserve"> di atas, </w:t>
      </w:r>
      <w:proofErr w:type="spellStart"/>
      <w:r w:rsidR="00481507">
        <w:rPr>
          <w:lang w:val="en-US"/>
        </w:rPr>
        <w:t>klasterisasi</w:t>
      </w:r>
      <w:proofErr w:type="spellEnd"/>
      <w:r w:rsidR="00481507">
        <w:rPr>
          <w:lang w:val="en-US"/>
        </w:rPr>
        <w:t xml:space="preserve"> DBSCAN ini menggunakan nilai</w:t>
      </w:r>
      <w:r w:rsidR="002C188F">
        <w:rPr>
          <w:lang w:val="en-US"/>
        </w:rPr>
        <w:t xml:space="preserve"> </w:t>
      </w:r>
      <w:r w:rsidR="002C188F">
        <w:rPr>
          <w:i/>
          <w:iCs/>
          <w:lang w:val="en-US"/>
        </w:rPr>
        <w:t>default</w:t>
      </w:r>
      <w:r w:rsidR="00481507">
        <w:rPr>
          <w:lang w:val="en-US"/>
        </w:rPr>
        <w:t xml:space="preserve"> </w:t>
      </w:r>
      <w:r w:rsidR="00481507">
        <w:rPr>
          <w:i/>
          <w:iCs/>
          <w:lang w:val="en-US"/>
        </w:rPr>
        <w:t xml:space="preserve">Eps </w:t>
      </w:r>
      <w:r w:rsidR="00481507">
        <w:rPr>
          <w:lang w:val="en-US"/>
        </w:rPr>
        <w:t xml:space="preserve">0,5 dan </w:t>
      </w:r>
      <w:proofErr w:type="spellStart"/>
      <w:r w:rsidR="00481507">
        <w:rPr>
          <w:lang w:val="en-US"/>
        </w:rPr>
        <w:t>min_samples</w:t>
      </w:r>
      <w:proofErr w:type="spellEnd"/>
      <w:r w:rsidR="00481507">
        <w:rPr>
          <w:lang w:val="en-US"/>
        </w:rPr>
        <w:t xml:space="preserve"> sebesar 20</w:t>
      </w:r>
      <w:r w:rsidR="00D021EE">
        <w:rPr>
          <w:lang w:val="en-US"/>
        </w:rPr>
        <w:t xml:space="preserve"> dan menghasilkan </w:t>
      </w:r>
      <w:r w:rsidR="00E91CFC">
        <w:rPr>
          <w:lang w:val="en-US"/>
        </w:rPr>
        <w:t>1</w:t>
      </w:r>
      <w:r w:rsidR="00D021EE">
        <w:rPr>
          <w:lang w:val="en-US"/>
        </w:rPr>
        <w:t xml:space="preserve">4 </w:t>
      </w:r>
      <w:r w:rsidR="00D021EE">
        <w:rPr>
          <w:i/>
          <w:iCs/>
          <w:lang w:val="en-US"/>
        </w:rPr>
        <w:t>cluster</w:t>
      </w:r>
      <w:r w:rsidR="00481507">
        <w:rPr>
          <w:lang w:val="en-US"/>
        </w:rPr>
        <w:t>. Kemudian</w:t>
      </w:r>
      <w:r w:rsidR="00D021EE">
        <w:rPr>
          <w:lang w:val="en-US"/>
        </w:rPr>
        <w:t>,</w:t>
      </w:r>
      <w:r w:rsidR="00481507">
        <w:rPr>
          <w:lang w:val="en-US"/>
        </w:rPr>
        <w:t xml:space="preserve"> dilakukan uji</w:t>
      </w:r>
      <w:r w:rsidR="00B03968">
        <w:rPr>
          <w:lang w:val="en-US"/>
        </w:rPr>
        <w:t xml:space="preserve"> </w:t>
      </w:r>
      <w:r w:rsidR="00481507">
        <w:rPr>
          <w:lang w:val="en-US"/>
        </w:rPr>
        <w:t xml:space="preserve">coba dengan </w:t>
      </w:r>
      <w:r w:rsidR="00013717">
        <w:rPr>
          <w:lang w:val="en-US"/>
        </w:rPr>
        <w:t xml:space="preserve">hasil penghitungan </w:t>
      </w:r>
      <w:proofErr w:type="spellStart"/>
      <w:r w:rsidR="00013717" w:rsidRPr="00013717">
        <w:rPr>
          <w:i/>
          <w:iCs/>
          <w:lang w:val="en-US"/>
        </w:rPr>
        <w:t>NearestNeighbors</w:t>
      </w:r>
      <w:proofErr w:type="spellEnd"/>
      <w:r w:rsidR="00013717">
        <w:rPr>
          <w:i/>
          <w:iCs/>
          <w:lang w:val="en-US"/>
        </w:rPr>
        <w:t xml:space="preserve"> </w:t>
      </w:r>
      <w:r w:rsidR="00013717">
        <w:rPr>
          <w:lang w:val="en-US"/>
        </w:rPr>
        <w:t xml:space="preserve">yang didapatkan nilai </w:t>
      </w:r>
      <w:r w:rsidR="00013717" w:rsidRPr="00013717">
        <w:rPr>
          <w:i/>
          <w:iCs/>
          <w:lang w:val="en-US"/>
        </w:rPr>
        <w:t>Eps</w:t>
      </w:r>
      <w:r w:rsidR="00013717">
        <w:rPr>
          <w:i/>
          <w:iCs/>
          <w:lang w:val="en-US"/>
        </w:rPr>
        <w:t xml:space="preserve"> </w:t>
      </w:r>
      <w:r w:rsidR="00013717">
        <w:rPr>
          <w:lang w:val="en-US"/>
        </w:rPr>
        <w:t xml:space="preserve">0,1 dan </w:t>
      </w:r>
      <w:proofErr w:type="spellStart"/>
      <w:r w:rsidR="00013717">
        <w:rPr>
          <w:lang w:val="en-US"/>
        </w:rPr>
        <w:t>min_samples</w:t>
      </w:r>
      <w:proofErr w:type="spellEnd"/>
      <w:r w:rsidR="00013717">
        <w:rPr>
          <w:lang w:val="en-US"/>
        </w:rPr>
        <w:t xml:space="preserve"> 20</w:t>
      </w:r>
      <w:r w:rsidR="00CB1BED">
        <w:rPr>
          <w:lang w:val="en-US"/>
        </w:rPr>
        <w:t>.</w:t>
      </w:r>
    </w:p>
    <w:p w14:paraId="06966134" w14:textId="49D5A3CA" w:rsidR="000F1A1A" w:rsidRDefault="00CB1BED" w:rsidP="004D4C30">
      <w:pPr>
        <w:pStyle w:val="ListParagraph"/>
        <w:spacing w:line="360" w:lineRule="auto"/>
        <w:ind w:left="426" w:firstLine="283"/>
        <w:jc w:val="both"/>
        <w:rPr>
          <w:lang w:val="en-US"/>
        </w:rPr>
      </w:pPr>
      <w:r>
        <w:rPr>
          <w:lang w:val="en-US"/>
        </w:rPr>
        <w:t xml:space="preserve"> </w:t>
      </w:r>
    </w:p>
    <w:p w14:paraId="376DB8BB" w14:textId="5CBA20D4" w:rsidR="004D4C30" w:rsidRPr="004D4C30" w:rsidRDefault="00B033F5" w:rsidP="004D4C30">
      <w:pPr>
        <w:pStyle w:val="ListParagraph"/>
        <w:spacing w:line="360" w:lineRule="auto"/>
        <w:ind w:left="426" w:firstLine="283"/>
        <w:jc w:val="both"/>
        <w:rPr>
          <w:lang w:val="en-US"/>
        </w:rPr>
      </w:pPr>
      <w:bookmarkStart w:id="788" w:name="_Hlk148687833"/>
      <w:r>
        <w:rPr>
          <w:lang w:val="en-US"/>
        </w:rPr>
        <w:t xml:space="preserve">Dari visualisasi di atas diperoleh hasil nilai </w:t>
      </w:r>
      <w:proofErr w:type="spellStart"/>
      <w:r>
        <w:rPr>
          <w:lang w:val="en-US"/>
        </w:rPr>
        <w:t>klaster</w:t>
      </w:r>
      <w:proofErr w:type="spellEnd"/>
      <w:r>
        <w:rPr>
          <w:lang w:val="en-US"/>
        </w:rPr>
        <w:t xml:space="preserve"> yang terbentuk adalah 14 </w:t>
      </w:r>
      <w:r>
        <w:rPr>
          <w:i/>
          <w:iCs/>
          <w:lang w:val="en-US"/>
        </w:rPr>
        <w:t>cluster</w:t>
      </w:r>
      <w:r>
        <w:rPr>
          <w:lang w:val="en-US"/>
        </w:rPr>
        <w:t xml:space="preserve">. </w:t>
      </w:r>
      <w:r w:rsidR="00794D8D">
        <w:rPr>
          <w:lang w:val="en-US"/>
        </w:rPr>
        <w:t>Setelah menentukan n</w:t>
      </w:r>
      <w:r w:rsidR="004D4C30">
        <w:rPr>
          <w:lang w:val="en-US"/>
        </w:rPr>
        <w:t xml:space="preserve">ilai yang diperoleh dari </w:t>
      </w:r>
      <w:r w:rsidR="00013717">
        <w:rPr>
          <w:lang w:val="en-US"/>
        </w:rPr>
        <w:t xml:space="preserve">hasil </w:t>
      </w:r>
      <w:proofErr w:type="spellStart"/>
      <w:r w:rsidR="00013717">
        <w:rPr>
          <w:lang w:val="en-US"/>
        </w:rPr>
        <w:t>klasterisasi</w:t>
      </w:r>
      <w:proofErr w:type="spellEnd"/>
      <w:r w:rsidR="00013717">
        <w:rPr>
          <w:lang w:val="en-US"/>
        </w:rPr>
        <w:t xml:space="preserve"> </w:t>
      </w:r>
      <w:r w:rsidR="004D4C30">
        <w:rPr>
          <w:lang w:val="en-US"/>
        </w:rPr>
        <w:t xml:space="preserve">Eps ini selanjutnya diuji dengan </w:t>
      </w:r>
      <w:r w:rsidR="00794D8D">
        <w:rPr>
          <w:lang w:val="en-US"/>
        </w:rPr>
        <w:t xml:space="preserve">analisis </w:t>
      </w:r>
      <w:r w:rsidR="004D4C30">
        <w:rPr>
          <w:lang w:val="en-US"/>
        </w:rPr>
        <w:t>koefisien silhouette</w:t>
      </w:r>
      <w:r w:rsidR="00794D8D">
        <w:rPr>
          <w:lang w:val="en-US"/>
        </w:rPr>
        <w:t xml:space="preserve">. Koefisien silhouette memiliki rentang nilai dari -1 sampai 1. Jika koefisien silhouette mendekati 1 </w:t>
      </w:r>
      <w:r w:rsidR="00794D8D">
        <w:rPr>
          <w:lang w:val="en-US"/>
        </w:rPr>
        <w:lastRenderedPageBreak/>
        <w:t xml:space="preserve">maka kualitas </w:t>
      </w:r>
      <w:proofErr w:type="spellStart"/>
      <w:r w:rsidR="00794D8D">
        <w:rPr>
          <w:lang w:val="en-US"/>
        </w:rPr>
        <w:t>klaster</w:t>
      </w:r>
      <w:proofErr w:type="spellEnd"/>
      <w:r w:rsidR="00794D8D">
        <w:rPr>
          <w:lang w:val="en-US"/>
        </w:rPr>
        <w:t xml:space="preserve"> semakin baik dan berlaku sebaliknya. </w:t>
      </w:r>
      <w:bookmarkEnd w:id="788"/>
      <w:r w:rsidR="00794D8D">
        <w:rPr>
          <w:lang w:val="en-US"/>
        </w:rPr>
        <w:t>Grafik analisis silhouette dapat dilihat pada Gambar X. Berdasarkan analisis</w:t>
      </w:r>
      <w:r w:rsidR="004D4C30">
        <w:rPr>
          <w:lang w:val="en-US"/>
        </w:rPr>
        <w:t xml:space="preserve"> </w:t>
      </w:r>
      <w:r w:rsidR="00794D8D">
        <w:rPr>
          <w:lang w:val="en-US"/>
        </w:rPr>
        <w:t xml:space="preserve">silhouette, penghitungan dengan metode </w:t>
      </w:r>
      <w:proofErr w:type="spellStart"/>
      <w:r w:rsidR="00794D8D">
        <w:rPr>
          <w:lang w:val="en-US"/>
        </w:rPr>
        <w:t>algoritma</w:t>
      </w:r>
      <w:proofErr w:type="spellEnd"/>
      <w:r w:rsidR="00794D8D">
        <w:rPr>
          <w:lang w:val="en-US"/>
        </w:rPr>
        <w:t xml:space="preserve"> DBSCAN ini menghasilkan nilai </w:t>
      </w:r>
      <w:r w:rsidR="00794D8D" w:rsidRPr="00794D8D">
        <w:rPr>
          <w:noProof/>
          <w:lang w:val="en-US"/>
        </w:rPr>
        <w:drawing>
          <wp:anchor distT="0" distB="0" distL="114300" distR="114300" simplePos="0" relativeHeight="251710464" behindDoc="1" locked="0" layoutInCell="1" allowOverlap="1" wp14:anchorId="497E2CF5" wp14:editId="2CA3ED51">
            <wp:simplePos x="0" y="0"/>
            <wp:positionH relativeFrom="page">
              <wp:posOffset>2278380</wp:posOffset>
            </wp:positionH>
            <wp:positionV relativeFrom="page">
              <wp:posOffset>2575560</wp:posOffset>
            </wp:positionV>
            <wp:extent cx="3238500" cy="220980"/>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7273"/>
                    <a:stretch/>
                  </pic:blipFill>
                  <pic:spPr bwMode="auto">
                    <a:xfrm>
                      <a:off x="0" y="0"/>
                      <a:ext cx="3238500" cy="220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94D8D">
        <w:rPr>
          <w:lang w:val="en-US"/>
        </w:rPr>
        <w:t>0</w:t>
      </w:r>
      <w:r w:rsidR="00B65BB5">
        <w:rPr>
          <w:lang w:val="en-US"/>
        </w:rPr>
        <w:t>,</w:t>
      </w:r>
      <w:r w:rsidR="00794D8D">
        <w:rPr>
          <w:lang w:val="en-US"/>
        </w:rPr>
        <w:t>889.</w:t>
      </w:r>
      <w:r w:rsidR="00794D8D" w:rsidRPr="00794D8D">
        <w:rPr>
          <w:noProof/>
        </w:rPr>
        <w:t xml:space="preserve"> </w:t>
      </w:r>
    </w:p>
    <w:p w14:paraId="6CD4FA8D" w14:textId="1F5F6F56" w:rsidR="00E25BB6" w:rsidRDefault="00E25BB6" w:rsidP="000F1A1A">
      <w:pPr>
        <w:pStyle w:val="ListParagraph"/>
        <w:spacing w:line="360" w:lineRule="auto"/>
        <w:rPr>
          <w:b/>
          <w:bCs/>
          <w:lang w:val="en-US"/>
        </w:rPr>
      </w:pPr>
    </w:p>
    <w:p w14:paraId="79A9E160" w14:textId="6A735C8F" w:rsidR="001721EF" w:rsidRDefault="00481507" w:rsidP="001721EF">
      <w:pPr>
        <w:pStyle w:val="ListParagraph"/>
        <w:spacing w:line="360" w:lineRule="auto"/>
        <w:ind w:hanging="294"/>
        <w:rPr>
          <w:b/>
          <w:bCs/>
          <w:lang w:val="en-US"/>
        </w:rPr>
      </w:pPr>
      <w:r>
        <w:rPr>
          <w:b/>
          <w:bCs/>
          <w:lang w:val="en-US"/>
        </w:rPr>
        <w:t>2. OPTICS</w:t>
      </w:r>
    </w:p>
    <w:p w14:paraId="23C553E8" w14:textId="51E6E7F5" w:rsidR="00B65BB5" w:rsidRDefault="001721EF" w:rsidP="00B65BB5">
      <w:pPr>
        <w:pStyle w:val="ListParagraph"/>
        <w:spacing w:line="360" w:lineRule="auto"/>
        <w:ind w:left="426" w:firstLine="294"/>
        <w:jc w:val="both"/>
        <w:rPr>
          <w:lang w:val="en-US"/>
        </w:rPr>
      </w:pPr>
      <w:bookmarkStart w:id="789" w:name="_Hlk148687903"/>
      <w:bookmarkStart w:id="790" w:name="_GoBack"/>
      <w:r w:rsidRPr="001721EF">
        <w:rPr>
          <w:lang w:val="en-US"/>
        </w:rPr>
        <w:t xml:space="preserve">Pada tahap ini terdapat </w:t>
      </w:r>
      <w:r w:rsidRPr="001721EF">
        <w:rPr>
          <w:i/>
          <w:iCs/>
          <w:lang w:val="en-US"/>
        </w:rPr>
        <w:t>package</w:t>
      </w:r>
      <w:r w:rsidRPr="001721EF">
        <w:rPr>
          <w:lang w:val="en-US"/>
        </w:rPr>
        <w:t xml:space="preserve"> OPTICS yang berfungsi untuk menerapkan </w:t>
      </w:r>
      <w:proofErr w:type="spellStart"/>
      <w:r w:rsidRPr="001721EF">
        <w:rPr>
          <w:lang w:val="en-US"/>
        </w:rPr>
        <w:t>klasterisasi</w:t>
      </w:r>
      <w:proofErr w:type="spellEnd"/>
      <w:r w:rsidRPr="001721EF">
        <w:rPr>
          <w:lang w:val="en-US"/>
        </w:rPr>
        <w:t xml:space="preserve"> OPTICS pada </w:t>
      </w:r>
      <w:r w:rsidRPr="001721EF">
        <w:rPr>
          <w:i/>
          <w:iCs/>
          <w:lang w:val="en-US"/>
        </w:rPr>
        <w:t>Term Document Matrix</w:t>
      </w:r>
      <w:r w:rsidRPr="001721EF">
        <w:rPr>
          <w:lang w:val="en-US"/>
        </w:rPr>
        <w:t xml:space="preserve"> setelah proses reduksi dimensi metrik parameter dengan modul PCA. Tujuan dari </w:t>
      </w:r>
      <w:proofErr w:type="spellStart"/>
      <w:r w:rsidRPr="001721EF">
        <w:rPr>
          <w:lang w:val="en-US"/>
        </w:rPr>
        <w:t>klasterisasi</w:t>
      </w:r>
      <w:proofErr w:type="spellEnd"/>
      <w:r w:rsidRPr="001721EF">
        <w:rPr>
          <w:lang w:val="en-US"/>
        </w:rPr>
        <w:t xml:space="preserve"> ini adalah untuk mencari kesamaan (</w:t>
      </w:r>
      <w:r w:rsidRPr="001721EF">
        <w:rPr>
          <w:i/>
          <w:iCs/>
          <w:lang w:val="en-US"/>
        </w:rPr>
        <w:t>similarity</w:t>
      </w:r>
      <w:r w:rsidRPr="001721EF">
        <w:rPr>
          <w:lang w:val="en-US"/>
        </w:rPr>
        <w:t xml:space="preserve">) </w:t>
      </w:r>
      <w:r w:rsidRPr="001721EF">
        <w:rPr>
          <w:i/>
          <w:iCs/>
          <w:lang w:val="en-US"/>
        </w:rPr>
        <w:t>feature</w:t>
      </w:r>
      <w:r w:rsidRPr="001721EF">
        <w:rPr>
          <w:lang w:val="en-US"/>
        </w:rPr>
        <w:t xml:space="preserve"> antar dokumen sehingga dapat ditentukan </w:t>
      </w:r>
      <w:r w:rsidRPr="001721EF">
        <w:rPr>
          <w:i/>
          <w:iCs/>
          <w:lang w:val="en-US"/>
        </w:rPr>
        <w:t>cluster</w:t>
      </w:r>
      <w:r w:rsidRPr="001721EF">
        <w:rPr>
          <w:lang w:val="en-US"/>
        </w:rPr>
        <w:t xml:space="preserve"> dari dokumen tersebut. Terdapat beberapa parameter untuk menentukan </w:t>
      </w:r>
      <w:r w:rsidRPr="001721EF">
        <w:rPr>
          <w:i/>
          <w:iCs/>
          <w:lang w:val="en-US"/>
        </w:rPr>
        <w:t>cluster</w:t>
      </w:r>
      <w:r w:rsidRPr="001721EF">
        <w:rPr>
          <w:lang w:val="en-US"/>
        </w:rPr>
        <w:t xml:space="preserve"> dalam metode </w:t>
      </w:r>
      <w:r w:rsidR="003D5524">
        <w:rPr>
          <w:lang w:val="en-US"/>
        </w:rPr>
        <w:t>OPTICS</w:t>
      </w:r>
      <w:r w:rsidRPr="001721EF">
        <w:rPr>
          <w:lang w:val="en-US"/>
        </w:rPr>
        <w:t>. Dapat dilihat pada Tabel 4.7</w:t>
      </w:r>
      <w:r>
        <w:rPr>
          <w:lang w:val="en-US"/>
        </w:rPr>
        <w:t>.</w:t>
      </w:r>
    </w:p>
    <w:bookmarkEnd w:id="789"/>
    <w:bookmarkEnd w:id="790"/>
    <w:p w14:paraId="7111C334" w14:textId="77777777" w:rsidR="00B65BB5" w:rsidRDefault="00B65BB5">
      <w:pPr>
        <w:rPr>
          <w:lang w:val="en-US"/>
        </w:rPr>
      </w:pPr>
      <w:r>
        <w:rPr>
          <w:lang w:val="en-US"/>
        </w:rPr>
        <w:br w:type="page"/>
      </w:r>
    </w:p>
    <w:p w14:paraId="2ED1B290" w14:textId="77777777" w:rsidR="00B65BB5" w:rsidRPr="00B65BB5" w:rsidRDefault="00B65BB5" w:rsidP="00B65BB5">
      <w:pPr>
        <w:pStyle w:val="ListParagraph"/>
        <w:spacing w:line="360" w:lineRule="auto"/>
        <w:ind w:left="426" w:firstLine="294"/>
        <w:jc w:val="both"/>
        <w:rPr>
          <w:b/>
          <w:bCs/>
          <w:lang w:val="en-US"/>
        </w:rPr>
      </w:pPr>
    </w:p>
    <w:p w14:paraId="32A57A14" w14:textId="25E27808" w:rsidR="00AA3164" w:rsidRPr="00AA3164" w:rsidRDefault="00AA3164" w:rsidP="00AA3164">
      <w:pPr>
        <w:jc w:val="center"/>
      </w:pPr>
      <w:r>
        <w:t xml:space="preserve">Tabel </w:t>
      </w:r>
      <w:r>
        <w:rPr>
          <w:lang w:val="en-US"/>
        </w:rPr>
        <w:t>4</w:t>
      </w:r>
      <w:r>
        <w:t>.</w:t>
      </w:r>
      <w:r w:rsidR="00BB16CC">
        <w:fldChar w:fldCharType="begin"/>
      </w:r>
      <w:r w:rsidR="00BB16CC">
        <w:instrText xml:space="preserve"> SEQ Tabel \* ARABIC \s 1 </w:instrText>
      </w:r>
      <w:r w:rsidR="00BB16CC">
        <w:fldChar w:fldCharType="separate"/>
      </w:r>
      <w:r>
        <w:rPr>
          <w:noProof/>
        </w:rPr>
        <w:t>7</w:t>
      </w:r>
      <w:r w:rsidR="00BB16CC">
        <w:rPr>
          <w:noProof/>
        </w:rPr>
        <w:fldChar w:fldCharType="end"/>
      </w:r>
      <w:r>
        <w:rPr>
          <w:lang w:val="en-US"/>
        </w:rPr>
        <w:t xml:space="preserve"> Daftar Parameter OPTICS </w:t>
      </w:r>
      <w:r w:rsidRPr="00AA3164">
        <w:rPr>
          <w:i/>
          <w:iCs/>
          <w:lang w:val="en-US"/>
        </w:rPr>
        <w:t>Clustering</w:t>
      </w:r>
    </w:p>
    <w:tbl>
      <w:tblPr>
        <w:tblStyle w:val="TableGrid"/>
        <w:tblW w:w="8311" w:type="dxa"/>
        <w:tblInd w:w="-5" w:type="dxa"/>
        <w:tblLook w:val="04A0" w:firstRow="1" w:lastRow="0" w:firstColumn="1" w:lastColumn="0" w:noHBand="0" w:noVBand="1"/>
      </w:tblPr>
      <w:tblGrid>
        <w:gridCol w:w="1622"/>
        <w:gridCol w:w="1556"/>
        <w:gridCol w:w="5133"/>
      </w:tblGrid>
      <w:tr w:rsidR="00417C1E" w14:paraId="4B476702" w14:textId="77777777" w:rsidTr="003D6AFF">
        <w:trPr>
          <w:trHeight w:val="361"/>
        </w:trPr>
        <w:tc>
          <w:tcPr>
            <w:tcW w:w="1622" w:type="dxa"/>
            <w:vAlign w:val="center"/>
          </w:tcPr>
          <w:p w14:paraId="3D4D9004" w14:textId="77777777" w:rsidR="00CF5B1C" w:rsidRDefault="00CF5B1C" w:rsidP="003D6AFF">
            <w:pPr>
              <w:spacing w:line="360" w:lineRule="auto"/>
              <w:jc w:val="center"/>
              <w:rPr>
                <w:lang w:val="en-US"/>
              </w:rPr>
            </w:pPr>
            <w:r>
              <w:rPr>
                <w:lang w:val="en-US"/>
              </w:rPr>
              <w:t>Parameter</w:t>
            </w:r>
          </w:p>
        </w:tc>
        <w:tc>
          <w:tcPr>
            <w:tcW w:w="1556" w:type="dxa"/>
            <w:vAlign w:val="center"/>
          </w:tcPr>
          <w:p w14:paraId="639ABFB2" w14:textId="77777777" w:rsidR="00CF5B1C" w:rsidRDefault="00CF5B1C" w:rsidP="003D6AFF">
            <w:pPr>
              <w:spacing w:line="360" w:lineRule="auto"/>
              <w:jc w:val="center"/>
              <w:rPr>
                <w:lang w:val="en-US"/>
              </w:rPr>
            </w:pPr>
            <w:r>
              <w:rPr>
                <w:lang w:val="en-US"/>
              </w:rPr>
              <w:t>Nilai</w:t>
            </w:r>
          </w:p>
        </w:tc>
        <w:tc>
          <w:tcPr>
            <w:tcW w:w="5133" w:type="dxa"/>
            <w:vAlign w:val="center"/>
          </w:tcPr>
          <w:p w14:paraId="42B8EC20" w14:textId="77777777" w:rsidR="00CF5B1C" w:rsidRDefault="00CF5B1C" w:rsidP="003D6AFF">
            <w:pPr>
              <w:spacing w:line="360" w:lineRule="auto"/>
              <w:jc w:val="center"/>
              <w:rPr>
                <w:lang w:val="en-US"/>
              </w:rPr>
            </w:pPr>
            <w:r>
              <w:rPr>
                <w:lang w:val="en-US"/>
              </w:rPr>
              <w:t>Deskripsi</w:t>
            </w:r>
          </w:p>
        </w:tc>
      </w:tr>
      <w:tr w:rsidR="00417C1E" w14:paraId="4AB00328" w14:textId="77777777" w:rsidTr="003D6AFF">
        <w:trPr>
          <w:trHeight w:val="361"/>
        </w:trPr>
        <w:tc>
          <w:tcPr>
            <w:tcW w:w="1622" w:type="dxa"/>
          </w:tcPr>
          <w:p w14:paraId="0D479A56" w14:textId="7F7842AC" w:rsidR="00CF5B1C" w:rsidRDefault="00CF5B1C" w:rsidP="003D6AFF">
            <w:pPr>
              <w:spacing w:line="360" w:lineRule="auto"/>
              <w:jc w:val="both"/>
              <w:rPr>
                <w:lang w:val="en-US"/>
              </w:rPr>
            </w:pPr>
            <w:proofErr w:type="spellStart"/>
            <w:r>
              <w:rPr>
                <w:lang w:val="en-US"/>
              </w:rPr>
              <w:t>radiusMinPts</w:t>
            </w:r>
            <w:proofErr w:type="spellEnd"/>
          </w:p>
        </w:tc>
        <w:tc>
          <w:tcPr>
            <w:tcW w:w="1556" w:type="dxa"/>
          </w:tcPr>
          <w:p w14:paraId="0EF88A38" w14:textId="77777777" w:rsidR="00CF5B1C" w:rsidRDefault="00CF5B1C" w:rsidP="003D6AFF">
            <w:pPr>
              <w:spacing w:line="360" w:lineRule="auto"/>
              <w:jc w:val="both"/>
              <w:rPr>
                <w:lang w:val="en-US"/>
              </w:rPr>
            </w:pPr>
            <w:r>
              <w:rPr>
                <w:lang w:val="en-US"/>
              </w:rPr>
              <w:t>20 (int)</w:t>
            </w:r>
          </w:p>
        </w:tc>
        <w:tc>
          <w:tcPr>
            <w:tcW w:w="5133" w:type="dxa"/>
          </w:tcPr>
          <w:p w14:paraId="6FDB49ED" w14:textId="77777777" w:rsidR="00CF5B1C" w:rsidRDefault="00CF5B1C" w:rsidP="003D6AFF">
            <w:pPr>
              <w:spacing w:line="360" w:lineRule="auto"/>
              <w:jc w:val="both"/>
              <w:rPr>
                <w:lang w:val="en-US"/>
              </w:rPr>
            </w:pPr>
            <w:r w:rsidRPr="00D065C7">
              <w:rPr>
                <w:lang w:val="en-US"/>
              </w:rPr>
              <w:t>Jumlah sampel (atau bobot total) di suatu lingkungan untuk suatu titik yang dianggap sebagai titik inti. Ini termasuk poin itu sendiri.</w:t>
            </w:r>
          </w:p>
        </w:tc>
      </w:tr>
      <w:tr w:rsidR="00417C1E" w14:paraId="59B13581" w14:textId="77777777" w:rsidTr="003D6AFF">
        <w:trPr>
          <w:trHeight w:val="372"/>
        </w:trPr>
        <w:tc>
          <w:tcPr>
            <w:tcW w:w="1622" w:type="dxa"/>
          </w:tcPr>
          <w:p w14:paraId="5D75EB53" w14:textId="144F2EC5" w:rsidR="00CF5B1C" w:rsidRDefault="00CF5B1C" w:rsidP="003D6AFF">
            <w:pPr>
              <w:spacing w:line="360" w:lineRule="auto"/>
              <w:jc w:val="both"/>
              <w:rPr>
                <w:lang w:val="en-US"/>
              </w:rPr>
            </w:pPr>
            <w:proofErr w:type="spellStart"/>
            <w:r>
              <w:rPr>
                <w:lang w:val="en-US"/>
              </w:rPr>
              <w:t>max_eps</w:t>
            </w:r>
            <w:proofErr w:type="spellEnd"/>
            <w:r>
              <w:rPr>
                <w:lang w:val="en-US"/>
              </w:rPr>
              <w:t xml:space="preserve"> (</w:t>
            </w:r>
            <w:r>
              <w:rPr>
                <w:rFonts w:cs="Times New Roman"/>
                <w:lang w:val="en-US"/>
              </w:rPr>
              <w:t>ε</w:t>
            </w:r>
            <w:r>
              <w:rPr>
                <w:lang w:val="en-US"/>
              </w:rPr>
              <w:t>)</w:t>
            </w:r>
          </w:p>
        </w:tc>
        <w:tc>
          <w:tcPr>
            <w:tcW w:w="1556" w:type="dxa"/>
          </w:tcPr>
          <w:p w14:paraId="0FD1A82C" w14:textId="68469289" w:rsidR="00CF5B1C" w:rsidRDefault="00CF5B1C" w:rsidP="003D6AFF">
            <w:pPr>
              <w:spacing w:line="360" w:lineRule="auto"/>
              <w:jc w:val="both"/>
              <w:rPr>
                <w:lang w:val="en-US"/>
              </w:rPr>
            </w:pPr>
            <w:r>
              <w:rPr>
                <w:lang w:val="en-US"/>
              </w:rPr>
              <w:t>0,5 (float)</w:t>
            </w:r>
            <w:r w:rsidR="007839DE">
              <w:rPr>
                <w:lang w:val="en-US"/>
              </w:rPr>
              <w:t xml:space="preserve"> / </w:t>
            </w:r>
            <w:r w:rsidR="007839DE" w:rsidRPr="007839DE">
              <w:rPr>
                <w:i/>
                <w:iCs/>
                <w:lang w:val="en-US"/>
              </w:rPr>
              <w:t>default</w:t>
            </w:r>
          </w:p>
        </w:tc>
        <w:tc>
          <w:tcPr>
            <w:tcW w:w="5133" w:type="dxa"/>
          </w:tcPr>
          <w:p w14:paraId="792D4B5D" w14:textId="77777777" w:rsidR="00CF5B1C" w:rsidRDefault="00CF5B1C" w:rsidP="003D6AFF">
            <w:pPr>
              <w:spacing w:line="360" w:lineRule="auto"/>
              <w:jc w:val="both"/>
              <w:rPr>
                <w:lang w:val="en-US"/>
              </w:rPr>
            </w:pPr>
            <w:r w:rsidRPr="00D065C7">
              <w:rPr>
                <w:lang w:val="en-US"/>
              </w:rPr>
              <w:t xml:space="preserve">Jarak maksimum antara dua sampel untuk satu dianggap sebagai di lingkungan yang lain. Ini bukan batas maksimum pada jarak titik dalam sebuah </w:t>
            </w:r>
            <w:r w:rsidRPr="00D065C7">
              <w:rPr>
                <w:i/>
                <w:iCs/>
                <w:lang w:val="en-US"/>
              </w:rPr>
              <w:t>cluster</w:t>
            </w:r>
            <w:r w:rsidRPr="00D065C7">
              <w:rPr>
                <w:lang w:val="en-US"/>
              </w:rPr>
              <w:t>.</w:t>
            </w:r>
          </w:p>
        </w:tc>
      </w:tr>
      <w:tr w:rsidR="00417C1E" w14:paraId="014B0781" w14:textId="77777777" w:rsidTr="003D6AFF">
        <w:trPr>
          <w:trHeight w:val="361"/>
        </w:trPr>
        <w:tc>
          <w:tcPr>
            <w:tcW w:w="1622" w:type="dxa"/>
          </w:tcPr>
          <w:p w14:paraId="7E5E867A" w14:textId="55AAF0CD" w:rsidR="00CF5B1C" w:rsidRPr="00CF5B1C" w:rsidRDefault="00CF5B1C" w:rsidP="003D6AFF">
            <w:pPr>
              <w:spacing w:line="360" w:lineRule="auto"/>
              <w:jc w:val="both"/>
              <w:rPr>
                <w:i/>
                <w:iCs/>
                <w:lang w:val="en-US"/>
              </w:rPr>
            </w:pPr>
            <w:r w:rsidRPr="00CF5B1C">
              <w:rPr>
                <w:i/>
                <w:iCs/>
                <w:lang w:val="en-US"/>
              </w:rPr>
              <w:t>Core distance</w:t>
            </w:r>
          </w:p>
        </w:tc>
        <w:tc>
          <w:tcPr>
            <w:tcW w:w="1556" w:type="dxa"/>
          </w:tcPr>
          <w:p w14:paraId="0B59F6C0" w14:textId="77777777" w:rsidR="00CF5B1C" w:rsidRPr="00D065C7" w:rsidRDefault="00CF5B1C" w:rsidP="003D6AFF">
            <w:pPr>
              <w:spacing w:line="360" w:lineRule="auto"/>
              <w:jc w:val="both"/>
              <w:rPr>
                <w:i/>
                <w:iCs/>
                <w:lang w:val="en-US"/>
              </w:rPr>
            </w:pPr>
            <w:r>
              <w:rPr>
                <w:lang w:val="en-US"/>
              </w:rPr>
              <w:t xml:space="preserve">X / </w:t>
            </w:r>
            <w:r>
              <w:rPr>
                <w:i/>
                <w:iCs/>
                <w:lang w:val="en-US"/>
              </w:rPr>
              <w:t>cluster sample</w:t>
            </w:r>
          </w:p>
        </w:tc>
        <w:tc>
          <w:tcPr>
            <w:tcW w:w="5133" w:type="dxa"/>
          </w:tcPr>
          <w:p w14:paraId="155BE41E" w14:textId="3DCA3F51" w:rsidR="00CF5B1C" w:rsidRDefault="00CF5B1C" w:rsidP="003D6AFF">
            <w:pPr>
              <w:spacing w:line="360" w:lineRule="auto"/>
              <w:jc w:val="both"/>
              <w:rPr>
                <w:lang w:val="en-US"/>
              </w:rPr>
            </w:pPr>
            <w:r>
              <w:rPr>
                <w:lang w:val="en-US"/>
              </w:rPr>
              <w:t xml:space="preserve">Nilai </w:t>
            </w:r>
            <w:r w:rsidRPr="00CF5B1C">
              <w:rPr>
                <w:lang w:val="en-US"/>
              </w:rPr>
              <w:t>radius minimum yang diperlukan untuk mengklasifikasikan titik tertentu sebagai titik inti</w:t>
            </w:r>
            <w:r>
              <w:rPr>
                <w:lang w:val="en-US"/>
              </w:rPr>
              <w:t>.</w:t>
            </w:r>
          </w:p>
        </w:tc>
      </w:tr>
      <w:tr w:rsidR="00CF5B1C" w14:paraId="2B927F5D" w14:textId="77777777" w:rsidTr="003D6AFF">
        <w:trPr>
          <w:trHeight w:val="361"/>
        </w:trPr>
        <w:tc>
          <w:tcPr>
            <w:tcW w:w="1622" w:type="dxa"/>
          </w:tcPr>
          <w:p w14:paraId="3A6F0272" w14:textId="4C983290" w:rsidR="00CF5B1C" w:rsidRPr="00CF5B1C" w:rsidRDefault="00CF5B1C" w:rsidP="003D6AFF">
            <w:pPr>
              <w:spacing w:line="360" w:lineRule="auto"/>
              <w:jc w:val="both"/>
              <w:rPr>
                <w:i/>
                <w:iCs/>
                <w:lang w:val="en-US"/>
              </w:rPr>
            </w:pPr>
            <w:r w:rsidRPr="00CF5B1C">
              <w:rPr>
                <w:i/>
                <w:iCs/>
                <w:lang w:val="en-US"/>
              </w:rPr>
              <w:t>Reachability distance</w:t>
            </w:r>
          </w:p>
        </w:tc>
        <w:tc>
          <w:tcPr>
            <w:tcW w:w="1556" w:type="dxa"/>
          </w:tcPr>
          <w:p w14:paraId="4FBDA9A1" w14:textId="21A5D53A" w:rsidR="00CF5B1C" w:rsidRDefault="00CF5B1C" w:rsidP="003D6AFF">
            <w:pPr>
              <w:spacing w:line="360" w:lineRule="auto"/>
              <w:jc w:val="both"/>
              <w:rPr>
                <w:lang w:val="en-US"/>
              </w:rPr>
            </w:pPr>
            <w:r>
              <w:rPr>
                <w:lang w:val="en-US"/>
              </w:rPr>
              <w:t>Variabel huruf (</w:t>
            </w:r>
            <w:proofErr w:type="spellStart"/>
            <w:proofErr w:type="gramStart"/>
            <w:r>
              <w:rPr>
                <w:lang w:val="en-US"/>
              </w:rPr>
              <w:t>p,q</w:t>
            </w:r>
            <w:proofErr w:type="spellEnd"/>
            <w:proofErr w:type="gramEnd"/>
            <w:r>
              <w:rPr>
                <w:lang w:val="en-US"/>
              </w:rPr>
              <w:t>, dll)</w:t>
            </w:r>
          </w:p>
        </w:tc>
        <w:tc>
          <w:tcPr>
            <w:tcW w:w="5133" w:type="dxa"/>
          </w:tcPr>
          <w:p w14:paraId="3A2153A4" w14:textId="7F27D739" w:rsidR="00CF5B1C" w:rsidRDefault="00CF5B1C" w:rsidP="003D6AFF">
            <w:pPr>
              <w:spacing w:line="360" w:lineRule="auto"/>
              <w:jc w:val="both"/>
              <w:rPr>
                <w:lang w:val="en-US"/>
              </w:rPr>
            </w:pPr>
            <w:r>
              <w:rPr>
                <w:lang w:val="en-US"/>
              </w:rPr>
              <w:t>H</w:t>
            </w:r>
            <w:r w:rsidRPr="00CF5B1C">
              <w:rPr>
                <w:lang w:val="en-US"/>
              </w:rPr>
              <w:t>ubungan dengan titik data lain q. Jarak Reachability antara titik p dan q adalah maksimum Jarak Inti p dan Jarak Euclidean (atau metrik jarak lainnya) antara p dan q</w:t>
            </w:r>
          </w:p>
        </w:tc>
      </w:tr>
      <w:tr w:rsidR="00417C1E" w14:paraId="42C77CCC" w14:textId="77777777" w:rsidTr="003D6AFF">
        <w:trPr>
          <w:trHeight w:val="361"/>
        </w:trPr>
        <w:tc>
          <w:tcPr>
            <w:tcW w:w="1622" w:type="dxa"/>
          </w:tcPr>
          <w:p w14:paraId="1D581A63" w14:textId="7F3ADA1D" w:rsidR="00417C1E" w:rsidRPr="00417C1E" w:rsidRDefault="00417C1E" w:rsidP="003D6AFF">
            <w:pPr>
              <w:spacing w:line="360" w:lineRule="auto"/>
              <w:jc w:val="both"/>
              <w:rPr>
                <w:lang w:val="en-US"/>
              </w:rPr>
            </w:pPr>
            <w:r w:rsidRPr="00417C1E">
              <w:rPr>
                <w:lang w:val="en-US"/>
              </w:rPr>
              <w:t>metric</w:t>
            </w:r>
          </w:p>
        </w:tc>
        <w:tc>
          <w:tcPr>
            <w:tcW w:w="1556" w:type="dxa"/>
          </w:tcPr>
          <w:p w14:paraId="57F911EB" w14:textId="07C88ABE" w:rsidR="00417C1E" w:rsidRDefault="00417C1E" w:rsidP="003D6AFF">
            <w:pPr>
              <w:spacing w:line="360" w:lineRule="auto"/>
              <w:jc w:val="both"/>
              <w:rPr>
                <w:lang w:val="en-US"/>
              </w:rPr>
            </w:pPr>
            <w:proofErr w:type="spellStart"/>
            <w:r>
              <w:rPr>
                <w:lang w:val="en-US"/>
              </w:rPr>
              <w:t>Minkowski</w:t>
            </w:r>
            <w:proofErr w:type="spellEnd"/>
            <w:r w:rsidR="00B96870">
              <w:rPr>
                <w:lang w:val="en-US"/>
              </w:rPr>
              <w:t xml:space="preserve"> </w:t>
            </w:r>
            <w:r>
              <w:rPr>
                <w:lang w:val="en-US"/>
              </w:rPr>
              <w:t>(</w:t>
            </w:r>
            <w:r w:rsidR="00B96870">
              <w:rPr>
                <w:lang w:val="en-US"/>
              </w:rPr>
              <w:t>default</w:t>
            </w:r>
            <w:r>
              <w:rPr>
                <w:lang w:val="en-US"/>
              </w:rPr>
              <w:t>)</w:t>
            </w:r>
          </w:p>
        </w:tc>
        <w:tc>
          <w:tcPr>
            <w:tcW w:w="5133" w:type="dxa"/>
          </w:tcPr>
          <w:p w14:paraId="093148EE" w14:textId="6FB3361B" w:rsidR="00417C1E" w:rsidRDefault="00B96870" w:rsidP="003D6AFF">
            <w:pPr>
              <w:spacing w:line="360" w:lineRule="auto"/>
              <w:jc w:val="both"/>
              <w:rPr>
                <w:lang w:val="en-US"/>
              </w:rPr>
            </w:pPr>
            <w:r w:rsidRPr="00B96870">
              <w:rPr>
                <w:lang w:val="en-US"/>
              </w:rPr>
              <w:t xml:space="preserve">Metrik yang akan digunakan untuk perhitungan jarak. Metrik apa pun dari </w:t>
            </w:r>
            <w:proofErr w:type="spellStart"/>
            <w:r w:rsidRPr="00B96870">
              <w:rPr>
                <w:lang w:val="en-US"/>
              </w:rPr>
              <w:t>scikit</w:t>
            </w:r>
            <w:proofErr w:type="spellEnd"/>
            <w:r w:rsidRPr="00B96870">
              <w:rPr>
                <w:lang w:val="en-US"/>
              </w:rPr>
              <w:t xml:space="preserve">-learn atau </w:t>
            </w:r>
            <w:proofErr w:type="spellStart"/>
            <w:proofErr w:type="gramStart"/>
            <w:r w:rsidRPr="00B96870">
              <w:rPr>
                <w:lang w:val="en-US"/>
              </w:rPr>
              <w:t>scipy.spatial</w:t>
            </w:r>
            <w:proofErr w:type="gramEnd"/>
            <w:r w:rsidRPr="00B96870">
              <w:rPr>
                <w:lang w:val="en-US"/>
              </w:rPr>
              <w:t>.distance</w:t>
            </w:r>
            <w:proofErr w:type="spellEnd"/>
            <w:r w:rsidRPr="00B96870">
              <w:rPr>
                <w:lang w:val="en-US"/>
              </w:rPr>
              <w:t xml:space="preserve"> dapat digunakan</w:t>
            </w:r>
            <w:r>
              <w:rPr>
                <w:lang w:val="en-US"/>
              </w:rPr>
              <w:t>.</w:t>
            </w:r>
            <w:r>
              <w:t xml:space="preserve"> </w:t>
            </w:r>
            <w:r w:rsidRPr="00B96870">
              <w:rPr>
                <w:lang w:val="en-US"/>
              </w:rPr>
              <w:t>Jika metrik adalah fungsi yang dapat dipanggil, ia dipanggil pada setiap pasangan instance (baris) dan nilai yang dihasilkan dicatat.</w:t>
            </w:r>
          </w:p>
        </w:tc>
      </w:tr>
    </w:tbl>
    <w:p w14:paraId="0C336732" w14:textId="77F7A2DB" w:rsidR="00CF5B1C" w:rsidRDefault="00CF5B1C" w:rsidP="00611B61">
      <w:pPr>
        <w:spacing w:line="360" w:lineRule="auto"/>
        <w:ind w:left="360" w:firstLine="216"/>
        <w:jc w:val="both"/>
        <w:rPr>
          <w:b/>
          <w:bCs/>
          <w:lang w:val="en-US"/>
        </w:rPr>
      </w:pPr>
    </w:p>
    <w:p w14:paraId="722FA251" w14:textId="79188234" w:rsidR="00B712D7" w:rsidRDefault="00B712D7" w:rsidP="00611B61">
      <w:pPr>
        <w:spacing w:line="360" w:lineRule="auto"/>
        <w:ind w:left="360" w:firstLine="216"/>
        <w:jc w:val="both"/>
        <w:rPr>
          <w:noProof/>
        </w:rPr>
      </w:pPr>
      <w:r w:rsidRPr="00B712D7">
        <w:rPr>
          <w:noProof/>
          <w:lang w:val="en-US"/>
        </w:rPr>
        <w:drawing>
          <wp:anchor distT="0" distB="0" distL="114300" distR="114300" simplePos="0" relativeHeight="251716608" behindDoc="1" locked="0" layoutInCell="1" allowOverlap="1" wp14:anchorId="4A3434C0" wp14:editId="27D4101F">
            <wp:simplePos x="0" y="0"/>
            <wp:positionH relativeFrom="margin">
              <wp:align>left</wp:align>
            </wp:positionH>
            <wp:positionV relativeFrom="page">
              <wp:posOffset>8145780</wp:posOffset>
            </wp:positionV>
            <wp:extent cx="5041900" cy="2076450"/>
            <wp:effectExtent l="0" t="0" r="6350" b="0"/>
            <wp:wrapTopAndBottom/>
            <wp:docPr id="57" name="Picture 57"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1900" cy="2076450"/>
                    </a:xfrm>
                    <a:prstGeom prst="rect">
                      <a:avLst/>
                    </a:prstGeom>
                  </pic:spPr>
                </pic:pic>
              </a:graphicData>
            </a:graphic>
            <wp14:sizeRelV relativeFrom="margin">
              <wp14:pctHeight>0</wp14:pctHeight>
            </wp14:sizeRelV>
          </wp:anchor>
        </w:drawing>
      </w:r>
      <w:r w:rsidRPr="00B712D7">
        <w:rPr>
          <w:lang w:val="en-US"/>
        </w:rPr>
        <w:t>Sebelum</w:t>
      </w:r>
      <w:r>
        <w:rPr>
          <w:lang w:val="en-US"/>
        </w:rPr>
        <w:t xml:space="preserve"> menghitung </w:t>
      </w:r>
      <w:proofErr w:type="spellStart"/>
      <w:r>
        <w:rPr>
          <w:lang w:val="en-US"/>
        </w:rPr>
        <w:t>algoritma</w:t>
      </w:r>
      <w:proofErr w:type="spellEnd"/>
      <w:r>
        <w:rPr>
          <w:lang w:val="en-US"/>
        </w:rPr>
        <w:t xml:space="preserve"> OPTICS, dibutuhkan prinsip nilai Reachability untuk merepresentasikan setiap term yang digunakan dalam penghitungan plot </w:t>
      </w:r>
      <w:proofErr w:type="spellStart"/>
      <w:r>
        <w:rPr>
          <w:lang w:val="en-US"/>
        </w:rPr>
        <w:t>algoritma</w:t>
      </w:r>
      <w:proofErr w:type="spellEnd"/>
      <w:r>
        <w:rPr>
          <w:lang w:val="en-US"/>
        </w:rPr>
        <w:t>.</w:t>
      </w:r>
      <w:r w:rsidRPr="00B712D7">
        <w:rPr>
          <w:noProof/>
        </w:rPr>
        <w:t xml:space="preserve"> </w:t>
      </w:r>
    </w:p>
    <w:p w14:paraId="3C47ED1E" w14:textId="3A183BA4" w:rsidR="005A4FCE" w:rsidRPr="005A4FCE" w:rsidRDefault="005A4FCE" w:rsidP="00611B61">
      <w:pPr>
        <w:spacing w:line="360" w:lineRule="auto"/>
        <w:ind w:left="360" w:firstLine="216"/>
        <w:jc w:val="both"/>
        <w:rPr>
          <w:lang w:val="en-US"/>
        </w:rPr>
      </w:pPr>
      <w:r>
        <w:rPr>
          <w:noProof/>
          <w:lang w:val="en-US"/>
        </w:rPr>
        <w:lastRenderedPageBreak/>
        <w:t>Plot di atas menunjukkan bahwa kemampuan jangkauan nilai pada term yang digunakan yaitu sebanyak 8000 data term. Dari setiap data term tersebut akan berpengaruh pada nilai penghitungan algoritma OPTICS. Selanjutnya dilakukan klasterisasi OPTICS.</w:t>
      </w:r>
    </w:p>
    <w:p w14:paraId="4191776C" w14:textId="6F65FF9D" w:rsidR="00504702" w:rsidRDefault="00504702" w:rsidP="00CD4F36">
      <w:pPr>
        <w:spacing w:line="360" w:lineRule="auto"/>
        <w:jc w:val="both"/>
        <w:rPr>
          <w:lang w:val="en-US"/>
        </w:rPr>
      </w:pPr>
      <w:r w:rsidRPr="00104D53">
        <w:rPr>
          <w:noProof/>
          <w:lang w:val="en-US"/>
        </w:rPr>
        <w:drawing>
          <wp:anchor distT="0" distB="0" distL="114300" distR="114300" simplePos="0" relativeHeight="251700224" behindDoc="1" locked="0" layoutInCell="1" allowOverlap="1" wp14:anchorId="6776B5F5" wp14:editId="0D7B4AFC">
            <wp:simplePos x="0" y="0"/>
            <wp:positionH relativeFrom="page">
              <wp:posOffset>1440180</wp:posOffset>
            </wp:positionH>
            <wp:positionV relativeFrom="paragraph">
              <wp:posOffset>0</wp:posOffset>
            </wp:positionV>
            <wp:extent cx="5041900" cy="2430780"/>
            <wp:effectExtent l="0" t="0" r="6350" b="7620"/>
            <wp:wrapTight wrapText="bothSides">
              <wp:wrapPolygon edited="0">
                <wp:start x="0" y="0"/>
                <wp:lineTo x="0" y="21498"/>
                <wp:lineTo x="21546" y="21498"/>
                <wp:lineTo x="21546" y="0"/>
                <wp:lineTo x="0" y="0"/>
              </wp:wrapPolygon>
            </wp:wrapTight>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1900" cy="2430780"/>
                    </a:xfrm>
                    <a:prstGeom prst="rect">
                      <a:avLst/>
                    </a:prstGeom>
                  </pic:spPr>
                </pic:pic>
              </a:graphicData>
            </a:graphic>
          </wp:anchor>
        </w:drawing>
      </w:r>
    </w:p>
    <w:p w14:paraId="6AFF1D04" w14:textId="591FD0D1" w:rsidR="000E006E" w:rsidRPr="00637676" w:rsidRDefault="00637676" w:rsidP="00637676">
      <w:pPr>
        <w:spacing w:line="360" w:lineRule="auto"/>
        <w:ind w:left="360" w:firstLine="216"/>
        <w:jc w:val="both"/>
        <w:rPr>
          <w:lang w:val="en-US"/>
        </w:rPr>
      </w:pPr>
      <w:r>
        <w:rPr>
          <w:noProof/>
        </w:rPr>
        <w:drawing>
          <wp:anchor distT="0" distB="0" distL="114300" distR="114300" simplePos="0" relativeHeight="251714560" behindDoc="1" locked="0" layoutInCell="1" allowOverlap="1" wp14:anchorId="7A241D35" wp14:editId="4DF8513B">
            <wp:simplePos x="0" y="0"/>
            <wp:positionH relativeFrom="page">
              <wp:posOffset>2453640</wp:posOffset>
            </wp:positionH>
            <wp:positionV relativeFrom="page">
              <wp:posOffset>7132320</wp:posOffset>
            </wp:positionV>
            <wp:extent cx="3233420" cy="220345"/>
            <wp:effectExtent l="0" t="0" r="5080" b="8255"/>
            <wp:wrapTopAndBottom/>
            <wp:docPr id="56" name="Picture 56" descr="A picture containing text, font,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7345"/>
                    <a:stretch/>
                  </pic:blipFill>
                  <pic:spPr bwMode="auto">
                    <a:xfrm>
                      <a:off x="0" y="0"/>
                      <a:ext cx="3233420" cy="2203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US"/>
        </w:rPr>
        <w:t xml:space="preserve">Berdasarkan plot di atas, </w:t>
      </w:r>
      <w:proofErr w:type="spellStart"/>
      <w:r>
        <w:rPr>
          <w:lang w:val="en-US"/>
        </w:rPr>
        <w:t>algoritma</w:t>
      </w:r>
      <w:proofErr w:type="spellEnd"/>
      <w:r>
        <w:rPr>
          <w:lang w:val="en-US"/>
        </w:rPr>
        <w:t xml:space="preserve"> OPTICS menghasilkan </w:t>
      </w:r>
      <w:proofErr w:type="spellStart"/>
      <w:r>
        <w:rPr>
          <w:lang w:val="en-US"/>
        </w:rPr>
        <w:t>klaster</w:t>
      </w:r>
      <w:proofErr w:type="spellEnd"/>
      <w:r>
        <w:rPr>
          <w:lang w:val="en-US"/>
        </w:rPr>
        <w:t xml:space="preserve"> bernilai 26 </w:t>
      </w:r>
      <w:r w:rsidRPr="00B65BB5">
        <w:rPr>
          <w:i/>
          <w:iCs/>
          <w:lang w:val="en-US"/>
        </w:rPr>
        <w:t>cluster</w:t>
      </w:r>
      <w:r>
        <w:rPr>
          <w:i/>
          <w:iCs/>
          <w:lang w:val="en-US"/>
        </w:rPr>
        <w:t xml:space="preserve">. </w:t>
      </w:r>
      <w:r>
        <w:rPr>
          <w:lang w:val="en-US"/>
        </w:rPr>
        <w:t xml:space="preserve">Setelah menentukan nilai yang diperoleh dari hasil </w:t>
      </w:r>
      <w:proofErr w:type="spellStart"/>
      <w:r>
        <w:rPr>
          <w:lang w:val="en-US"/>
        </w:rPr>
        <w:t>klasterisasi</w:t>
      </w:r>
      <w:proofErr w:type="spellEnd"/>
      <w:r>
        <w:rPr>
          <w:lang w:val="en-US"/>
        </w:rPr>
        <w:t xml:space="preserve"> Eps ini selanjutnya diuji dengan analisis koefisien silhouette. Koefisien silhouette memiliki rentang nilai dari -1 sampai 1. Jika koefisien silhouette mendekati 1 maka kualitas </w:t>
      </w:r>
      <w:proofErr w:type="spellStart"/>
      <w:r>
        <w:rPr>
          <w:lang w:val="en-US"/>
        </w:rPr>
        <w:t>klaster</w:t>
      </w:r>
      <w:proofErr w:type="spellEnd"/>
      <w:r>
        <w:rPr>
          <w:lang w:val="en-US"/>
        </w:rPr>
        <w:t xml:space="preserve"> semakin baik dan berlaku sebaliknya. Grafik analisis silhouette dapat dilihat pada Gambar X. Berdasarkan analisis silhouette, penghitungan dengan metode </w:t>
      </w:r>
      <w:proofErr w:type="spellStart"/>
      <w:r>
        <w:rPr>
          <w:lang w:val="en-US"/>
        </w:rPr>
        <w:t>algoritma</w:t>
      </w:r>
      <w:proofErr w:type="spellEnd"/>
      <w:r>
        <w:rPr>
          <w:lang w:val="en-US"/>
        </w:rPr>
        <w:t xml:space="preserve"> DBSCAN ini menghasilkan nilai 0,943.</w:t>
      </w:r>
    </w:p>
    <w:p w14:paraId="4B9CC912" w14:textId="06F222A7" w:rsidR="005329A6" w:rsidRDefault="005329A6" w:rsidP="005329A6">
      <w:pPr>
        <w:pStyle w:val="Heading2"/>
        <w:rPr>
          <w:lang w:val="en-US"/>
        </w:rPr>
      </w:pPr>
      <w:bookmarkStart w:id="791" w:name="_Toc139379687"/>
      <w:proofErr w:type="spellStart"/>
      <w:r>
        <w:rPr>
          <w:lang w:val="en-US"/>
        </w:rPr>
        <w:t>Geovisualisasi</w:t>
      </w:r>
      <w:bookmarkEnd w:id="791"/>
      <w:proofErr w:type="spellEnd"/>
      <w:r>
        <w:rPr>
          <w:lang w:val="en-US"/>
        </w:rPr>
        <w:t xml:space="preserve"> </w:t>
      </w:r>
    </w:p>
    <w:p w14:paraId="5C37D110" w14:textId="0BBDC6AC" w:rsidR="00CE21FB" w:rsidRPr="00CE21FB" w:rsidRDefault="00CE21FB" w:rsidP="00CE21FB">
      <w:pPr>
        <w:ind w:firstLine="576"/>
        <w:jc w:val="both"/>
        <w:rPr>
          <w:lang w:val="en-US"/>
        </w:rPr>
      </w:pPr>
      <w:r>
        <w:rPr>
          <w:lang w:val="en-US"/>
        </w:rPr>
        <w:t xml:space="preserve">Data </w:t>
      </w:r>
      <w:r>
        <w:rPr>
          <w:i/>
          <w:iCs/>
          <w:lang w:val="en-US"/>
        </w:rPr>
        <w:t>tweet</w:t>
      </w:r>
      <w:r>
        <w:rPr>
          <w:lang w:val="en-US"/>
        </w:rPr>
        <w:t xml:space="preserve"> hasil </w:t>
      </w:r>
      <w:proofErr w:type="spellStart"/>
      <w:r>
        <w:rPr>
          <w:lang w:val="en-US"/>
        </w:rPr>
        <w:t>praproses</w:t>
      </w:r>
      <w:proofErr w:type="spellEnd"/>
      <w:r>
        <w:rPr>
          <w:lang w:val="en-US"/>
        </w:rPr>
        <w:t xml:space="preserve"> data kemudian digabung dengan data hasil </w:t>
      </w:r>
      <w:proofErr w:type="spellStart"/>
      <w:r>
        <w:rPr>
          <w:lang w:val="en-US"/>
        </w:rPr>
        <w:t>klasterisasi</w:t>
      </w:r>
      <w:proofErr w:type="spellEnd"/>
      <w:r>
        <w:rPr>
          <w:lang w:val="en-US"/>
        </w:rPr>
        <w:t xml:space="preserve"> yang diperoleh dari proses </w:t>
      </w:r>
      <w:proofErr w:type="spellStart"/>
      <w:r>
        <w:rPr>
          <w:lang w:val="en-US"/>
        </w:rPr>
        <w:t>klasterisasi</w:t>
      </w:r>
      <w:proofErr w:type="spellEnd"/>
      <w:r>
        <w:rPr>
          <w:lang w:val="en-US"/>
        </w:rPr>
        <w:t xml:space="preserve"> dengan DBSCAN dan OPTICS. Data </w:t>
      </w:r>
      <w:r>
        <w:rPr>
          <w:i/>
          <w:iCs/>
          <w:lang w:val="en-US"/>
        </w:rPr>
        <w:t>tweet</w:t>
      </w:r>
      <w:r>
        <w:rPr>
          <w:lang w:val="en-US"/>
        </w:rPr>
        <w:t xml:space="preserve"> divisualisasikan berdasar </w:t>
      </w:r>
      <w:r w:rsidRPr="00CE21FB">
        <w:rPr>
          <w:i/>
          <w:iCs/>
          <w:lang w:val="en-US"/>
        </w:rPr>
        <w:t>longitude</w:t>
      </w:r>
      <w:r w:rsidRPr="00CE21FB">
        <w:rPr>
          <w:lang w:val="en-US"/>
        </w:rPr>
        <w:t>,</w:t>
      </w:r>
      <w:r>
        <w:rPr>
          <w:i/>
          <w:iCs/>
          <w:lang w:val="en-US"/>
        </w:rPr>
        <w:t xml:space="preserve"> latitude</w:t>
      </w:r>
      <w:r w:rsidRPr="00CE21FB">
        <w:rPr>
          <w:lang w:val="en-US"/>
        </w:rPr>
        <w:t>,</w:t>
      </w:r>
      <w:r>
        <w:rPr>
          <w:i/>
          <w:iCs/>
          <w:lang w:val="en-US"/>
        </w:rPr>
        <w:t xml:space="preserve"> </w:t>
      </w:r>
      <w:r>
        <w:rPr>
          <w:lang w:val="en-US"/>
        </w:rPr>
        <w:t xml:space="preserve">dan hasil </w:t>
      </w:r>
      <w:proofErr w:type="spellStart"/>
      <w:r>
        <w:rPr>
          <w:lang w:val="en-US"/>
        </w:rPr>
        <w:t>klaster</w:t>
      </w:r>
      <w:proofErr w:type="spellEnd"/>
      <w:r>
        <w:rPr>
          <w:lang w:val="en-US"/>
        </w:rPr>
        <w:t xml:space="preserve"> tiap dokumen. Proses </w:t>
      </w:r>
      <w:proofErr w:type="spellStart"/>
      <w:r>
        <w:rPr>
          <w:lang w:val="en-US"/>
        </w:rPr>
        <w:t>geovisualisasi</w:t>
      </w:r>
      <w:proofErr w:type="spellEnd"/>
      <w:r>
        <w:rPr>
          <w:lang w:val="en-US"/>
        </w:rPr>
        <w:t xml:space="preserve"> data hasil </w:t>
      </w:r>
      <w:proofErr w:type="spellStart"/>
      <w:r>
        <w:rPr>
          <w:lang w:val="en-US"/>
        </w:rPr>
        <w:t>klasterisasi</w:t>
      </w:r>
      <w:proofErr w:type="spellEnd"/>
      <w:r>
        <w:rPr>
          <w:lang w:val="en-US"/>
        </w:rPr>
        <w:t xml:space="preserve"> meliputi persiapan data dan perancangan peta.</w:t>
      </w:r>
    </w:p>
    <w:p w14:paraId="453AFD59" w14:textId="7FC7BAA0" w:rsidR="00AF0F83" w:rsidRDefault="00AF0F83">
      <w:pPr>
        <w:pStyle w:val="Heading3"/>
        <w:rPr>
          <w:lang w:val="en-US"/>
        </w:rPr>
      </w:pPr>
      <w:bookmarkStart w:id="792" w:name="_Toc139379688"/>
      <w:r>
        <w:rPr>
          <w:lang w:val="en-US"/>
        </w:rPr>
        <w:lastRenderedPageBreak/>
        <w:t>Persiapan Data</w:t>
      </w:r>
      <w:bookmarkEnd w:id="792"/>
    </w:p>
    <w:p w14:paraId="2C4F8AAE" w14:textId="74F34D93" w:rsidR="00AF0F83" w:rsidRPr="00AF0F83" w:rsidRDefault="00AF0F83" w:rsidP="00AF0F83">
      <w:pPr>
        <w:ind w:firstLine="720"/>
        <w:jc w:val="both"/>
        <w:rPr>
          <w:lang w:val="en-US"/>
        </w:rPr>
      </w:pPr>
      <w:r>
        <w:rPr>
          <w:lang w:val="en-US"/>
        </w:rPr>
        <w:t xml:space="preserve">Variabel data yang digunakan sesuai dengan hasil tahapan uji analisis koefisien silhouette yang menunjukkan bahwa </w:t>
      </w:r>
      <w:proofErr w:type="spellStart"/>
      <w:r>
        <w:rPr>
          <w:lang w:val="en-US"/>
        </w:rPr>
        <w:t>algoritma</w:t>
      </w:r>
      <w:proofErr w:type="spellEnd"/>
      <w:r>
        <w:rPr>
          <w:lang w:val="en-US"/>
        </w:rPr>
        <w:t xml:space="preserve"> OPTICS memiliki nilai yang lebih besar atau mendekati 1. </w:t>
      </w:r>
    </w:p>
    <w:p w14:paraId="31337B44" w14:textId="32D8BEE6" w:rsidR="00CE21FB" w:rsidRDefault="00CE21FB" w:rsidP="00CE21FB">
      <w:pPr>
        <w:pStyle w:val="Heading3"/>
        <w:rPr>
          <w:lang w:val="en-US"/>
        </w:rPr>
      </w:pPr>
      <w:bookmarkStart w:id="793" w:name="_Toc139379689"/>
      <w:r>
        <w:rPr>
          <w:lang w:val="en-US"/>
        </w:rPr>
        <w:t>Perancangan Peta</w:t>
      </w:r>
      <w:bookmarkEnd w:id="793"/>
    </w:p>
    <w:p w14:paraId="1EECBBE1" w14:textId="307D3C52" w:rsidR="00DE0BD5" w:rsidRDefault="00AF0F83" w:rsidP="00CE21FB">
      <w:pPr>
        <w:spacing w:line="360" w:lineRule="auto"/>
        <w:ind w:firstLine="576"/>
        <w:jc w:val="both"/>
        <w:rPr>
          <w:lang w:val="en-US"/>
        </w:rPr>
      </w:pPr>
      <w:r>
        <w:rPr>
          <w:lang w:val="en-US"/>
        </w:rPr>
        <w:t xml:space="preserve">Perancangan peta ini menggunakan </w:t>
      </w:r>
      <w:r w:rsidRPr="00AF0F83">
        <w:rPr>
          <w:lang w:val="en-US"/>
        </w:rPr>
        <w:t>modul</w:t>
      </w:r>
      <w:r>
        <w:rPr>
          <w:i/>
          <w:iCs/>
          <w:lang w:val="en-US"/>
        </w:rPr>
        <w:t xml:space="preserve"> </w:t>
      </w:r>
      <w:r w:rsidRPr="00AF0F83">
        <w:rPr>
          <w:lang w:val="en-US"/>
        </w:rPr>
        <w:t>folium</w:t>
      </w:r>
      <w:r>
        <w:rPr>
          <w:lang w:val="en-US"/>
        </w:rPr>
        <w:t xml:space="preserve"> yang tersedia dalam </w:t>
      </w:r>
      <w:r>
        <w:rPr>
          <w:i/>
          <w:iCs/>
          <w:lang w:val="en-US"/>
        </w:rPr>
        <w:t xml:space="preserve">library </w:t>
      </w:r>
      <w:proofErr w:type="gramStart"/>
      <w:r>
        <w:rPr>
          <w:i/>
          <w:iCs/>
          <w:lang w:val="en-US"/>
        </w:rPr>
        <w:t>panda</w:t>
      </w:r>
      <w:r w:rsidR="00251A8E">
        <w:rPr>
          <w:i/>
          <w:iCs/>
          <w:lang w:val="en-US"/>
        </w:rPr>
        <w:t>s</w:t>
      </w:r>
      <w:proofErr w:type="gramEnd"/>
      <w:r w:rsidR="00251A8E">
        <w:rPr>
          <w:i/>
          <w:iCs/>
          <w:lang w:val="en-US"/>
        </w:rPr>
        <w:t xml:space="preserve"> </w:t>
      </w:r>
      <w:r>
        <w:rPr>
          <w:lang w:val="en-US"/>
        </w:rPr>
        <w:t>python</w:t>
      </w:r>
      <w:r w:rsidR="00251A8E">
        <w:rPr>
          <w:lang w:val="en-US"/>
        </w:rPr>
        <w:t xml:space="preserve"> dengan memanfaatkan peta API dari OpenStreetMap</w:t>
      </w:r>
      <w:r>
        <w:rPr>
          <w:lang w:val="en-US"/>
        </w:rPr>
        <w:t xml:space="preserve">. </w:t>
      </w:r>
      <w:r w:rsidR="00DE0BD5">
        <w:rPr>
          <w:lang w:val="en-US"/>
        </w:rPr>
        <w:t xml:space="preserve">Data hasil </w:t>
      </w:r>
      <w:proofErr w:type="spellStart"/>
      <w:r w:rsidR="00DE0BD5">
        <w:rPr>
          <w:lang w:val="en-US"/>
        </w:rPr>
        <w:t>klasterisasi</w:t>
      </w:r>
      <w:proofErr w:type="spellEnd"/>
      <w:r w:rsidR="00DE0BD5">
        <w:rPr>
          <w:lang w:val="en-US"/>
        </w:rPr>
        <w:t xml:space="preserve"> </w:t>
      </w:r>
      <w:r w:rsidR="00DE0BD5">
        <w:rPr>
          <w:i/>
          <w:iCs/>
          <w:lang w:val="en-US"/>
        </w:rPr>
        <w:t>tweet</w:t>
      </w:r>
      <w:r w:rsidR="00DE0BD5">
        <w:rPr>
          <w:lang w:val="en-US"/>
        </w:rPr>
        <w:t xml:space="preserve"> dengan DBSCAN dan OPTICS divisualisasikan menggunakan tanda poin berwarna yang saling menunjukkan </w:t>
      </w:r>
      <w:proofErr w:type="spellStart"/>
      <w:r w:rsidR="00DE0BD5">
        <w:rPr>
          <w:lang w:val="en-US"/>
        </w:rPr>
        <w:t>klaster</w:t>
      </w:r>
      <w:proofErr w:type="spellEnd"/>
      <w:r w:rsidR="00DE0BD5">
        <w:rPr>
          <w:lang w:val="en-US"/>
        </w:rPr>
        <w:t xml:space="preserve"> masing-masing term. Peta dilengkapi dengan fitur untuk menunjukkan detail isi term serta dari </w:t>
      </w:r>
      <w:r w:rsidR="00DE0BD5" w:rsidRPr="00DE0BD5">
        <w:rPr>
          <w:i/>
          <w:iCs/>
          <w:lang w:val="en-US"/>
        </w:rPr>
        <w:t>username</w:t>
      </w:r>
      <w:r w:rsidR="00DE0BD5">
        <w:rPr>
          <w:lang w:val="en-US"/>
        </w:rPr>
        <w:t xml:space="preserve"> tweet. Detail ini dibutuhkan untuk mengidentifikasi term termasuk dalam </w:t>
      </w:r>
      <w:proofErr w:type="spellStart"/>
      <w:r w:rsidR="00DE0BD5">
        <w:rPr>
          <w:lang w:val="en-US"/>
        </w:rPr>
        <w:t>klaster</w:t>
      </w:r>
      <w:proofErr w:type="spellEnd"/>
      <w:r w:rsidR="00DE0BD5">
        <w:rPr>
          <w:lang w:val="en-US"/>
        </w:rPr>
        <w:t xml:space="preserve"> tertentu.</w:t>
      </w:r>
      <w:r>
        <w:rPr>
          <w:lang w:val="en-US"/>
        </w:rPr>
        <w:t xml:space="preserve"> Hasil visualisasi peta dapat dilihat pada Gambar </w:t>
      </w:r>
      <w:r w:rsidR="003A677F">
        <w:rPr>
          <w:lang w:val="en-US"/>
        </w:rPr>
        <w:t>4.5 dan 4.6.</w:t>
      </w:r>
    </w:p>
    <w:p w14:paraId="254D4773" w14:textId="20BAC68B" w:rsidR="00B11C6E" w:rsidRDefault="00B11C6E" w:rsidP="00CE21FB">
      <w:pPr>
        <w:spacing w:line="360" w:lineRule="auto"/>
        <w:ind w:firstLine="576"/>
        <w:jc w:val="both"/>
        <w:rPr>
          <w:lang w:val="en-US"/>
        </w:rPr>
      </w:pPr>
    </w:p>
    <w:p w14:paraId="385F8C14" w14:textId="472A760D" w:rsidR="00B11C6E" w:rsidRDefault="00B11C6E" w:rsidP="00CE21FB">
      <w:pPr>
        <w:spacing w:line="360" w:lineRule="auto"/>
        <w:ind w:firstLine="576"/>
        <w:jc w:val="both"/>
        <w:rPr>
          <w:lang w:val="en-US"/>
        </w:rPr>
      </w:pPr>
      <w:r>
        <w:rPr>
          <w:noProof/>
        </w:rPr>
        <mc:AlternateContent>
          <mc:Choice Requires="wps">
            <w:drawing>
              <wp:anchor distT="0" distB="0" distL="114300" distR="114300" simplePos="0" relativeHeight="251729920" behindDoc="0" locked="0" layoutInCell="1" allowOverlap="1" wp14:anchorId="42FF9AC1" wp14:editId="541CFB67">
                <wp:simplePos x="0" y="0"/>
                <wp:positionH relativeFrom="column">
                  <wp:posOffset>0</wp:posOffset>
                </wp:positionH>
                <wp:positionV relativeFrom="paragraph">
                  <wp:posOffset>2446020</wp:posOffset>
                </wp:positionV>
                <wp:extent cx="50419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12F11E77" w14:textId="3B32FDC5" w:rsidR="00506AA9" w:rsidRPr="00B11C6E" w:rsidRDefault="00506AA9" w:rsidP="00B11C6E">
                            <w:pPr>
                              <w:jc w:val="center"/>
                            </w:pPr>
                            <w:bookmarkStart w:id="794" w:name="_Toc140053826"/>
                            <w:r w:rsidRPr="00B11C6E">
                              <w:t xml:space="preserve">Gambar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r w:rsidRPr="00B11C6E">
                              <w:t xml:space="preserve"> Peta Hasil Visualisasi DBSCAN</w:t>
                            </w:r>
                            <w:bookmarkEnd w:id="7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F9AC1" id="Text Box 59" o:spid="_x0000_s1050" type="#_x0000_t202" style="position:absolute;left:0;text-align:left;margin-left:0;margin-top:192.6pt;width:39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" stroked="f">
                <v:textbox style="mso-fit-shape-to-text:t" inset="0,0,0,0">
                  <w:txbxContent>
                    <w:p w14:paraId="12F11E77" w14:textId="3B32FDC5" w:rsidR="00506AA9" w:rsidRPr="00B11C6E" w:rsidRDefault="00506AA9" w:rsidP="00B11C6E">
                      <w:pPr>
                        <w:jc w:val="center"/>
                      </w:pPr>
                      <w:bookmarkStart w:id="795" w:name="_Toc140053826"/>
                      <w:r w:rsidRPr="00B11C6E">
                        <w:t xml:space="preserve">Gambar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5</w:t>
                      </w:r>
                      <w:r>
                        <w:rPr>
                          <w:noProof/>
                        </w:rPr>
                        <w:fldChar w:fldCharType="end"/>
                      </w:r>
                      <w:r w:rsidRPr="00B11C6E">
                        <w:t xml:space="preserve"> Peta Hasil Visualisasi DBSCAN</w:t>
                      </w:r>
                      <w:bookmarkEnd w:id="795"/>
                    </w:p>
                  </w:txbxContent>
                </v:textbox>
                <w10:wrap type="topAndBottom"/>
              </v:shape>
            </w:pict>
          </mc:Fallback>
        </mc:AlternateContent>
      </w:r>
      <w:r w:rsidRPr="00B11C6E">
        <w:rPr>
          <w:noProof/>
          <w:lang w:val="en-US"/>
        </w:rPr>
        <w:drawing>
          <wp:anchor distT="0" distB="0" distL="114300" distR="114300" simplePos="0" relativeHeight="251727872" behindDoc="1" locked="0" layoutInCell="1" allowOverlap="1" wp14:anchorId="5BEF579E" wp14:editId="4A511A4D">
            <wp:simplePos x="0" y="0"/>
            <wp:positionH relativeFrom="page">
              <wp:posOffset>1440180</wp:posOffset>
            </wp:positionH>
            <wp:positionV relativeFrom="paragraph">
              <wp:posOffset>2540</wp:posOffset>
            </wp:positionV>
            <wp:extent cx="5041900" cy="2386330"/>
            <wp:effectExtent l="0" t="0" r="6350" b="0"/>
            <wp:wrapTopAndBottom/>
            <wp:docPr id="58" name="Picture 58" descr="A map of the world with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2386330"/>
                    </a:xfrm>
                    <a:prstGeom prst="rect">
                      <a:avLst/>
                    </a:prstGeom>
                  </pic:spPr>
                </pic:pic>
              </a:graphicData>
            </a:graphic>
          </wp:anchor>
        </w:drawing>
      </w:r>
    </w:p>
    <w:p w14:paraId="2FB6704F" w14:textId="5C75EEEC" w:rsidR="00DE0BD5" w:rsidRPr="00DE0BD5" w:rsidRDefault="00B11C6E" w:rsidP="00373804">
      <w:pPr>
        <w:spacing w:line="360" w:lineRule="auto"/>
        <w:jc w:val="both"/>
        <w:rPr>
          <w:lang w:val="en-US"/>
        </w:rPr>
      </w:pPr>
      <w:r>
        <w:rPr>
          <w:noProof/>
        </w:rPr>
        <w:lastRenderedPageBreak/>
        <mc:AlternateContent>
          <mc:Choice Requires="wps">
            <w:drawing>
              <wp:anchor distT="0" distB="0" distL="114300" distR="114300" simplePos="0" relativeHeight="251731968" behindDoc="0" locked="0" layoutInCell="1" allowOverlap="1" wp14:anchorId="335BC4A7" wp14:editId="2E66465D">
                <wp:simplePos x="0" y="0"/>
                <wp:positionH relativeFrom="column">
                  <wp:posOffset>-7620</wp:posOffset>
                </wp:positionH>
                <wp:positionV relativeFrom="paragraph">
                  <wp:posOffset>2754630</wp:posOffset>
                </wp:positionV>
                <wp:extent cx="50419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DEF4083" w14:textId="1D64BD62" w:rsidR="00506AA9" w:rsidRPr="00B11C6E" w:rsidRDefault="00506AA9" w:rsidP="00B11C6E">
                            <w:pPr>
                              <w:jc w:val="center"/>
                            </w:pPr>
                            <w:bookmarkStart w:id="796" w:name="_Toc140053827"/>
                            <w:r>
                              <w:t xml:space="preserve">Gambar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r>
                              <w:rPr>
                                <w:lang w:val="en-US"/>
                              </w:rPr>
                              <w:t xml:space="preserve"> Peta Hasil Visualisasi OPTICS</w:t>
                            </w:r>
                            <w:bookmarkEnd w:id="7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BC4A7" id="Text Box 61" o:spid="_x0000_s1051" type="#_x0000_t202" style="position:absolute;left:0;text-align:left;margin-left:-.6pt;margin-top:216.9pt;width:39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" stroked="f">
                <v:textbox style="mso-fit-shape-to-text:t" inset="0,0,0,0">
                  <w:txbxContent>
                    <w:p w14:paraId="4DEF4083" w14:textId="1D64BD62" w:rsidR="00506AA9" w:rsidRPr="00B11C6E" w:rsidRDefault="00506AA9" w:rsidP="00B11C6E">
                      <w:pPr>
                        <w:jc w:val="center"/>
                      </w:pPr>
                      <w:bookmarkStart w:id="797" w:name="_Toc140053827"/>
                      <w:r>
                        <w:t xml:space="preserve">Gambar </w:t>
                      </w:r>
                      <w:r>
                        <w:fldChar w:fldCharType="begin"/>
                      </w:r>
                      <w:r>
                        <w:instrText xml:space="preserve"> STYLEREF 1 \s </w:instrText>
                      </w:r>
                      <w:r>
                        <w:fldChar w:fldCharType="separate"/>
                      </w:r>
                      <w:r>
                        <w:rPr>
                          <w:noProof/>
                        </w:rPr>
                        <w:t>0</w:t>
                      </w:r>
                      <w:r>
                        <w:rPr>
                          <w:noProof/>
                        </w:rPr>
                        <w:fldChar w:fldCharType="end"/>
                      </w:r>
                      <w:r>
                        <w:t>.</w:t>
                      </w:r>
                      <w:r>
                        <w:fldChar w:fldCharType="begin"/>
                      </w:r>
                      <w:r>
                        <w:instrText xml:space="preserve"> SEQ Gambar \* ARABIC \s 1 </w:instrText>
                      </w:r>
                      <w:r>
                        <w:fldChar w:fldCharType="separate"/>
                      </w:r>
                      <w:r>
                        <w:rPr>
                          <w:noProof/>
                        </w:rPr>
                        <w:t>6</w:t>
                      </w:r>
                      <w:r>
                        <w:rPr>
                          <w:noProof/>
                        </w:rPr>
                        <w:fldChar w:fldCharType="end"/>
                      </w:r>
                      <w:r>
                        <w:rPr>
                          <w:lang w:val="en-US"/>
                        </w:rPr>
                        <w:t xml:space="preserve"> Peta Hasil Visualisasi OPTICS</w:t>
                      </w:r>
                      <w:bookmarkEnd w:id="797"/>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261882D9" wp14:editId="11B44B2A">
            <wp:simplePos x="0" y="0"/>
            <wp:positionH relativeFrom="page">
              <wp:posOffset>1432560</wp:posOffset>
            </wp:positionH>
            <wp:positionV relativeFrom="page">
              <wp:posOffset>1752600</wp:posOffset>
            </wp:positionV>
            <wp:extent cx="5041900" cy="2357120"/>
            <wp:effectExtent l="0" t="0" r="6350" b="5080"/>
            <wp:wrapTopAndBottom/>
            <wp:docPr id="60" name="Picture 60"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map, text&#10;&#10;Description automatically generated"/>
                    <pic:cNvPicPr>
                      <a:picLocks noChangeAspect="1"/>
                    </pic:cNvPicPr>
                  </pic:nvPicPr>
                  <pic:blipFill>
                    <a:blip r:embed="rId33"/>
                    <a:stretch>
                      <a:fillRect/>
                    </a:stretch>
                  </pic:blipFill>
                  <pic:spPr>
                    <a:xfrm>
                      <a:off x="0" y="0"/>
                      <a:ext cx="5041900" cy="2357120"/>
                    </a:xfrm>
                    <a:prstGeom prst="rect">
                      <a:avLst/>
                    </a:prstGeom>
                  </pic:spPr>
                </pic:pic>
              </a:graphicData>
            </a:graphic>
          </wp:anchor>
        </w:drawing>
      </w:r>
    </w:p>
    <w:p w14:paraId="5BAF0133" w14:textId="3B0F404D" w:rsidR="00DB08B4" w:rsidRPr="00DB08B4" w:rsidRDefault="00A86A9E" w:rsidP="00CE21FB">
      <w:pPr>
        <w:pStyle w:val="Heading2"/>
        <w:rPr>
          <w:lang w:val="en-US"/>
        </w:rPr>
      </w:pPr>
      <w:bookmarkStart w:id="798" w:name="_Toc139379690"/>
      <w:r>
        <w:rPr>
          <w:lang w:val="en-US"/>
        </w:rPr>
        <w:t>Perancangan</w:t>
      </w:r>
      <w:r w:rsidR="00CE21FB">
        <w:rPr>
          <w:lang w:val="en-US"/>
        </w:rPr>
        <w:t xml:space="preserve"> dan Implementasi</w:t>
      </w:r>
      <w:r>
        <w:rPr>
          <w:lang w:val="en-US"/>
        </w:rPr>
        <w:t xml:space="preserve"> Sistem</w:t>
      </w:r>
      <w:bookmarkEnd w:id="798"/>
      <w:r w:rsidR="00DB08B4">
        <w:rPr>
          <w:lang w:val="en-US"/>
        </w:rPr>
        <w:t xml:space="preserve"> </w:t>
      </w:r>
    </w:p>
    <w:p w14:paraId="56395066" w14:textId="0E5F9054" w:rsidR="005329A6" w:rsidRDefault="005329A6" w:rsidP="002F331A">
      <w:pPr>
        <w:pStyle w:val="Heading2"/>
        <w:spacing w:line="360" w:lineRule="auto"/>
        <w:rPr>
          <w:lang w:val="en-US"/>
        </w:rPr>
      </w:pPr>
      <w:bookmarkStart w:id="799" w:name="_Toc139379691"/>
      <w:r>
        <w:rPr>
          <w:lang w:val="en-US"/>
        </w:rPr>
        <w:t>Evaluasi Hasil Analisis</w:t>
      </w:r>
      <w:bookmarkEnd w:id="799"/>
    </w:p>
    <w:p w14:paraId="31F174FD" w14:textId="2F174B94" w:rsidR="002F331A" w:rsidRDefault="002F331A" w:rsidP="00104D53">
      <w:pPr>
        <w:spacing w:line="360" w:lineRule="auto"/>
        <w:ind w:firstLine="576"/>
        <w:jc w:val="both"/>
        <w:rPr>
          <w:lang w:val="en-US"/>
        </w:rPr>
      </w:pPr>
      <w:r>
        <w:rPr>
          <w:lang w:val="en-US"/>
        </w:rPr>
        <w:t xml:space="preserve">Tahap </w:t>
      </w:r>
      <w:proofErr w:type="spellStart"/>
      <w:r>
        <w:rPr>
          <w:lang w:val="en-US"/>
        </w:rPr>
        <w:t>klasterisasi</w:t>
      </w:r>
      <w:proofErr w:type="spellEnd"/>
      <w:r>
        <w:rPr>
          <w:lang w:val="en-US"/>
        </w:rPr>
        <w:t xml:space="preserve"> dengan DBSCAN dan OPTICS memperoleh </w:t>
      </w:r>
      <w:proofErr w:type="spellStart"/>
      <w:r>
        <w:rPr>
          <w:lang w:val="en-US"/>
        </w:rPr>
        <w:t>klaster</w:t>
      </w:r>
      <w:proofErr w:type="spellEnd"/>
      <w:r>
        <w:rPr>
          <w:lang w:val="en-US"/>
        </w:rPr>
        <w:t xml:space="preserve"> dengan jumlah </w:t>
      </w:r>
      <w:r>
        <w:rPr>
          <w:i/>
          <w:iCs/>
          <w:lang w:val="en-US"/>
        </w:rPr>
        <w:t xml:space="preserve">term </w:t>
      </w:r>
      <w:r>
        <w:rPr>
          <w:lang w:val="en-US"/>
        </w:rPr>
        <w:t xml:space="preserve">sebesar 15, nilai </w:t>
      </w:r>
      <w:r w:rsidRPr="002F331A">
        <w:rPr>
          <w:i/>
          <w:iCs/>
          <w:lang w:val="en-US"/>
        </w:rPr>
        <w:t>epsilon</w:t>
      </w:r>
      <w:r>
        <w:rPr>
          <w:lang w:val="en-US"/>
        </w:rPr>
        <w:t xml:space="preserve"> sebesar </w:t>
      </w:r>
      <w:r w:rsidR="00A74CC8">
        <w:rPr>
          <w:lang w:val="en-US"/>
        </w:rPr>
        <w:t>0,</w:t>
      </w:r>
      <w:r w:rsidR="007B203F">
        <w:rPr>
          <w:lang w:val="en-US"/>
        </w:rPr>
        <w:t>1</w:t>
      </w:r>
      <w:r w:rsidR="00A74CC8">
        <w:rPr>
          <w:lang w:val="en-US"/>
        </w:rPr>
        <w:t xml:space="preserve"> </w:t>
      </w:r>
      <w:r>
        <w:rPr>
          <w:lang w:val="en-US"/>
        </w:rPr>
        <w:t xml:space="preserve">dan </w:t>
      </w:r>
      <w:proofErr w:type="spellStart"/>
      <w:r w:rsidRPr="002F331A">
        <w:rPr>
          <w:i/>
          <w:iCs/>
          <w:lang w:val="en-US"/>
        </w:rPr>
        <w:t>MinPts</w:t>
      </w:r>
      <w:proofErr w:type="spellEnd"/>
      <w:r>
        <w:rPr>
          <w:lang w:val="en-US"/>
        </w:rPr>
        <w:t xml:space="preserve"> sebesar</w:t>
      </w:r>
      <w:r w:rsidR="00A74CC8">
        <w:rPr>
          <w:lang w:val="en-US"/>
        </w:rPr>
        <w:t xml:space="preserve"> 20</w:t>
      </w:r>
      <w:r>
        <w:rPr>
          <w:lang w:val="en-US"/>
        </w:rPr>
        <w:t xml:space="preserve"> sehingga menghasilkan</w:t>
      </w:r>
      <w:r w:rsidR="00A74CC8">
        <w:rPr>
          <w:lang w:val="en-US"/>
        </w:rPr>
        <w:t xml:space="preserve"> </w:t>
      </w:r>
      <w:r>
        <w:rPr>
          <w:lang w:val="en-US"/>
        </w:rPr>
        <w:t xml:space="preserve">nilai </w:t>
      </w:r>
      <w:r w:rsidRPr="002F331A">
        <w:rPr>
          <w:lang w:val="en-US"/>
        </w:rPr>
        <w:t>koefisien</w:t>
      </w:r>
      <w:r w:rsidRPr="002F331A">
        <w:rPr>
          <w:i/>
          <w:iCs/>
          <w:lang w:val="en-US"/>
        </w:rPr>
        <w:t xml:space="preserve"> silhouette</w:t>
      </w:r>
      <w:r>
        <w:rPr>
          <w:lang w:val="en-US"/>
        </w:rPr>
        <w:t xml:space="preserve"> sebesar </w:t>
      </w:r>
      <w:r w:rsidR="00104D53">
        <w:rPr>
          <w:lang w:val="en-US"/>
        </w:rPr>
        <w:t>0,</w:t>
      </w:r>
      <w:r w:rsidR="007B203F">
        <w:rPr>
          <w:lang w:val="en-US"/>
        </w:rPr>
        <w:t>889</w:t>
      </w:r>
      <w:r w:rsidR="00104D53">
        <w:rPr>
          <w:lang w:val="en-US"/>
        </w:rPr>
        <w:t xml:space="preserve"> untuk DBSCAN, dan 0,943 untuk OPTICS</w:t>
      </w:r>
      <w:r>
        <w:rPr>
          <w:lang w:val="en-US"/>
        </w:rPr>
        <w:t>. Hasil</w:t>
      </w:r>
      <w:r w:rsidR="00104D53">
        <w:rPr>
          <w:lang w:val="en-US"/>
        </w:rPr>
        <w:t xml:space="preserve"> </w:t>
      </w:r>
      <w:r w:rsidR="00104D53">
        <w:rPr>
          <w:i/>
          <w:iCs/>
          <w:lang w:val="en-US"/>
        </w:rPr>
        <w:t>plot</w:t>
      </w:r>
      <w:r>
        <w:rPr>
          <w:lang w:val="en-US"/>
        </w:rPr>
        <w:t xml:space="preserve"> </w:t>
      </w:r>
      <w:proofErr w:type="spellStart"/>
      <w:r>
        <w:rPr>
          <w:lang w:val="en-US"/>
        </w:rPr>
        <w:t>klasterisasi</w:t>
      </w:r>
      <w:proofErr w:type="spellEnd"/>
      <w:r>
        <w:rPr>
          <w:lang w:val="en-US"/>
        </w:rPr>
        <w:t xml:space="preserve"> dapat dilihat pada tabel xx.</w:t>
      </w:r>
    </w:p>
    <w:p w14:paraId="554506F2" w14:textId="54284A1B" w:rsidR="002F331A" w:rsidRDefault="002F331A" w:rsidP="002F331A">
      <w:pPr>
        <w:spacing w:line="360" w:lineRule="auto"/>
        <w:ind w:firstLine="576"/>
        <w:jc w:val="both"/>
        <w:rPr>
          <w:lang w:val="en-US"/>
        </w:rPr>
      </w:pPr>
    </w:p>
    <w:p w14:paraId="28AFBFA2" w14:textId="4C449D0D" w:rsidR="002F331A" w:rsidRDefault="002F331A" w:rsidP="002F331A">
      <w:pPr>
        <w:spacing w:line="360" w:lineRule="auto"/>
        <w:ind w:firstLine="576"/>
        <w:jc w:val="both"/>
        <w:rPr>
          <w:lang w:val="en-US"/>
        </w:rPr>
      </w:pPr>
      <w:proofErr w:type="spellStart"/>
      <w:r>
        <w:rPr>
          <w:lang w:val="en-US"/>
        </w:rPr>
        <w:t>Geovisualisasi</w:t>
      </w:r>
      <w:proofErr w:type="spellEnd"/>
      <w:r>
        <w:rPr>
          <w:lang w:val="en-US"/>
        </w:rPr>
        <w:t xml:space="preserve"> dari hasil </w:t>
      </w:r>
      <w:proofErr w:type="spellStart"/>
      <w:r>
        <w:rPr>
          <w:lang w:val="en-US"/>
        </w:rPr>
        <w:t>klasterisasi</w:t>
      </w:r>
      <w:proofErr w:type="spellEnd"/>
      <w:r>
        <w:rPr>
          <w:lang w:val="en-US"/>
        </w:rPr>
        <w:t xml:space="preserve"> terkait penyebaran penyakit menular langsung (studi kasus covid-19) menyebar hampir seluruh wilayah di Indonesia. </w:t>
      </w:r>
      <w:proofErr w:type="spellStart"/>
      <w:r>
        <w:rPr>
          <w:lang w:val="en-US"/>
        </w:rPr>
        <w:t>Klaster</w:t>
      </w:r>
      <w:proofErr w:type="spellEnd"/>
      <w:r>
        <w:rPr>
          <w:lang w:val="en-US"/>
        </w:rPr>
        <w:t xml:space="preserve"> xx memiliki jumlah dokumen terbanyak.  Pulau Sumatera, Kalimantan dan Sulawesi didominasi oleh </w:t>
      </w:r>
      <w:proofErr w:type="spellStart"/>
      <w:r>
        <w:rPr>
          <w:lang w:val="en-US"/>
        </w:rPr>
        <w:t>klaster</w:t>
      </w:r>
      <w:proofErr w:type="spellEnd"/>
      <w:r>
        <w:rPr>
          <w:lang w:val="en-US"/>
        </w:rPr>
        <w:t xml:space="preserve"> xx, sedangkan Pulau Jawa, dan lainnya didominasi oleh </w:t>
      </w:r>
      <w:proofErr w:type="spellStart"/>
      <w:r>
        <w:rPr>
          <w:lang w:val="en-US"/>
        </w:rPr>
        <w:t>klaster</w:t>
      </w:r>
      <w:proofErr w:type="spellEnd"/>
      <w:r>
        <w:rPr>
          <w:lang w:val="en-US"/>
        </w:rPr>
        <w:t xml:space="preserve"> xx. Persebaran </w:t>
      </w:r>
      <w:proofErr w:type="spellStart"/>
      <w:r>
        <w:rPr>
          <w:lang w:val="en-US"/>
        </w:rPr>
        <w:t>klaster</w:t>
      </w:r>
      <w:proofErr w:type="spellEnd"/>
      <w:r>
        <w:rPr>
          <w:lang w:val="en-US"/>
        </w:rPr>
        <w:t xml:space="preserve"> dapat dilihat pada Gambar xx dan Gambar xx.</w:t>
      </w:r>
    </w:p>
    <w:p w14:paraId="5A5B05AC" w14:textId="70F58E2C" w:rsidR="00236FE1" w:rsidRDefault="00236FE1" w:rsidP="002F331A">
      <w:pPr>
        <w:spacing w:line="360" w:lineRule="auto"/>
        <w:ind w:firstLine="576"/>
        <w:jc w:val="both"/>
        <w:rPr>
          <w:lang w:val="en-US"/>
        </w:rPr>
      </w:pPr>
    </w:p>
    <w:p w14:paraId="7D3DDC02" w14:textId="63C7915C" w:rsidR="00236FE1" w:rsidRDefault="00236FE1" w:rsidP="00236FE1">
      <w:pPr>
        <w:spacing w:line="360" w:lineRule="auto"/>
        <w:ind w:firstLine="576"/>
        <w:jc w:val="both"/>
        <w:rPr>
          <w:lang w:val="en-US"/>
        </w:rPr>
      </w:pPr>
      <w:r>
        <w:rPr>
          <w:lang w:val="en-US"/>
        </w:rPr>
        <w:t xml:space="preserve">Pola jumlah kasus </w:t>
      </w:r>
      <w:r w:rsidR="009B06BD">
        <w:rPr>
          <w:lang w:val="en-US"/>
        </w:rPr>
        <w:t>C</w:t>
      </w:r>
      <w:r>
        <w:rPr>
          <w:lang w:val="en-US"/>
        </w:rPr>
        <w:t xml:space="preserve">ovid-19 per provinsi yang diperoleh dari Kementerian Kesehatan Republik Indonesia (2022) pada Profil Kesehatan Indonesia 2022 seperti pada Gambar xx. Lima peringkat provinsi terbanyak masih didominasi oleh </w:t>
      </w:r>
      <w:r>
        <w:rPr>
          <w:lang w:val="en-US"/>
        </w:rPr>
        <w:lastRenderedPageBreak/>
        <w:t xml:space="preserve">provinsi yang terletak di Pulau xx. Provinsi xx berada pada peringkat 1 dengan jumlah kasus sebanyak xx. Sedangkan 5 provinsi dengan jumlah kasus terendah adalah Provinsi xx </w:t>
      </w:r>
      <w:proofErr w:type="spellStart"/>
      <w:r>
        <w:rPr>
          <w:lang w:val="en-US"/>
        </w:rPr>
        <w:t>xx</w:t>
      </w:r>
      <w:proofErr w:type="spellEnd"/>
      <w:r>
        <w:rPr>
          <w:lang w:val="en-US"/>
        </w:rPr>
        <w:t xml:space="preserve"> </w:t>
      </w:r>
      <w:proofErr w:type="spellStart"/>
      <w:r>
        <w:rPr>
          <w:lang w:val="en-US"/>
        </w:rPr>
        <w:t>xx</w:t>
      </w:r>
      <w:proofErr w:type="spellEnd"/>
      <w:r>
        <w:rPr>
          <w:lang w:val="en-US"/>
        </w:rPr>
        <w:t xml:space="preserve"> sebanyak xx kasus. </w:t>
      </w:r>
    </w:p>
    <w:p w14:paraId="7A207460" w14:textId="4A1D6DAD" w:rsidR="004E63D6" w:rsidRDefault="004E63D6" w:rsidP="00236FE1">
      <w:pPr>
        <w:spacing w:line="360" w:lineRule="auto"/>
        <w:ind w:firstLine="576"/>
        <w:jc w:val="both"/>
        <w:rPr>
          <w:lang w:val="en-US"/>
        </w:rPr>
      </w:pPr>
    </w:p>
    <w:p w14:paraId="1028C6B7" w14:textId="745619AB" w:rsidR="004E63D6" w:rsidRDefault="004E63D6" w:rsidP="004E63D6">
      <w:pPr>
        <w:pStyle w:val="ListParagraph"/>
        <w:numPr>
          <w:ilvl w:val="0"/>
          <w:numId w:val="41"/>
        </w:numPr>
        <w:spacing w:line="360" w:lineRule="auto"/>
        <w:jc w:val="both"/>
        <w:rPr>
          <w:lang w:val="en-US"/>
        </w:rPr>
      </w:pPr>
      <w:r>
        <w:rPr>
          <w:lang w:val="en-US"/>
        </w:rPr>
        <w:t xml:space="preserve">Bandingkan dengan data </w:t>
      </w:r>
      <w:proofErr w:type="spellStart"/>
      <w:r>
        <w:rPr>
          <w:lang w:val="en-US"/>
        </w:rPr>
        <w:t>kemenkes</w:t>
      </w:r>
      <w:proofErr w:type="spellEnd"/>
    </w:p>
    <w:p w14:paraId="26239F85" w14:textId="30B1942C" w:rsidR="00755880" w:rsidRDefault="00755880" w:rsidP="004E63D6">
      <w:pPr>
        <w:pStyle w:val="ListParagraph"/>
        <w:numPr>
          <w:ilvl w:val="0"/>
          <w:numId w:val="41"/>
        </w:numPr>
        <w:spacing w:line="360" w:lineRule="auto"/>
        <w:jc w:val="both"/>
        <w:rPr>
          <w:lang w:val="en-US"/>
        </w:rPr>
      </w:pPr>
      <w:r>
        <w:rPr>
          <w:lang w:val="en-US"/>
        </w:rPr>
        <w:t xml:space="preserve">Hasil analisis data tweet, pada rentang waktu penelitian dihitung </w:t>
      </w:r>
      <w:proofErr w:type="spellStart"/>
      <w:r>
        <w:rPr>
          <w:lang w:val="en-US"/>
        </w:rPr>
        <w:t>perbulannya</w:t>
      </w:r>
      <w:proofErr w:type="spellEnd"/>
      <w:r>
        <w:rPr>
          <w:lang w:val="en-US"/>
        </w:rPr>
        <w:t xml:space="preserve"> ada berapa tweet</w:t>
      </w:r>
    </w:p>
    <w:p w14:paraId="7F6E8F59" w14:textId="5742FF46" w:rsidR="00FE343E" w:rsidRPr="00FE343E" w:rsidRDefault="004E63D6" w:rsidP="00FE343E">
      <w:pPr>
        <w:pStyle w:val="ListParagraph"/>
        <w:numPr>
          <w:ilvl w:val="0"/>
          <w:numId w:val="41"/>
        </w:numPr>
        <w:spacing w:line="360" w:lineRule="auto"/>
        <w:jc w:val="both"/>
        <w:rPr>
          <w:lang w:val="en-US"/>
        </w:rPr>
      </w:pPr>
      <w:r w:rsidRPr="00FE343E">
        <w:rPr>
          <w:lang w:val="en-US"/>
        </w:rPr>
        <w:t>Mulai dashboard flas</w:t>
      </w:r>
      <w:r w:rsidR="00FE343E">
        <w:rPr>
          <w:lang w:val="en-US"/>
        </w:rPr>
        <w:t>k</w:t>
      </w:r>
    </w:p>
    <w:p w14:paraId="22F11E6E" w14:textId="730CE4F4" w:rsidR="005329A6" w:rsidRDefault="005329A6">
      <w:pPr>
        <w:rPr>
          <w:b/>
          <w:sz w:val="28"/>
          <w:szCs w:val="32"/>
          <w:lang w:val="en-US"/>
        </w:rPr>
      </w:pPr>
      <w:r>
        <w:rPr>
          <w:lang w:val="en-US"/>
        </w:rPr>
        <w:br w:type="page"/>
      </w:r>
    </w:p>
    <w:p w14:paraId="235B8BB2" w14:textId="77777777" w:rsidR="005329A6" w:rsidRDefault="005329A6" w:rsidP="005329A6">
      <w:pPr>
        <w:pStyle w:val="Heading1"/>
        <w:rPr>
          <w:lang w:val="en-US"/>
        </w:rPr>
      </w:pPr>
      <w:bookmarkStart w:id="800" w:name="_Toc139379692"/>
      <w:bookmarkEnd w:id="800"/>
    </w:p>
    <w:p w14:paraId="5853A3C4" w14:textId="77777777" w:rsidR="005329A6" w:rsidRDefault="005329A6" w:rsidP="005329A6">
      <w:pPr>
        <w:jc w:val="center"/>
        <w:rPr>
          <w:b/>
          <w:bCs/>
          <w:lang w:val="en-US"/>
        </w:rPr>
      </w:pPr>
      <w:r w:rsidRPr="005329A6">
        <w:rPr>
          <w:b/>
          <w:bCs/>
          <w:lang w:val="en-US"/>
        </w:rPr>
        <w:t>KESIMPULAN DAN SARAN</w:t>
      </w:r>
    </w:p>
    <w:p w14:paraId="75B96ECC" w14:textId="67F728AA" w:rsidR="005329A6" w:rsidRDefault="005329A6" w:rsidP="005329A6">
      <w:pPr>
        <w:pStyle w:val="Heading2"/>
        <w:rPr>
          <w:lang w:val="en-US"/>
        </w:rPr>
      </w:pPr>
      <w:bookmarkStart w:id="801" w:name="_Toc139379693"/>
      <w:r>
        <w:rPr>
          <w:lang w:val="en-US"/>
        </w:rPr>
        <w:t>Kesimpulan</w:t>
      </w:r>
      <w:bookmarkEnd w:id="801"/>
    </w:p>
    <w:p w14:paraId="0FDFE591" w14:textId="7F462DE4" w:rsidR="0094310F" w:rsidRDefault="0094310F" w:rsidP="0094310F">
      <w:pPr>
        <w:ind w:firstLine="576"/>
        <w:jc w:val="both"/>
        <w:rPr>
          <w:lang w:val="en-US"/>
        </w:rPr>
      </w:pPr>
      <w:r>
        <w:rPr>
          <w:lang w:val="en-US"/>
        </w:rPr>
        <w:t>Dari penelitian yang telah dilakukan dapat diambil beberapa kesimpulan sebagai berikut:</w:t>
      </w:r>
    </w:p>
    <w:p w14:paraId="28955840" w14:textId="39071232" w:rsidR="0094310F" w:rsidRDefault="0094310F" w:rsidP="0094310F">
      <w:pPr>
        <w:pStyle w:val="ListParagraph"/>
        <w:numPr>
          <w:ilvl w:val="0"/>
          <w:numId w:val="38"/>
        </w:numPr>
        <w:jc w:val="both"/>
        <w:rPr>
          <w:lang w:val="en-US"/>
        </w:rPr>
      </w:pPr>
      <w:r>
        <w:rPr>
          <w:lang w:val="en-US"/>
        </w:rPr>
        <w:t xml:space="preserve">Hasil penerapan </w:t>
      </w:r>
      <w:proofErr w:type="spellStart"/>
      <w:r>
        <w:rPr>
          <w:lang w:val="en-US"/>
        </w:rPr>
        <w:t>klasterisasi</w:t>
      </w:r>
      <w:proofErr w:type="spellEnd"/>
      <w:r>
        <w:rPr>
          <w:lang w:val="en-US"/>
        </w:rPr>
        <w:t xml:space="preserve"> dengan </w:t>
      </w:r>
      <w:proofErr w:type="spellStart"/>
      <w:r>
        <w:rPr>
          <w:lang w:val="en-US"/>
        </w:rPr>
        <w:t>algoritma</w:t>
      </w:r>
      <w:proofErr w:type="spellEnd"/>
      <w:r>
        <w:rPr>
          <w:lang w:val="en-US"/>
        </w:rPr>
        <w:t xml:space="preserve"> DBSCAN dan OPTICS pada </w:t>
      </w:r>
      <w:r>
        <w:rPr>
          <w:i/>
          <w:iCs/>
          <w:lang w:val="en-US"/>
        </w:rPr>
        <w:t>tweet</w:t>
      </w:r>
      <w:r>
        <w:rPr>
          <w:lang w:val="en-US"/>
        </w:rPr>
        <w:t xml:space="preserve"> terkait penyebaran penyakit menular langsung (studi kasus Covid-19) </w:t>
      </w:r>
      <w:r w:rsidR="00E5000A">
        <w:rPr>
          <w:lang w:val="en-US"/>
        </w:rPr>
        <w:t xml:space="preserve">diperoleh </w:t>
      </w:r>
      <w:r w:rsidR="00FE5853">
        <w:rPr>
          <w:lang w:val="en-US"/>
        </w:rPr>
        <w:t xml:space="preserve">jumlah </w:t>
      </w:r>
      <w:proofErr w:type="spellStart"/>
      <w:r w:rsidR="00FE5853">
        <w:rPr>
          <w:lang w:val="en-US"/>
        </w:rPr>
        <w:t>klaster</w:t>
      </w:r>
      <w:proofErr w:type="spellEnd"/>
      <w:r w:rsidR="00FE5853">
        <w:rPr>
          <w:lang w:val="en-US"/>
        </w:rPr>
        <w:t xml:space="preserve"> sebanyak 4 dengan koefisien </w:t>
      </w:r>
      <w:r w:rsidR="00FE5853" w:rsidRPr="00FE5853">
        <w:rPr>
          <w:i/>
          <w:iCs/>
          <w:lang w:val="en-US"/>
        </w:rPr>
        <w:t>silhouette</w:t>
      </w:r>
      <w:r w:rsidR="00FE5853">
        <w:rPr>
          <w:i/>
          <w:iCs/>
          <w:lang w:val="en-US"/>
        </w:rPr>
        <w:t xml:space="preserve"> </w:t>
      </w:r>
      <w:r w:rsidR="00FE5853" w:rsidRPr="00FE5853">
        <w:rPr>
          <w:lang w:val="en-US"/>
        </w:rPr>
        <w:t>0,503</w:t>
      </w:r>
      <w:r w:rsidR="00FE5853">
        <w:rPr>
          <w:lang w:val="en-US"/>
        </w:rPr>
        <w:t xml:space="preserve"> untuk DBSCAN </w:t>
      </w:r>
      <w:r w:rsidR="00FE5853">
        <w:rPr>
          <w:i/>
          <w:iCs/>
          <w:lang w:val="en-US"/>
        </w:rPr>
        <w:t>clustering</w:t>
      </w:r>
      <w:r w:rsidR="00FE5853">
        <w:rPr>
          <w:lang w:val="en-US"/>
        </w:rPr>
        <w:t xml:space="preserve"> dan jumlah </w:t>
      </w:r>
      <w:proofErr w:type="spellStart"/>
      <w:r w:rsidR="00FE5853">
        <w:rPr>
          <w:lang w:val="en-US"/>
        </w:rPr>
        <w:t>klaster</w:t>
      </w:r>
      <w:proofErr w:type="spellEnd"/>
      <w:r w:rsidR="00FE5853">
        <w:rPr>
          <w:lang w:val="en-US"/>
        </w:rPr>
        <w:t xml:space="preserve"> sebanyak 26 dengan koefisien </w:t>
      </w:r>
      <w:r w:rsidR="00FE5853" w:rsidRPr="00FE5853">
        <w:rPr>
          <w:i/>
          <w:iCs/>
          <w:lang w:val="en-US"/>
        </w:rPr>
        <w:t>silhouette</w:t>
      </w:r>
      <w:r w:rsidR="00FE5853">
        <w:rPr>
          <w:i/>
          <w:iCs/>
          <w:lang w:val="en-US"/>
        </w:rPr>
        <w:t xml:space="preserve"> </w:t>
      </w:r>
      <w:r w:rsidR="00FE5853" w:rsidRPr="00FE5853">
        <w:rPr>
          <w:lang w:val="en-US"/>
        </w:rPr>
        <w:t>0,943</w:t>
      </w:r>
      <w:r w:rsidR="00FE5853">
        <w:rPr>
          <w:lang w:val="en-US"/>
        </w:rPr>
        <w:t xml:space="preserve"> untuk </w:t>
      </w:r>
      <w:proofErr w:type="spellStart"/>
      <w:r w:rsidR="00FE5853">
        <w:rPr>
          <w:lang w:val="en-US"/>
        </w:rPr>
        <w:t>algoritma</w:t>
      </w:r>
      <w:proofErr w:type="spellEnd"/>
      <w:r w:rsidR="00FE5853">
        <w:rPr>
          <w:lang w:val="en-US"/>
        </w:rPr>
        <w:t xml:space="preserve"> OPTICS </w:t>
      </w:r>
      <w:r w:rsidR="00FE5853">
        <w:rPr>
          <w:i/>
          <w:iCs/>
          <w:lang w:val="en-US"/>
        </w:rPr>
        <w:t>clustering</w:t>
      </w:r>
      <w:r w:rsidR="00FE5853">
        <w:rPr>
          <w:lang w:val="en-US"/>
        </w:rPr>
        <w:t>.</w:t>
      </w:r>
    </w:p>
    <w:p w14:paraId="27D05858" w14:textId="1B6C0FF5" w:rsidR="00E5000A" w:rsidRDefault="00E5000A" w:rsidP="0094310F">
      <w:pPr>
        <w:pStyle w:val="ListParagraph"/>
        <w:numPr>
          <w:ilvl w:val="0"/>
          <w:numId w:val="38"/>
        </w:numPr>
        <w:jc w:val="both"/>
        <w:rPr>
          <w:lang w:val="en-US"/>
        </w:rPr>
      </w:pPr>
      <w:proofErr w:type="spellStart"/>
      <w:r>
        <w:rPr>
          <w:lang w:val="en-US"/>
        </w:rPr>
        <w:t>Geovisualisasi</w:t>
      </w:r>
      <w:proofErr w:type="spellEnd"/>
      <w:r>
        <w:rPr>
          <w:lang w:val="en-US"/>
        </w:rPr>
        <w:t xml:space="preserve"> berhasil diterapkan pada data </w:t>
      </w:r>
      <w:r>
        <w:rPr>
          <w:i/>
          <w:iCs/>
          <w:lang w:val="en-US"/>
        </w:rPr>
        <w:t>tweet</w:t>
      </w:r>
      <w:r>
        <w:rPr>
          <w:lang w:val="en-US"/>
        </w:rPr>
        <w:t xml:space="preserve"> hasil </w:t>
      </w:r>
      <w:proofErr w:type="spellStart"/>
      <w:r>
        <w:rPr>
          <w:lang w:val="en-US"/>
        </w:rPr>
        <w:t>klasterisasi</w:t>
      </w:r>
      <w:proofErr w:type="spellEnd"/>
      <w:r>
        <w:rPr>
          <w:lang w:val="en-US"/>
        </w:rPr>
        <w:t xml:space="preserve"> dengan algoritme </w:t>
      </w:r>
      <w:r w:rsidR="001C6AD6">
        <w:rPr>
          <w:lang w:val="en-US"/>
        </w:rPr>
        <w:t>DBSCAN</w:t>
      </w:r>
      <w:r>
        <w:rPr>
          <w:lang w:val="en-US"/>
        </w:rPr>
        <w:t>.</w:t>
      </w:r>
      <w:r w:rsidR="00DF4E7C">
        <w:rPr>
          <w:lang w:val="en-US"/>
        </w:rPr>
        <w:t xml:space="preserve"> </w:t>
      </w:r>
      <w:proofErr w:type="spellStart"/>
      <w:r w:rsidR="00DF4E7C">
        <w:rPr>
          <w:lang w:val="en-US"/>
        </w:rPr>
        <w:t>Algoritma</w:t>
      </w:r>
      <w:proofErr w:type="spellEnd"/>
      <w:r w:rsidR="00DF4E7C">
        <w:rPr>
          <w:lang w:val="en-US"/>
        </w:rPr>
        <w:t xml:space="preserve"> ini dipilih karena memiliki hasil </w:t>
      </w:r>
      <w:r w:rsidR="00DF4E7C">
        <w:rPr>
          <w:i/>
          <w:iCs/>
          <w:lang w:val="en-US"/>
        </w:rPr>
        <w:t>clustering</w:t>
      </w:r>
      <w:r w:rsidR="00DF4E7C">
        <w:rPr>
          <w:lang w:val="en-US"/>
        </w:rPr>
        <w:t xml:space="preserve"> dengan tingkat koefisien</w:t>
      </w:r>
      <w:r w:rsidR="001C6AD6">
        <w:rPr>
          <w:lang w:val="en-US"/>
        </w:rPr>
        <w:t xml:space="preserve"> yang lebih baik daripada </w:t>
      </w:r>
      <w:proofErr w:type="spellStart"/>
      <w:r w:rsidR="001C6AD6">
        <w:rPr>
          <w:lang w:val="en-US"/>
        </w:rPr>
        <w:t>algoritma</w:t>
      </w:r>
      <w:proofErr w:type="spellEnd"/>
      <w:r w:rsidR="001C6AD6">
        <w:rPr>
          <w:lang w:val="en-US"/>
        </w:rPr>
        <w:t xml:space="preserve"> lainnya. </w:t>
      </w:r>
      <w:proofErr w:type="spellStart"/>
      <w:r w:rsidRPr="00DF4E7C">
        <w:rPr>
          <w:strike/>
          <w:lang w:val="en-US"/>
        </w:rPr>
        <w:t>Klaster</w:t>
      </w:r>
      <w:proofErr w:type="spellEnd"/>
      <w:r w:rsidRPr="00DF4E7C">
        <w:rPr>
          <w:strike/>
          <w:lang w:val="en-US"/>
        </w:rPr>
        <w:t xml:space="preserve"> xx memiliki jumlah data tweet terbanyak dan mendominasi pulau xx. </w:t>
      </w:r>
    </w:p>
    <w:p w14:paraId="11AC8133" w14:textId="73BA0588" w:rsidR="00E5000A" w:rsidRPr="0094310F" w:rsidRDefault="00E5000A" w:rsidP="0094310F">
      <w:pPr>
        <w:pStyle w:val="ListParagraph"/>
        <w:numPr>
          <w:ilvl w:val="0"/>
          <w:numId w:val="38"/>
        </w:numPr>
        <w:jc w:val="both"/>
        <w:rPr>
          <w:lang w:val="en-US"/>
        </w:rPr>
      </w:pPr>
      <w:r>
        <w:rPr>
          <w:lang w:val="en-US"/>
        </w:rPr>
        <w:t xml:space="preserve">Xx provinsi dengan jumlah </w:t>
      </w:r>
      <w:r>
        <w:rPr>
          <w:i/>
          <w:iCs/>
          <w:lang w:val="en-US"/>
        </w:rPr>
        <w:t>tweet</w:t>
      </w:r>
      <w:r>
        <w:rPr>
          <w:lang w:val="en-US"/>
        </w:rPr>
        <w:t xml:space="preserve"> terkait Covid-19 terbanyak merupakan provinsi yang tersebar di Pulau Jawa. Sedangkan xx provinsi lain tersebar pada Pulau xx dan Pulau xx.</w:t>
      </w:r>
    </w:p>
    <w:p w14:paraId="3B37DA66" w14:textId="6CF4C6E8" w:rsidR="00E5000A" w:rsidRDefault="005329A6" w:rsidP="00E5000A">
      <w:pPr>
        <w:pStyle w:val="Heading2"/>
        <w:rPr>
          <w:lang w:val="en-US"/>
        </w:rPr>
      </w:pPr>
      <w:bookmarkStart w:id="802" w:name="_Toc139379694"/>
      <w:r>
        <w:rPr>
          <w:lang w:val="en-US"/>
        </w:rPr>
        <w:t>Saran</w:t>
      </w:r>
      <w:bookmarkEnd w:id="802"/>
    </w:p>
    <w:p w14:paraId="057F9351" w14:textId="6E263136" w:rsidR="00BE42CA" w:rsidRDefault="00BE42CA" w:rsidP="00BE42CA">
      <w:pPr>
        <w:ind w:firstLine="576"/>
        <w:jc w:val="both"/>
        <w:rPr>
          <w:lang w:val="en-US"/>
        </w:rPr>
      </w:pPr>
      <w:r>
        <w:rPr>
          <w:lang w:val="en-US"/>
        </w:rPr>
        <w:t xml:space="preserve">Demi mendapatkan model </w:t>
      </w:r>
      <w:proofErr w:type="spellStart"/>
      <w:r>
        <w:rPr>
          <w:lang w:val="en-US"/>
        </w:rPr>
        <w:t>klasterisasi</w:t>
      </w:r>
      <w:proofErr w:type="spellEnd"/>
      <w:r>
        <w:rPr>
          <w:lang w:val="en-US"/>
        </w:rPr>
        <w:t xml:space="preserve"> dan hasil evaluasi yang lebih baik, diperlukan pengembangan lebih lanjut. Saran untuk penelitian selanjutnya adalah sebagai berikut:</w:t>
      </w:r>
    </w:p>
    <w:p w14:paraId="4A3AD53C" w14:textId="4CD180FF" w:rsidR="00BE42CA" w:rsidRDefault="00BE42CA" w:rsidP="00BE42CA">
      <w:pPr>
        <w:pStyle w:val="ListParagraph"/>
        <w:numPr>
          <w:ilvl w:val="0"/>
          <w:numId w:val="39"/>
        </w:numPr>
        <w:jc w:val="both"/>
        <w:rPr>
          <w:lang w:val="en-US"/>
        </w:rPr>
      </w:pPr>
      <w:r>
        <w:rPr>
          <w:lang w:val="en-US"/>
        </w:rPr>
        <w:t xml:space="preserve">Menggunakan fungsi pencarian lain seperti </w:t>
      </w:r>
      <w:r w:rsidRPr="00BE42CA">
        <w:rPr>
          <w:i/>
          <w:iCs/>
          <w:lang w:val="en-US"/>
        </w:rPr>
        <w:t>hashtag</w:t>
      </w:r>
      <w:r>
        <w:rPr>
          <w:lang w:val="en-US"/>
        </w:rPr>
        <w:t xml:space="preserve"> atau </w:t>
      </w:r>
      <w:r w:rsidRPr="00BE42CA">
        <w:rPr>
          <w:i/>
          <w:iCs/>
          <w:lang w:val="en-US"/>
        </w:rPr>
        <w:t>mention</w:t>
      </w:r>
      <w:r>
        <w:rPr>
          <w:i/>
          <w:iCs/>
          <w:lang w:val="en-US"/>
        </w:rPr>
        <w:t xml:space="preserve"> </w:t>
      </w:r>
      <w:r>
        <w:rPr>
          <w:lang w:val="en-US"/>
        </w:rPr>
        <w:t>sehingga data yang didapatkan lebih spesifik.</w:t>
      </w:r>
    </w:p>
    <w:p w14:paraId="1C4E8996" w14:textId="3C57D50B" w:rsidR="00BE42CA" w:rsidRDefault="001E7377" w:rsidP="00BE42CA">
      <w:pPr>
        <w:pStyle w:val="ListParagraph"/>
        <w:numPr>
          <w:ilvl w:val="0"/>
          <w:numId w:val="39"/>
        </w:numPr>
        <w:jc w:val="both"/>
        <w:rPr>
          <w:lang w:val="en-US"/>
        </w:rPr>
      </w:pPr>
      <w:r>
        <w:rPr>
          <w:lang w:val="en-US"/>
        </w:rPr>
        <w:t xml:space="preserve">Pengembangan penelitian selanjutnya dapat menggunakan </w:t>
      </w:r>
      <w:r w:rsidR="0061699F">
        <w:rPr>
          <w:lang w:val="en-US"/>
        </w:rPr>
        <w:t xml:space="preserve">metode </w:t>
      </w:r>
      <w:r w:rsidR="00AE2199">
        <w:rPr>
          <w:lang w:val="en-US"/>
        </w:rPr>
        <w:t xml:space="preserve">lain </w:t>
      </w:r>
      <w:r>
        <w:rPr>
          <w:lang w:val="en-US"/>
        </w:rPr>
        <w:t xml:space="preserve">agar </w:t>
      </w:r>
      <w:r w:rsidR="00AE2199">
        <w:rPr>
          <w:lang w:val="en-US"/>
        </w:rPr>
        <w:t>menyesuaikan karakteristik data teks</w:t>
      </w:r>
      <w:r w:rsidR="00FA5650">
        <w:rPr>
          <w:lang w:val="en-US"/>
        </w:rPr>
        <w:t>.</w:t>
      </w:r>
    </w:p>
    <w:p w14:paraId="21BF2841" w14:textId="64CB25ED" w:rsidR="000A3F96" w:rsidRPr="00BE42CA" w:rsidRDefault="00BE4282" w:rsidP="00BE42CA">
      <w:pPr>
        <w:pStyle w:val="ListParagraph"/>
        <w:numPr>
          <w:ilvl w:val="0"/>
          <w:numId w:val="39"/>
        </w:numPr>
        <w:jc w:val="both"/>
        <w:rPr>
          <w:lang w:val="en-US"/>
        </w:rPr>
      </w:pPr>
      <w:r w:rsidRPr="00BE4282">
        <w:t xml:space="preserve">Analisis dalam penelitian ini dibatasi pada metode </w:t>
      </w:r>
      <w:r w:rsidRPr="00BE4282">
        <w:rPr>
          <w:i/>
          <w:iCs/>
        </w:rPr>
        <w:t>unsupervised learning</w:t>
      </w:r>
      <w:r w:rsidRPr="00BE4282">
        <w:t xml:space="preserve">. Oleh karena itu, pengembangan penelitian selanjutnya diharapkan mampu menganalisis tingkat gejala penyakit </w:t>
      </w:r>
      <w:r>
        <w:rPr>
          <w:lang w:val="en-US"/>
        </w:rPr>
        <w:t xml:space="preserve">penderita </w:t>
      </w:r>
      <w:r w:rsidRPr="00BE4282">
        <w:t xml:space="preserve">di tingkat kabupaten dan desa dengan menggunakan metode </w:t>
      </w:r>
      <w:r w:rsidRPr="00BE4282">
        <w:rPr>
          <w:i/>
          <w:iCs/>
        </w:rPr>
        <w:t>supervised learning</w:t>
      </w:r>
      <w:r w:rsidRPr="00BE4282">
        <w:t>.</w:t>
      </w:r>
    </w:p>
    <w:p w14:paraId="7EFA8CB4" w14:textId="77777777" w:rsidR="00BE42CA" w:rsidRDefault="00BE42CA" w:rsidP="00BE42CA">
      <w:pPr>
        <w:rPr>
          <w:lang w:val="en-US"/>
        </w:rPr>
      </w:pPr>
    </w:p>
    <w:p w14:paraId="73B706C1" w14:textId="6E99024F" w:rsidR="00BE42CA" w:rsidRPr="00BE42CA" w:rsidRDefault="00BE42CA" w:rsidP="00BE42CA">
      <w:pPr>
        <w:rPr>
          <w:lang w:val="en-US"/>
        </w:rPr>
        <w:sectPr w:rsidR="00BE42CA" w:rsidRPr="00BE42CA" w:rsidSect="00400B75">
          <w:pgSz w:w="11909" w:h="16834" w:code="9"/>
          <w:pgMar w:top="1701" w:right="1701" w:bottom="1701" w:left="2268" w:header="720" w:footer="720" w:gutter="0"/>
          <w:cols w:space="720"/>
          <w:titlePg/>
          <w:docGrid w:linePitch="326"/>
        </w:sectPr>
      </w:pPr>
    </w:p>
    <w:p w14:paraId="50AC99B5" w14:textId="4D80E456" w:rsidR="00D4606E" w:rsidRDefault="00D4606E" w:rsidP="00D4606E">
      <w:pPr>
        <w:spacing w:line="360" w:lineRule="auto"/>
        <w:ind w:firstLine="426"/>
        <w:jc w:val="both"/>
        <w:rPr>
          <w:rFonts w:eastAsia="Times New Roman" w:cs="Times New Roman"/>
          <w:bCs/>
          <w:szCs w:val="24"/>
          <w:lang w:val="en-US"/>
        </w:rPr>
      </w:pPr>
    </w:p>
    <w:p w14:paraId="0000001D" w14:textId="5BF55230" w:rsidR="00FC65A8" w:rsidRDefault="00B129FA" w:rsidP="006B62F1">
      <w:pPr>
        <w:pStyle w:val="Heading1"/>
        <w:numPr>
          <w:ilvl w:val="0"/>
          <w:numId w:val="0"/>
        </w:numPr>
      </w:pPr>
      <w:bookmarkStart w:id="803" w:name="_Toc139379695"/>
      <w:moveToRangeEnd w:id="731"/>
      <w:r>
        <w:t>DAFTAR PUSTAKA</w:t>
      </w:r>
      <w:bookmarkEnd w:id="803"/>
    </w:p>
    <w:p w14:paraId="0E946E70" w14:textId="530EA6A4" w:rsidR="00EC1A26" w:rsidDel="007B54F7" w:rsidRDefault="00EC1A26" w:rsidP="00EC1A26">
      <w:pPr>
        <w:pStyle w:val="NormalWeb"/>
        <w:ind w:left="480" w:hanging="480"/>
        <w:rPr>
          <w:del w:id="804" w:author="fahmi abdillah" w:date="2022-07-13T23:51:00Z"/>
        </w:rPr>
      </w:pPr>
      <w:del w:id="805" w:author="fahmi abdillah" w:date="2022-07-13T23:51:00Z">
        <w:r w:rsidDel="007B54F7">
          <w:delText xml:space="preserve">Baumgartner, C., &amp; Graber, A. (2007). Data mining and knowledge discovery in metabolomics. </w:delText>
        </w:r>
        <w:r w:rsidDel="007B54F7">
          <w:rPr>
            <w:i/>
            <w:iCs/>
          </w:rPr>
          <w:delText>Successes and New Directions in Data Mining</w:delText>
        </w:r>
        <w:r w:rsidDel="007B54F7">
          <w:delText xml:space="preserve">, </w:delText>
        </w:r>
        <w:r w:rsidDel="007B54F7">
          <w:rPr>
            <w:i/>
            <w:iCs/>
          </w:rPr>
          <w:delText>39</w:delText>
        </w:r>
        <w:r w:rsidDel="007B54F7">
          <w:delText>(11), 141–166. https://doi.org/10.4018/978-1-59904-645-7.ch007</w:delText>
        </w:r>
      </w:del>
    </w:p>
    <w:p w14:paraId="6F5D880A" w14:textId="4C6AE8E5" w:rsidR="00EC1A26" w:rsidDel="007B54F7" w:rsidRDefault="00EC1A26" w:rsidP="00EC1A26">
      <w:pPr>
        <w:pStyle w:val="NormalWeb"/>
        <w:ind w:left="480" w:hanging="480"/>
        <w:rPr>
          <w:del w:id="806" w:author="fahmi abdillah" w:date="2022-07-13T23:51:00Z"/>
        </w:rPr>
      </w:pPr>
      <w:del w:id="807" w:author="fahmi abdillah" w:date="2022-07-13T23:51:00Z">
        <w:r w:rsidDel="007B54F7">
          <w:delText xml:space="preserve">Chakrabarti, S., Ester, M., Fayyad, U., &amp; Gehrke, J. (2006). Data mining curriculum: a proposal. </w:delText>
        </w:r>
        <w:r w:rsidDel="007B54F7">
          <w:rPr>
            <w:i/>
            <w:iCs/>
          </w:rPr>
          <w:delText>Acm Sigkdd</w:delText>
        </w:r>
        <w:r w:rsidDel="007B54F7">
          <w:delText>, 1–10. http://pdf.aminer.org/000/303/279/decision_tree_construction_from_multidimensional_structured_data.pdf%5Cnhttp://scholar.google.com/scholar?hl=en&amp;btnG=Search&amp;q=intitle:Data+mining+curriculum:+A+proposal+(Version+1.0)#4%5Cnhttp://scholar.google.com/scholar</w:delText>
        </w:r>
      </w:del>
    </w:p>
    <w:p w14:paraId="7238E12A" w14:textId="2676E62F" w:rsidR="00EC1A26" w:rsidDel="007B54F7" w:rsidRDefault="00EC1A26" w:rsidP="00EC1A26">
      <w:pPr>
        <w:pStyle w:val="NormalWeb"/>
        <w:ind w:left="480" w:hanging="480"/>
        <w:rPr>
          <w:del w:id="808" w:author="fahmi abdillah" w:date="2022-07-13T23:51:00Z"/>
        </w:rPr>
      </w:pPr>
      <w:del w:id="809" w:author="fahmi abdillah" w:date="2022-07-13T23:51:00Z">
        <w:r w:rsidDel="007B54F7">
          <w:delText xml:space="preserve">Crooks, A., Croitoru, A., Stefanidis, A., &amp; Radzikowski, J. (2013). #Earthquake: Twitter as a Distributed Sensor System. </w:delText>
        </w:r>
        <w:r w:rsidDel="007B54F7">
          <w:rPr>
            <w:i/>
            <w:iCs/>
          </w:rPr>
          <w:delText>Transactions in GIS</w:delText>
        </w:r>
        <w:r w:rsidDel="007B54F7">
          <w:delText xml:space="preserve">, </w:delText>
        </w:r>
        <w:r w:rsidDel="007B54F7">
          <w:rPr>
            <w:i/>
            <w:iCs/>
          </w:rPr>
          <w:delText>17</w:delText>
        </w:r>
        <w:r w:rsidDel="007B54F7">
          <w:delText>(1), 124–147. https://doi.org/10.1111/j.1467-9671.2012.01359.x</w:delText>
        </w:r>
      </w:del>
    </w:p>
    <w:p w14:paraId="0B22FA14" w14:textId="1BE4C422" w:rsidR="00EC1A26" w:rsidDel="007B54F7" w:rsidRDefault="00EC1A26" w:rsidP="00EC1A26">
      <w:pPr>
        <w:pStyle w:val="NormalWeb"/>
        <w:ind w:left="480" w:hanging="480"/>
        <w:rPr>
          <w:del w:id="810" w:author="fahmi abdillah" w:date="2022-07-13T23:51:00Z"/>
        </w:rPr>
      </w:pPr>
      <w:del w:id="811" w:author="fahmi abdillah" w:date="2022-07-13T23:51:00Z">
        <w:r w:rsidDel="007B54F7">
          <w:delText xml:space="preserve">Dwiarni, B. A., &amp; Setiyono, B. (2019). Akuisisi dan Clustering Data Sosial Media Menggunakan Algoritma K-Means sebagai Dasar untuk Mengetahui Profil Pengguna. </w:delText>
        </w:r>
        <w:r w:rsidDel="007B54F7">
          <w:rPr>
            <w:i/>
            <w:iCs/>
          </w:rPr>
          <w:delText>Jurnal Sains Dan Seni</w:delText>
        </w:r>
        <w:r w:rsidDel="007B54F7">
          <w:delText xml:space="preserve">, </w:delText>
        </w:r>
        <w:r w:rsidDel="007B54F7">
          <w:rPr>
            <w:i/>
            <w:iCs/>
          </w:rPr>
          <w:delText>8</w:delText>
        </w:r>
        <w:r w:rsidDel="007B54F7">
          <w:delText>(2), 2337–3520. https://apps.twitter.com/</w:delText>
        </w:r>
      </w:del>
    </w:p>
    <w:p w14:paraId="57E08172" w14:textId="757A8915" w:rsidR="00EC1A26" w:rsidDel="007B54F7" w:rsidRDefault="00EC1A26" w:rsidP="00EC1A26">
      <w:pPr>
        <w:pStyle w:val="NormalWeb"/>
        <w:ind w:left="480" w:hanging="480"/>
        <w:rPr>
          <w:del w:id="812" w:author="fahmi abdillah" w:date="2022-07-13T23:51:00Z"/>
        </w:rPr>
      </w:pPr>
      <w:del w:id="813" w:author="fahmi abdillah" w:date="2022-07-13T23:51:00Z">
        <w:r w:rsidDel="007B54F7">
          <w:delText xml:space="preserve">Freeman, J. (2019). What is an API? Application programming interfaces explained. In </w:delText>
        </w:r>
        <w:r w:rsidDel="007B54F7">
          <w:rPr>
            <w:i/>
            <w:iCs/>
          </w:rPr>
          <w:delText>InfoWorld</w:delText>
        </w:r>
        <w:r w:rsidDel="007B54F7">
          <w:delText xml:space="preserve"> (pp. 1–9). https://www.infoworld.com/article/3269878/what-is-an-api-application-programming-interfaces-explained.html</w:delText>
        </w:r>
      </w:del>
    </w:p>
    <w:p w14:paraId="5AD2C462" w14:textId="2ABF3DC0" w:rsidR="00EC1A26" w:rsidDel="007B54F7" w:rsidRDefault="00EC1A26" w:rsidP="00EC1A26">
      <w:pPr>
        <w:pStyle w:val="NormalWeb"/>
        <w:ind w:left="480" w:hanging="480"/>
        <w:rPr>
          <w:del w:id="814" w:author="fahmi abdillah" w:date="2022-07-13T23:51:00Z"/>
        </w:rPr>
      </w:pPr>
      <w:del w:id="815" w:author="fahmi abdillah" w:date="2022-07-13T23:51:00Z">
        <w:r w:rsidDel="007B54F7">
          <w:delText xml:space="preserve">Han, J., Kamber, M., &amp; Pei, J. (Eds.). (2012). About the Authors. In </w:delText>
        </w:r>
        <w:r w:rsidDel="007B54F7">
          <w:rPr>
            <w:i/>
            <w:iCs/>
          </w:rPr>
          <w:delText>Data Mining (Third Edition)</w:delText>
        </w:r>
        <w:r w:rsidDel="007B54F7">
          <w:delText xml:space="preserve"> (Third Edition, p. xxxv). Morgan Kaufmann. https://doi.org/https://doi.org/10.1016/B978-0-12-381479-1.00027-7</w:delText>
        </w:r>
      </w:del>
    </w:p>
    <w:p w14:paraId="62C4D8DD" w14:textId="6A914574" w:rsidR="00EC1A26" w:rsidDel="007B54F7" w:rsidRDefault="00EC1A26" w:rsidP="00EC1A26">
      <w:pPr>
        <w:pStyle w:val="NormalWeb"/>
        <w:ind w:left="480" w:hanging="480"/>
        <w:rPr>
          <w:del w:id="816" w:author="fahmi abdillah" w:date="2022-07-13T23:51:00Z"/>
        </w:rPr>
      </w:pPr>
      <w:del w:id="817" w:author="fahmi abdillah" w:date="2022-07-13T23:51:00Z">
        <w:r w:rsidDel="007B54F7">
          <w:delText xml:space="preserve">Liao, S. H., Chu, P. H., &amp; Hsiao, P. Y. (2012). Data mining techniques and applications - A decade review from 2000 to 2011. </w:delText>
        </w:r>
        <w:r w:rsidDel="007B54F7">
          <w:rPr>
            <w:i/>
            <w:iCs/>
          </w:rPr>
          <w:delText>Expert Systems with Applications</w:delText>
        </w:r>
        <w:r w:rsidDel="007B54F7">
          <w:delText xml:space="preserve">, </w:delText>
        </w:r>
        <w:r w:rsidDel="007B54F7">
          <w:rPr>
            <w:i/>
            <w:iCs/>
          </w:rPr>
          <w:delText>39</w:delText>
        </w:r>
        <w:r w:rsidDel="007B54F7">
          <w:delText>(12), 11303–11311. https://doi.org/10.1016/j.eswa.2012.02.063</w:delText>
        </w:r>
      </w:del>
    </w:p>
    <w:p w14:paraId="34C07A64" w14:textId="54170EFF" w:rsidR="00EC1A26" w:rsidDel="007B54F7" w:rsidRDefault="00EC1A26" w:rsidP="00EC1A26">
      <w:pPr>
        <w:pStyle w:val="NormalWeb"/>
        <w:ind w:left="480" w:hanging="480"/>
        <w:rPr>
          <w:del w:id="818" w:author="fahmi abdillah" w:date="2022-07-13T23:51:00Z"/>
        </w:rPr>
      </w:pPr>
      <w:del w:id="819" w:author="fahmi abdillah" w:date="2022-07-13T23:51:00Z">
        <w:r w:rsidDel="007B54F7">
          <w:delText xml:space="preserve">Melcer, E. F., &amp; Isbister, K. (2018). Bots &amp; (main)frames: Exploring the impact of tangible blocks and collaborative play in an educational programming game. </w:delText>
        </w:r>
        <w:r w:rsidDel="007B54F7">
          <w:rPr>
            <w:i/>
            <w:iCs/>
          </w:rPr>
          <w:delText>Conference on Human Factors in Computing Systems - Proceedings</w:delText>
        </w:r>
        <w:r w:rsidDel="007B54F7">
          <w:delText xml:space="preserve">, </w:delText>
        </w:r>
        <w:r w:rsidDel="007B54F7">
          <w:rPr>
            <w:i/>
            <w:iCs/>
          </w:rPr>
          <w:delText>2018</w:delText>
        </w:r>
        <w:r w:rsidDel="007B54F7">
          <w:delText>-</w:delText>
        </w:r>
        <w:r w:rsidDel="007B54F7">
          <w:rPr>
            <w:i/>
            <w:iCs/>
          </w:rPr>
          <w:delText>April</w:delText>
        </w:r>
        <w:r w:rsidDel="007B54F7">
          <w:delText>(April). https://doi.org/10.1145/3173574.3173840</w:delText>
        </w:r>
      </w:del>
    </w:p>
    <w:p w14:paraId="57241B94" w14:textId="2BAA71FA" w:rsidR="00EC1A26" w:rsidDel="007B54F7" w:rsidRDefault="00EC1A26" w:rsidP="00EC1A26">
      <w:pPr>
        <w:pStyle w:val="NormalWeb"/>
        <w:ind w:left="480" w:hanging="480"/>
        <w:rPr>
          <w:del w:id="820" w:author="fahmi abdillah" w:date="2022-07-13T23:51:00Z"/>
        </w:rPr>
      </w:pPr>
      <w:del w:id="821" w:author="fahmi abdillah" w:date="2022-07-13T23:51:00Z">
        <w:r w:rsidDel="007B54F7">
          <w:delText xml:space="preserve">Sakaki, T., Okazaki, M., &amp; Matsuo, Y. (2013). Tweet analysis for real-time event detection and earthquake reporting system development. </w:delText>
        </w:r>
        <w:r w:rsidDel="007B54F7">
          <w:rPr>
            <w:i/>
            <w:iCs/>
          </w:rPr>
          <w:delText>IEEE Transactions on Knowledge and Data Engineering</w:delText>
        </w:r>
        <w:r w:rsidDel="007B54F7">
          <w:delText xml:space="preserve">, </w:delText>
        </w:r>
        <w:r w:rsidDel="007B54F7">
          <w:rPr>
            <w:i/>
            <w:iCs/>
          </w:rPr>
          <w:delText>25</w:delText>
        </w:r>
        <w:r w:rsidDel="007B54F7">
          <w:delText>(4), 919–931. https://doi.org/10.1109/TKDE.2012.29</w:delText>
        </w:r>
      </w:del>
    </w:p>
    <w:p w14:paraId="1F42E106" w14:textId="3D9CB213" w:rsidR="00EC1A26" w:rsidDel="007B54F7" w:rsidRDefault="00EC1A26" w:rsidP="00EC1A26">
      <w:pPr>
        <w:pStyle w:val="NormalWeb"/>
        <w:ind w:left="480" w:hanging="480"/>
        <w:rPr>
          <w:del w:id="822" w:author="fahmi abdillah" w:date="2022-07-13T23:51:00Z"/>
        </w:rPr>
      </w:pPr>
      <w:del w:id="823" w:author="fahmi abdillah" w:date="2022-07-13T23:51:00Z">
        <w:r w:rsidDel="007B54F7">
          <w:delText xml:space="preserve">Susanto, H., Sumpeno, S., &amp; Rachmadi, R. F. (2014). Visualisasi Data Teks TwitterBerbasis Bahasa Indonesia Menggunakan Teknik Pengklasteran. </w:delText>
        </w:r>
        <w:r w:rsidDel="007B54F7">
          <w:rPr>
            <w:i/>
            <w:iCs/>
          </w:rPr>
          <w:delText>Jurnal Teknik Elektro Institut Teknologi Sepuluh Nopember</w:delText>
        </w:r>
        <w:r w:rsidDel="007B54F7">
          <w:delText>, 6. http://digilib.its.ac.id/ITS-paper-22121150006831/35629</w:delText>
        </w:r>
      </w:del>
    </w:p>
    <w:p w14:paraId="63BF5801" w14:textId="5C170A89" w:rsidR="00EC1A26" w:rsidDel="007B54F7" w:rsidRDefault="00EC1A26" w:rsidP="00EC1A26">
      <w:pPr>
        <w:pStyle w:val="NormalWeb"/>
        <w:ind w:left="480" w:hanging="480"/>
        <w:rPr>
          <w:del w:id="824" w:author="fahmi abdillah" w:date="2022-07-13T23:51:00Z"/>
        </w:rPr>
      </w:pPr>
      <w:del w:id="825" w:author="fahmi abdillah" w:date="2022-07-13T23:51:00Z">
        <w:r w:rsidDel="007B54F7">
          <w:delText xml:space="preserve">Susilo, A., Rumende, C. M., Pitoyo, C. W., Santoso, W. D., Yulianti, M., Herikurniawan, H., Sinto, R., Singh, G., Nainggolan, L., Nelwan, E. J., Chen, L. K., Widhani, A., Wijaya, E., Wicaksana, B., Maksum, M., Annisa, F., Jasirwan, C. O. M., &amp; Yunihastuti, E. (2020). Coronavirus Disease 2019: Tinjauan Literatur Terkini. </w:delText>
        </w:r>
        <w:r w:rsidDel="007B54F7">
          <w:rPr>
            <w:i/>
            <w:iCs/>
          </w:rPr>
          <w:delText>Jurnal Penyakit Dalam Indonesia</w:delText>
        </w:r>
        <w:r w:rsidDel="007B54F7">
          <w:delText xml:space="preserve">, </w:delText>
        </w:r>
        <w:r w:rsidDel="007B54F7">
          <w:rPr>
            <w:i/>
            <w:iCs/>
          </w:rPr>
          <w:delText>7</w:delText>
        </w:r>
        <w:r w:rsidDel="007B54F7">
          <w:delText>(1), 45. https://doi.org/10.7454/jpdi.v7i1.415</w:delText>
        </w:r>
      </w:del>
    </w:p>
    <w:p w14:paraId="69C4EFA7" w14:textId="77777777" w:rsidR="007B54F7" w:rsidRDefault="007B54F7" w:rsidP="007B54F7">
      <w:pPr>
        <w:pStyle w:val="NormalWeb"/>
        <w:ind w:left="480" w:hanging="480"/>
        <w:rPr>
          <w:ins w:id="826" w:author="fahmi abdillah" w:date="2022-07-13T23:51:00Z"/>
        </w:rPr>
      </w:pPr>
      <w:ins w:id="827" w:author="fahmi abdillah" w:date="2022-07-13T23:51:00Z">
        <w:r>
          <w:t xml:space="preserve">Baumgartner, C., &amp; Graber, A. (2007). Data mining and knowledge discovery in metabolomics. </w:t>
        </w:r>
        <w:r>
          <w:rPr>
            <w:i/>
            <w:iCs/>
          </w:rPr>
          <w:t>Successes and New Directions in Data Mining</w:t>
        </w:r>
        <w:r>
          <w:t xml:space="preserve">, </w:t>
        </w:r>
        <w:r>
          <w:rPr>
            <w:i/>
            <w:iCs/>
          </w:rPr>
          <w:t>39</w:t>
        </w:r>
        <w:r>
          <w:t>(11), 141–166. https://doi.org/10.4018/978-1-59904-645-7.ch007</w:t>
        </w:r>
      </w:ins>
    </w:p>
    <w:p w14:paraId="432AD7C6" w14:textId="77777777" w:rsidR="007B54F7" w:rsidRDefault="007B54F7" w:rsidP="007B54F7">
      <w:pPr>
        <w:pStyle w:val="NormalWeb"/>
        <w:ind w:left="480" w:hanging="480"/>
        <w:rPr>
          <w:ins w:id="828" w:author="fahmi abdillah" w:date="2022-07-13T23:51:00Z"/>
        </w:rPr>
      </w:pPr>
      <w:ins w:id="829" w:author="fahmi abdillah" w:date="2022-07-13T23:51:00Z">
        <w:r>
          <w:t xml:space="preserve">Budiman, S., </w:t>
        </w:r>
        <w:proofErr w:type="spellStart"/>
        <w:r>
          <w:t>Safitri</w:t>
        </w:r>
        <w:proofErr w:type="spellEnd"/>
        <w:r>
          <w:t xml:space="preserve">, D., &amp; </w:t>
        </w:r>
        <w:proofErr w:type="spellStart"/>
        <w:r>
          <w:t>Ispriyanti</w:t>
        </w:r>
        <w:proofErr w:type="spellEnd"/>
        <w:r>
          <w:t xml:space="preserve">, D. (2016). Perbandingan Metode K-Means Dan Metode </w:t>
        </w:r>
        <w:proofErr w:type="spellStart"/>
        <w:r>
          <w:t>Dbscan</w:t>
        </w:r>
        <w:proofErr w:type="spellEnd"/>
        <w:r>
          <w:t xml:space="preserve"> Pada Pengelompokan Rumah </w:t>
        </w:r>
        <w:proofErr w:type="spellStart"/>
        <w:r>
          <w:t>Kost</w:t>
        </w:r>
        <w:proofErr w:type="spellEnd"/>
        <w:r>
          <w:t xml:space="preserve"> Mahasiswa Di Kelurahan </w:t>
        </w:r>
        <w:proofErr w:type="spellStart"/>
        <w:r>
          <w:t>Tembalang</w:t>
        </w:r>
        <w:proofErr w:type="spellEnd"/>
        <w:r>
          <w:t xml:space="preserve"> Semarang. </w:t>
        </w:r>
        <w:r>
          <w:rPr>
            <w:i/>
            <w:iCs/>
          </w:rPr>
          <w:t>Jurnal Gaussian</w:t>
        </w:r>
        <w:r>
          <w:t xml:space="preserve">, </w:t>
        </w:r>
        <w:r>
          <w:rPr>
            <w:i/>
            <w:iCs/>
          </w:rPr>
          <w:t>5</w:t>
        </w:r>
        <w:r>
          <w:t>(4), 757–762.</w:t>
        </w:r>
      </w:ins>
    </w:p>
    <w:p w14:paraId="5DA4954E" w14:textId="77777777" w:rsidR="007B54F7" w:rsidRDefault="007B54F7" w:rsidP="007B54F7">
      <w:pPr>
        <w:pStyle w:val="NormalWeb"/>
        <w:ind w:left="480" w:hanging="480"/>
        <w:rPr>
          <w:ins w:id="830" w:author="fahmi abdillah" w:date="2022-07-13T23:51:00Z"/>
        </w:rPr>
      </w:pPr>
      <w:ins w:id="831" w:author="fahmi abdillah" w:date="2022-07-13T23:51:00Z">
        <w:r>
          <w:t xml:space="preserve">Chakrabarti, S., Ester, M., Fayyad, U., &amp; </w:t>
        </w:r>
        <w:proofErr w:type="spellStart"/>
        <w:r>
          <w:t>Gehrke</w:t>
        </w:r>
        <w:proofErr w:type="spellEnd"/>
        <w:r>
          <w:t xml:space="preserve">, J. (2006). Data mining curriculum: a proposal. </w:t>
        </w:r>
        <w:proofErr w:type="spellStart"/>
        <w:r>
          <w:rPr>
            <w:i/>
            <w:iCs/>
          </w:rPr>
          <w:t>Acm</w:t>
        </w:r>
        <w:proofErr w:type="spellEnd"/>
        <w:r>
          <w:rPr>
            <w:i/>
            <w:iCs/>
          </w:rPr>
          <w:t xml:space="preserve"> </w:t>
        </w:r>
        <w:proofErr w:type="spellStart"/>
        <w:r>
          <w:rPr>
            <w:i/>
            <w:iCs/>
          </w:rPr>
          <w:t>Sigkdd</w:t>
        </w:r>
        <w:proofErr w:type="spellEnd"/>
        <w:r>
          <w:t>, 1–10. http://pdf.aminer.org/000/303/279/decision_tree_construction_from_multidimensional_structured_data.pdf%5Cnhttp://scholar.google.com/scholar?hl=en&amp;btnG=Search&amp;q=intitle:Data+mining+curriculum:+A+proposal+(Version+1.0)#4%5Cnhttp://scholar.google.com/scholar</w:t>
        </w:r>
      </w:ins>
    </w:p>
    <w:p w14:paraId="0E00AB07" w14:textId="77777777" w:rsidR="007B54F7" w:rsidRDefault="007B54F7" w:rsidP="007B54F7">
      <w:pPr>
        <w:pStyle w:val="NormalWeb"/>
        <w:ind w:left="480" w:hanging="480"/>
        <w:rPr>
          <w:ins w:id="832" w:author="fahmi abdillah" w:date="2022-07-13T23:51:00Z"/>
        </w:rPr>
      </w:pPr>
      <w:ins w:id="833" w:author="fahmi abdillah" w:date="2022-07-13T23:51:00Z">
        <w:r>
          <w:t xml:space="preserve">Crooks, A., </w:t>
        </w:r>
        <w:proofErr w:type="spellStart"/>
        <w:r>
          <w:t>Croitoru</w:t>
        </w:r>
        <w:proofErr w:type="spellEnd"/>
        <w:r>
          <w:t xml:space="preserve">, A., </w:t>
        </w:r>
        <w:proofErr w:type="spellStart"/>
        <w:r>
          <w:t>Stefanidis</w:t>
        </w:r>
        <w:proofErr w:type="spellEnd"/>
        <w:r>
          <w:t xml:space="preserve">, A., &amp; </w:t>
        </w:r>
        <w:proofErr w:type="spellStart"/>
        <w:r>
          <w:t>Radzikowski</w:t>
        </w:r>
        <w:proofErr w:type="spellEnd"/>
        <w:r>
          <w:t xml:space="preserve">, J. (2013). #Earthquake: Twitter as a Distributed Sensor System. </w:t>
        </w:r>
        <w:r>
          <w:rPr>
            <w:i/>
            <w:iCs/>
          </w:rPr>
          <w:t>Transactions in GIS</w:t>
        </w:r>
        <w:r>
          <w:t xml:space="preserve">, </w:t>
        </w:r>
        <w:r>
          <w:rPr>
            <w:i/>
            <w:iCs/>
          </w:rPr>
          <w:t>17</w:t>
        </w:r>
        <w:r>
          <w:t>(1), 124–147. https://doi.org/10.1111/j.1467-9671.2012.01359.x</w:t>
        </w:r>
      </w:ins>
    </w:p>
    <w:p w14:paraId="4AADEF47" w14:textId="77777777" w:rsidR="007B54F7" w:rsidRDefault="007B54F7" w:rsidP="007B54F7">
      <w:pPr>
        <w:pStyle w:val="NormalWeb"/>
        <w:ind w:left="480" w:hanging="480"/>
        <w:rPr>
          <w:ins w:id="834" w:author="fahmi abdillah" w:date="2022-07-13T23:51:00Z"/>
        </w:rPr>
      </w:pPr>
      <w:ins w:id="835" w:author="fahmi abdillah" w:date="2022-07-13T23:51:00Z">
        <w:r>
          <w:t xml:space="preserve">Devi, A. S., Putra, I. K. G. D., &amp; </w:t>
        </w:r>
        <w:proofErr w:type="spellStart"/>
        <w:r>
          <w:t>Sukarsa</w:t>
        </w:r>
        <w:proofErr w:type="spellEnd"/>
        <w:r>
          <w:t xml:space="preserve">, I. M. (2015). Implementasi Metode Clustering DBSCAN pada Proses Pengambilan Keputusan. </w:t>
        </w:r>
        <w:r>
          <w:rPr>
            <w:i/>
            <w:iCs/>
          </w:rPr>
          <w:t xml:space="preserve">Lontar </w:t>
        </w:r>
        <w:proofErr w:type="gramStart"/>
        <w:r>
          <w:rPr>
            <w:i/>
            <w:iCs/>
          </w:rPr>
          <w:t>Komputer :</w:t>
        </w:r>
        <w:proofErr w:type="gramEnd"/>
        <w:r>
          <w:rPr>
            <w:i/>
            <w:iCs/>
          </w:rPr>
          <w:t xml:space="preserve"> Jurnal Ilmiah Teknologi Informasi</w:t>
        </w:r>
        <w:r>
          <w:t xml:space="preserve">, </w:t>
        </w:r>
        <w:r>
          <w:rPr>
            <w:i/>
            <w:iCs/>
          </w:rPr>
          <w:t>6</w:t>
        </w:r>
        <w:r>
          <w:t>(3), 185. https://doi.org/10.24843/lkjiti.2015.v06.i03.p05</w:t>
        </w:r>
      </w:ins>
    </w:p>
    <w:p w14:paraId="0DC1586E" w14:textId="77777777" w:rsidR="007B54F7" w:rsidRDefault="007B54F7" w:rsidP="007B54F7">
      <w:pPr>
        <w:pStyle w:val="NormalWeb"/>
        <w:ind w:left="480" w:hanging="480"/>
        <w:rPr>
          <w:ins w:id="836" w:author="fahmi abdillah" w:date="2022-07-13T23:51:00Z"/>
        </w:rPr>
      </w:pPr>
      <w:proofErr w:type="spellStart"/>
      <w:ins w:id="837" w:author="fahmi abdillah" w:date="2022-07-13T23:51:00Z">
        <w:r>
          <w:t>Dwiarni</w:t>
        </w:r>
        <w:proofErr w:type="spellEnd"/>
        <w:r>
          <w:t xml:space="preserve">, B. A., &amp; </w:t>
        </w:r>
        <w:proofErr w:type="spellStart"/>
        <w:r>
          <w:t>Setiyono</w:t>
        </w:r>
        <w:proofErr w:type="spellEnd"/>
        <w:r>
          <w:t xml:space="preserve">, B. (2019). Akuisisi dan Clustering Data Sosial Media Menggunakan </w:t>
        </w:r>
        <w:proofErr w:type="spellStart"/>
        <w:r>
          <w:t>Algoritma</w:t>
        </w:r>
        <w:proofErr w:type="spellEnd"/>
        <w:r>
          <w:t xml:space="preserve"> K-Means sebagai Dasar untuk Mengetahui Profil Pengguna. </w:t>
        </w:r>
        <w:r>
          <w:rPr>
            <w:i/>
            <w:iCs/>
          </w:rPr>
          <w:t>Jurnal Sains Dan Seni</w:t>
        </w:r>
        <w:r>
          <w:t xml:space="preserve">, </w:t>
        </w:r>
        <w:r>
          <w:rPr>
            <w:i/>
            <w:iCs/>
          </w:rPr>
          <w:t>8</w:t>
        </w:r>
        <w:r>
          <w:t>(2), 2337–3520. https://apps.twitter.com/</w:t>
        </w:r>
      </w:ins>
    </w:p>
    <w:p w14:paraId="4D6A1B13" w14:textId="77777777" w:rsidR="007B54F7" w:rsidRDefault="007B54F7" w:rsidP="007B54F7">
      <w:pPr>
        <w:pStyle w:val="NormalWeb"/>
        <w:ind w:left="480" w:hanging="480"/>
        <w:rPr>
          <w:ins w:id="838" w:author="fahmi abdillah" w:date="2022-07-13T23:51:00Z"/>
        </w:rPr>
      </w:pPr>
      <w:ins w:id="839" w:author="fahmi abdillah" w:date="2022-07-13T23:51:00Z">
        <w:r>
          <w:t xml:space="preserve">Fay, D. L. (1967). </w:t>
        </w:r>
        <w:proofErr w:type="spellStart"/>
        <w:r>
          <w:rPr>
            <w:rFonts w:ascii="MS Mincho" w:eastAsia="MS Mincho" w:hAnsi="MS Mincho" w:cs="MS Mincho" w:hint="eastAsia"/>
          </w:rPr>
          <w:t>済無</w:t>
        </w:r>
        <w:r>
          <w:t>No</w:t>
        </w:r>
        <w:proofErr w:type="spellEnd"/>
        <w:r>
          <w:t xml:space="preserve"> Title No Title No Title. </w:t>
        </w:r>
        <w:proofErr w:type="spellStart"/>
        <w:r>
          <w:rPr>
            <w:i/>
            <w:iCs/>
          </w:rPr>
          <w:t>Angewandte</w:t>
        </w:r>
        <w:proofErr w:type="spellEnd"/>
        <w:r>
          <w:rPr>
            <w:i/>
            <w:iCs/>
          </w:rPr>
          <w:t xml:space="preserve"> </w:t>
        </w:r>
        <w:proofErr w:type="spellStart"/>
        <w:r>
          <w:rPr>
            <w:i/>
            <w:iCs/>
          </w:rPr>
          <w:t>Chemie</w:t>
        </w:r>
        <w:proofErr w:type="spellEnd"/>
        <w:r>
          <w:rPr>
            <w:i/>
            <w:iCs/>
          </w:rPr>
          <w:t xml:space="preserve"> International Edition, 6(11), 951–952.</w:t>
        </w:r>
      </w:ins>
    </w:p>
    <w:p w14:paraId="7A9D7AB2" w14:textId="77777777" w:rsidR="007B54F7" w:rsidRDefault="007B54F7" w:rsidP="007B54F7">
      <w:pPr>
        <w:pStyle w:val="NormalWeb"/>
        <w:ind w:left="480" w:hanging="480"/>
        <w:rPr>
          <w:ins w:id="840" w:author="fahmi abdillah" w:date="2022-07-13T23:51:00Z"/>
        </w:rPr>
      </w:pPr>
      <w:proofErr w:type="spellStart"/>
      <w:ins w:id="841" w:author="fahmi abdillah" w:date="2022-07-13T23:51:00Z">
        <w:r>
          <w:t>Feinerer</w:t>
        </w:r>
        <w:proofErr w:type="spellEnd"/>
        <w:r>
          <w:t xml:space="preserve">, I., </w:t>
        </w:r>
        <w:proofErr w:type="spellStart"/>
        <w:r>
          <w:t>Hornik</w:t>
        </w:r>
        <w:proofErr w:type="spellEnd"/>
        <w:r>
          <w:t xml:space="preserve">, K., &amp; Meyer, D. (2008). Text mining infrastructure in R. </w:t>
        </w:r>
        <w:r>
          <w:rPr>
            <w:i/>
            <w:iCs/>
          </w:rPr>
          <w:t>Journal of Statistical Software</w:t>
        </w:r>
        <w:r>
          <w:t xml:space="preserve">, </w:t>
        </w:r>
        <w:r>
          <w:rPr>
            <w:i/>
            <w:iCs/>
          </w:rPr>
          <w:t>25</w:t>
        </w:r>
        <w:r>
          <w:t>(5), 1–54. https://doi.org/10.18637/jss.v025.i05</w:t>
        </w:r>
      </w:ins>
    </w:p>
    <w:p w14:paraId="0678F3DB" w14:textId="77777777" w:rsidR="007B54F7" w:rsidRDefault="007B54F7" w:rsidP="007B54F7">
      <w:pPr>
        <w:pStyle w:val="NormalWeb"/>
        <w:ind w:left="480" w:hanging="480"/>
        <w:rPr>
          <w:ins w:id="842" w:author="fahmi abdillah" w:date="2022-07-13T23:51:00Z"/>
        </w:rPr>
      </w:pPr>
      <w:ins w:id="843" w:author="fahmi abdillah" w:date="2022-07-13T23:51:00Z">
        <w:r>
          <w:t xml:space="preserve">Freeman, J. (2019). What is an API? Application programming interfaces explained. In </w:t>
        </w:r>
        <w:r>
          <w:rPr>
            <w:i/>
            <w:iCs/>
          </w:rPr>
          <w:t>InfoWorld</w:t>
        </w:r>
        <w:r>
          <w:t xml:space="preserve"> (pp. 1–9). https://www.infoworld.com/article/3269878/what-is-an-api-application-programming-interfaces-explained.html</w:t>
        </w:r>
      </w:ins>
    </w:p>
    <w:p w14:paraId="692FCF54" w14:textId="77777777" w:rsidR="007B54F7" w:rsidRDefault="007B54F7" w:rsidP="007B54F7">
      <w:pPr>
        <w:pStyle w:val="NormalWeb"/>
        <w:ind w:left="480" w:hanging="480"/>
        <w:rPr>
          <w:ins w:id="844" w:author="fahmi abdillah" w:date="2022-07-13T23:51:00Z"/>
        </w:rPr>
      </w:pPr>
      <w:ins w:id="845" w:author="fahmi abdillah" w:date="2022-07-13T23:51:00Z">
        <w:r>
          <w:t xml:space="preserve">Han, J., </w:t>
        </w:r>
        <w:proofErr w:type="spellStart"/>
        <w:r>
          <w:t>Kamber</w:t>
        </w:r>
        <w:proofErr w:type="spellEnd"/>
        <w:r>
          <w:t xml:space="preserve">, M., &amp; Pei, J. (Eds.). (2012). About the Authors. In </w:t>
        </w:r>
        <w:r>
          <w:rPr>
            <w:i/>
            <w:iCs/>
          </w:rPr>
          <w:t>Data Mining (Third Edition)</w:t>
        </w:r>
        <w:r>
          <w:t xml:space="preserve"> (Third Edit, p. xxxv). Morgan Kaufmann. https://doi.org/https://doi.org/10.1016/B978-0-12-381479-1.00027-7</w:t>
        </w:r>
      </w:ins>
    </w:p>
    <w:p w14:paraId="6A31C140" w14:textId="77777777" w:rsidR="007B54F7" w:rsidRDefault="007B54F7" w:rsidP="007B54F7">
      <w:pPr>
        <w:pStyle w:val="NormalWeb"/>
        <w:ind w:left="480" w:hanging="480"/>
        <w:rPr>
          <w:ins w:id="846" w:author="fahmi abdillah" w:date="2022-07-13T23:51:00Z"/>
        </w:rPr>
      </w:pPr>
      <w:ins w:id="847" w:author="fahmi abdillah" w:date="2022-07-13T23:51:00Z">
        <w:r>
          <w:lastRenderedPageBreak/>
          <w:t xml:space="preserve">Koko Mukti Wibowo, Indra </w:t>
        </w:r>
        <w:proofErr w:type="spellStart"/>
        <w:r>
          <w:t>Kanedi</w:t>
        </w:r>
        <w:proofErr w:type="spellEnd"/>
        <w:r>
          <w:t xml:space="preserve">, J. J. (2021). Sistem Informasi Geografis (Sig) Menentukan Lokasi Pertambangan Batu Bara Di Provinsi Bengkulu Berbasis Website. </w:t>
        </w:r>
        <w:r>
          <w:rPr>
            <w:i/>
            <w:iCs/>
          </w:rPr>
          <w:t xml:space="preserve">Jurnal Media </w:t>
        </w:r>
        <w:proofErr w:type="spellStart"/>
        <w:r>
          <w:rPr>
            <w:i/>
            <w:iCs/>
          </w:rPr>
          <w:t>Infotama</w:t>
        </w:r>
        <w:proofErr w:type="spellEnd"/>
        <w:r>
          <w:t xml:space="preserve">, </w:t>
        </w:r>
        <w:r>
          <w:rPr>
            <w:i/>
            <w:iCs/>
          </w:rPr>
          <w:t>11</w:t>
        </w:r>
        <w:r>
          <w:t>(1), 223–260.</w:t>
        </w:r>
      </w:ins>
    </w:p>
    <w:p w14:paraId="11CF9822" w14:textId="77777777" w:rsidR="007B54F7" w:rsidRDefault="007B54F7" w:rsidP="007B54F7">
      <w:pPr>
        <w:pStyle w:val="NormalWeb"/>
        <w:ind w:left="480" w:hanging="480"/>
        <w:rPr>
          <w:ins w:id="848" w:author="fahmi abdillah" w:date="2022-07-13T23:51:00Z"/>
        </w:rPr>
      </w:pPr>
      <w:ins w:id="849" w:author="fahmi abdillah" w:date="2022-07-13T23:51:00Z">
        <w:r>
          <w:t xml:space="preserve">Liao, S. H., Chu, P. H., &amp; Hsiao, P. Y. (2012). Data mining techniques and applications - A decade review from 2000 to 2011. </w:t>
        </w:r>
        <w:r>
          <w:rPr>
            <w:i/>
            <w:iCs/>
          </w:rPr>
          <w:t>Expert Systems with Applications</w:t>
        </w:r>
        <w:r>
          <w:t xml:space="preserve">, </w:t>
        </w:r>
        <w:r>
          <w:rPr>
            <w:i/>
            <w:iCs/>
          </w:rPr>
          <w:t>39</w:t>
        </w:r>
        <w:r>
          <w:t>(12), 11303–11311. https://doi.org/10.1016/j.eswa.2012.02.063</w:t>
        </w:r>
      </w:ins>
    </w:p>
    <w:p w14:paraId="640C08B2" w14:textId="77777777" w:rsidR="007B54F7" w:rsidRDefault="007B54F7" w:rsidP="007B54F7">
      <w:pPr>
        <w:pStyle w:val="NormalWeb"/>
        <w:ind w:left="480" w:hanging="480"/>
        <w:rPr>
          <w:ins w:id="850" w:author="fahmi abdillah" w:date="2022-07-13T23:51:00Z"/>
        </w:rPr>
      </w:pPr>
      <w:proofErr w:type="spellStart"/>
      <w:ins w:id="851" w:author="fahmi abdillah" w:date="2022-07-13T23:51:00Z">
        <w:r>
          <w:t>Melcer</w:t>
        </w:r>
        <w:proofErr w:type="spellEnd"/>
        <w:r>
          <w:t xml:space="preserve">, E. F., &amp; </w:t>
        </w:r>
        <w:proofErr w:type="spellStart"/>
        <w:r>
          <w:t>Isbister</w:t>
        </w:r>
        <w:proofErr w:type="spellEnd"/>
        <w:r>
          <w:t xml:space="preserve">, K. (2018). Bots &amp; (main)frames: Exploring the impact of tangible blocks and collaborative play in an educational programming game. </w:t>
        </w:r>
        <w:r>
          <w:rPr>
            <w:i/>
            <w:iCs/>
          </w:rPr>
          <w:t>Conference on Human Factors in Computing Systems - Proceedings</w:t>
        </w:r>
        <w:r>
          <w:t xml:space="preserve">, </w:t>
        </w:r>
        <w:r>
          <w:rPr>
            <w:i/>
            <w:iCs/>
          </w:rPr>
          <w:t>2018</w:t>
        </w:r>
        <w:r>
          <w:t>-</w:t>
        </w:r>
        <w:proofErr w:type="gramStart"/>
        <w:r>
          <w:rPr>
            <w:i/>
            <w:iCs/>
          </w:rPr>
          <w:t>April</w:t>
        </w:r>
        <w:r>
          <w:t>(</w:t>
        </w:r>
        <w:proofErr w:type="gramEnd"/>
        <w:r>
          <w:t>April). https://doi.org/10.1145/3173574.3173840</w:t>
        </w:r>
      </w:ins>
    </w:p>
    <w:p w14:paraId="3CB68548" w14:textId="77777777" w:rsidR="007B54F7" w:rsidRDefault="007B54F7" w:rsidP="007B54F7">
      <w:pPr>
        <w:pStyle w:val="NormalWeb"/>
        <w:ind w:left="480" w:hanging="480"/>
        <w:rPr>
          <w:ins w:id="852" w:author="fahmi abdillah" w:date="2022-07-13T23:51:00Z"/>
        </w:rPr>
      </w:pPr>
      <w:proofErr w:type="spellStart"/>
      <w:ins w:id="853" w:author="fahmi abdillah" w:date="2022-07-13T23:51:00Z">
        <w:r>
          <w:t>Nurdiana</w:t>
        </w:r>
        <w:proofErr w:type="spellEnd"/>
        <w:r>
          <w:t xml:space="preserve">, O., </w:t>
        </w:r>
        <w:proofErr w:type="spellStart"/>
        <w:r>
          <w:t>Jumadi</w:t>
        </w:r>
        <w:proofErr w:type="spellEnd"/>
        <w:r>
          <w:t xml:space="preserve">, J., &amp; </w:t>
        </w:r>
        <w:proofErr w:type="spellStart"/>
        <w:r>
          <w:t>Nursantika</w:t>
        </w:r>
        <w:proofErr w:type="spellEnd"/>
        <w:r>
          <w:t xml:space="preserve">, D. (2016). Perbandingan Metode Cosine Similarity Dengan Metode Jaccard Similarity Pada Aplikasi Pencarian Terjemah Al-Qur’an Dalam Bahasa Indonesia. </w:t>
        </w:r>
        <w:r>
          <w:rPr>
            <w:i/>
            <w:iCs/>
          </w:rPr>
          <w:t>Jurnal Online Informatika</w:t>
        </w:r>
        <w:r>
          <w:t xml:space="preserve">, </w:t>
        </w:r>
        <w:r>
          <w:rPr>
            <w:i/>
            <w:iCs/>
          </w:rPr>
          <w:t>1</w:t>
        </w:r>
        <w:r>
          <w:t>(1), 59. https://doi.org/10.15575/join.v1i1.12</w:t>
        </w:r>
      </w:ins>
    </w:p>
    <w:p w14:paraId="4123F538" w14:textId="77777777" w:rsidR="007B54F7" w:rsidRDefault="007B54F7" w:rsidP="007B54F7">
      <w:pPr>
        <w:pStyle w:val="NormalWeb"/>
        <w:ind w:left="480" w:hanging="480"/>
        <w:rPr>
          <w:ins w:id="854" w:author="fahmi abdillah" w:date="2022-07-13T23:51:00Z"/>
        </w:rPr>
      </w:pPr>
      <w:proofErr w:type="spellStart"/>
      <w:ins w:id="855" w:author="fahmi abdillah" w:date="2022-07-13T23:51:00Z">
        <w:r>
          <w:t>Prabahari</w:t>
        </w:r>
        <w:proofErr w:type="spellEnd"/>
        <w:r>
          <w:t xml:space="preserve">, </w:t>
        </w:r>
        <w:proofErr w:type="gramStart"/>
        <w:r>
          <w:t>R. .</w:t>
        </w:r>
        <w:proofErr w:type="gramEnd"/>
        <w:r>
          <w:t xml:space="preserve"> T. (2014). </w:t>
        </w:r>
        <w:r>
          <w:rPr>
            <w:i/>
            <w:iCs/>
          </w:rPr>
          <w:t>A Comparative Analysis of Density Based Clustering Techniques for Outlier Mining</w:t>
        </w:r>
        <w:r>
          <w:t xml:space="preserve">. </w:t>
        </w:r>
        <w:r>
          <w:rPr>
            <w:i/>
            <w:iCs/>
          </w:rPr>
          <w:t>3</w:t>
        </w:r>
        <w:r>
          <w:t>(11), 132–136.</w:t>
        </w:r>
      </w:ins>
    </w:p>
    <w:p w14:paraId="1B834BEC" w14:textId="77777777" w:rsidR="007B54F7" w:rsidRDefault="007B54F7" w:rsidP="007B54F7">
      <w:pPr>
        <w:pStyle w:val="NormalWeb"/>
        <w:ind w:left="480" w:hanging="480"/>
        <w:rPr>
          <w:ins w:id="856" w:author="fahmi abdillah" w:date="2022-07-13T23:51:00Z"/>
        </w:rPr>
      </w:pPr>
      <w:ins w:id="857" w:author="fahmi abdillah" w:date="2022-07-13T23:51:00Z">
        <w:r>
          <w:t xml:space="preserve">Putri, M. M., Dewi, C., Permata Siam, E., Asri </w:t>
        </w:r>
        <w:proofErr w:type="spellStart"/>
        <w:r>
          <w:t>Wijayanti</w:t>
        </w:r>
        <w:proofErr w:type="spellEnd"/>
        <w:r>
          <w:t xml:space="preserve">, G., Aulia, N., &amp; </w:t>
        </w:r>
        <w:proofErr w:type="spellStart"/>
        <w:r>
          <w:t>Nooraeni</w:t>
        </w:r>
        <w:proofErr w:type="spellEnd"/>
        <w:r>
          <w:t xml:space="preserve">, R. (2021). </w:t>
        </w:r>
        <w:r>
          <w:rPr>
            <w:i/>
            <w:iCs/>
          </w:rPr>
          <w:t>Komparasi DBSCAN dan K-Means Clustering pada Pengelompokan Status Desa di Jawa Tengah Tahun 2020</w:t>
        </w:r>
        <w:r>
          <w:t xml:space="preserve">. </w:t>
        </w:r>
        <w:r>
          <w:rPr>
            <w:i/>
            <w:iCs/>
          </w:rPr>
          <w:t>17</w:t>
        </w:r>
        <w:r>
          <w:t>(3), 394–404. https://doi.org/10.20956/j.v17i3.11704</w:t>
        </w:r>
      </w:ins>
    </w:p>
    <w:p w14:paraId="170469C3" w14:textId="77777777" w:rsidR="007B54F7" w:rsidRDefault="007B54F7" w:rsidP="007B54F7">
      <w:pPr>
        <w:pStyle w:val="NormalWeb"/>
        <w:ind w:left="480" w:hanging="480"/>
        <w:rPr>
          <w:ins w:id="858" w:author="fahmi abdillah" w:date="2022-07-13T23:51:00Z"/>
        </w:rPr>
      </w:pPr>
      <w:proofErr w:type="spellStart"/>
      <w:ins w:id="859" w:author="fahmi abdillah" w:date="2022-07-13T23:51:00Z">
        <w:r>
          <w:t>Rahmanti</w:t>
        </w:r>
        <w:proofErr w:type="spellEnd"/>
        <w:r>
          <w:t xml:space="preserve">, A. R., </w:t>
        </w:r>
        <w:proofErr w:type="spellStart"/>
        <w:r>
          <w:t>Ningrum</w:t>
        </w:r>
        <w:proofErr w:type="spellEnd"/>
        <w:r>
          <w:t xml:space="preserve">, D. N. A., Lazuardi, L., Yang, H. C., &amp; Li, Y. C. (2021). Social Media Data Analytics for Outbreak Risk Communication: Public Attention on the “New Normal” During the COVID-19 Pandemic in Indonesia. </w:t>
        </w:r>
        <w:r>
          <w:rPr>
            <w:i/>
            <w:iCs/>
          </w:rPr>
          <w:t>Computer Methods and Programs in Biomedicine</w:t>
        </w:r>
        <w:r>
          <w:t xml:space="preserve">, </w:t>
        </w:r>
        <w:r>
          <w:rPr>
            <w:i/>
            <w:iCs/>
          </w:rPr>
          <w:t>205</w:t>
        </w:r>
        <w:r>
          <w:t>, 106083. https://doi.org/10.1016/j.cmpb.2021.106083</w:t>
        </w:r>
      </w:ins>
    </w:p>
    <w:p w14:paraId="1F5A2D31" w14:textId="77777777" w:rsidR="007B54F7" w:rsidRDefault="007B54F7" w:rsidP="007B54F7">
      <w:pPr>
        <w:pStyle w:val="NormalWeb"/>
        <w:ind w:left="480" w:hanging="480"/>
        <w:rPr>
          <w:ins w:id="860" w:author="fahmi abdillah" w:date="2022-07-13T23:51:00Z"/>
        </w:rPr>
      </w:pPr>
      <w:ins w:id="861" w:author="fahmi abdillah" w:date="2022-07-13T23:51:00Z">
        <w:r>
          <w:t xml:space="preserve">Sakaki, T., Okazaki, M., &amp; Matsuo, Y. (2013). Tweet analysis for real-time event detection and earthquake reporting system development. </w:t>
        </w:r>
        <w:r>
          <w:rPr>
            <w:i/>
            <w:iCs/>
          </w:rPr>
          <w:t>IEEE Transactions on Knowledge and Data Engineering</w:t>
        </w:r>
        <w:r>
          <w:t xml:space="preserve">, </w:t>
        </w:r>
        <w:r>
          <w:rPr>
            <w:i/>
            <w:iCs/>
          </w:rPr>
          <w:t>25</w:t>
        </w:r>
        <w:r>
          <w:t>(4), 919–931. https://doi.org/10.1109/TKDE.2012.29</w:t>
        </w:r>
      </w:ins>
    </w:p>
    <w:p w14:paraId="618471FD" w14:textId="77777777" w:rsidR="007B54F7" w:rsidRDefault="007B54F7" w:rsidP="007B54F7">
      <w:pPr>
        <w:pStyle w:val="NormalWeb"/>
        <w:ind w:left="480" w:hanging="480"/>
        <w:rPr>
          <w:ins w:id="862" w:author="fahmi abdillah" w:date="2022-07-13T23:51:00Z"/>
        </w:rPr>
      </w:pPr>
      <w:proofErr w:type="spellStart"/>
      <w:ins w:id="863" w:author="fahmi abdillah" w:date="2022-07-13T23:51:00Z">
        <w:r>
          <w:t>Santoso</w:t>
        </w:r>
        <w:proofErr w:type="spellEnd"/>
        <w:r>
          <w:t xml:space="preserve">, A. </w:t>
        </w:r>
        <w:proofErr w:type="gramStart"/>
        <w:r>
          <w:t>M. .</w:t>
        </w:r>
        <w:proofErr w:type="gramEnd"/>
        <w:r>
          <w:t xml:space="preserve"> (2022). Covid-</w:t>
        </w:r>
        <w:proofErr w:type="gramStart"/>
        <w:r>
          <w:t>19 :</w:t>
        </w:r>
        <w:proofErr w:type="gramEnd"/>
        <w:r>
          <w:t xml:space="preserve"> Varian Dan Mutasi. </w:t>
        </w:r>
        <w:r>
          <w:rPr>
            <w:i/>
            <w:iCs/>
          </w:rPr>
          <w:t xml:space="preserve">Jurnal </w:t>
        </w:r>
        <w:proofErr w:type="spellStart"/>
        <w:r>
          <w:rPr>
            <w:i/>
            <w:iCs/>
          </w:rPr>
          <w:t>Medika</w:t>
        </w:r>
        <w:proofErr w:type="spellEnd"/>
        <w:r>
          <w:rPr>
            <w:i/>
            <w:iCs/>
          </w:rPr>
          <w:t xml:space="preserve"> </w:t>
        </w:r>
        <w:proofErr w:type="spellStart"/>
        <w:r>
          <w:rPr>
            <w:i/>
            <w:iCs/>
          </w:rPr>
          <w:t>Hutama</w:t>
        </w:r>
        <w:proofErr w:type="spellEnd"/>
        <w:r>
          <w:t xml:space="preserve">, </w:t>
        </w:r>
        <w:r>
          <w:rPr>
            <w:i/>
            <w:iCs/>
          </w:rPr>
          <w:t>3</w:t>
        </w:r>
        <w:r>
          <w:t>(02), 1980–1986. https://jurnalmedikahutama.com/index.php/JMH/article/view/396/271</w:t>
        </w:r>
      </w:ins>
    </w:p>
    <w:p w14:paraId="3115D1CD" w14:textId="77777777" w:rsidR="007B54F7" w:rsidRDefault="007B54F7" w:rsidP="007B54F7">
      <w:pPr>
        <w:pStyle w:val="NormalWeb"/>
        <w:ind w:left="480" w:hanging="480"/>
        <w:rPr>
          <w:ins w:id="864" w:author="fahmi abdillah" w:date="2022-07-13T23:51:00Z"/>
        </w:rPr>
      </w:pPr>
      <w:proofErr w:type="spellStart"/>
      <w:ins w:id="865" w:author="fahmi abdillah" w:date="2022-07-13T23:51:00Z">
        <w:r>
          <w:t>Silitonga</w:t>
        </w:r>
        <w:proofErr w:type="spellEnd"/>
        <w:r>
          <w:t xml:space="preserve">, P. (2016). ANALISIS POLA PENYEBARAN PENYAKIT PASIEN PENGGUNA BADAN PENYELENGGARA JAMINAN SOSIAL (BPJS) KESEHATAN DENGAN MENGGUNAKAN METODE DBSCAN </w:t>
        </w:r>
        <w:r>
          <w:lastRenderedPageBreak/>
          <w:t xml:space="preserve">CLUSTERING </w:t>
        </w:r>
        <w:proofErr w:type="gramStart"/>
        <w:r>
          <w:t>( Studi</w:t>
        </w:r>
        <w:proofErr w:type="gramEnd"/>
        <w:r>
          <w:t xml:space="preserve"> Kasus Rumah Sakit Umum Pusat Haji Adam Malik Medan ). </w:t>
        </w:r>
        <w:r>
          <w:rPr>
            <w:i/>
            <w:iCs/>
          </w:rPr>
          <w:t>Jurnal TIMES</w:t>
        </w:r>
        <w:r>
          <w:t xml:space="preserve">, </w:t>
        </w:r>
        <w:r>
          <w:rPr>
            <w:i/>
            <w:iCs/>
          </w:rPr>
          <w:t xml:space="preserve">Vol. V </w:t>
        </w:r>
        <w:proofErr w:type="gramStart"/>
        <w:r>
          <w:rPr>
            <w:i/>
            <w:iCs/>
          </w:rPr>
          <w:t>No</w:t>
        </w:r>
        <w:r>
          <w:t>(</w:t>
        </w:r>
        <w:proofErr w:type="gramEnd"/>
        <w:r>
          <w:t>ISSN : 2337-3601), 11–40. http://etd.lib.metu.edu.tr/upload/12620012/index.pdf</w:t>
        </w:r>
      </w:ins>
    </w:p>
    <w:p w14:paraId="2D1E659D" w14:textId="77777777" w:rsidR="007B54F7" w:rsidRDefault="007B54F7" w:rsidP="007B54F7">
      <w:pPr>
        <w:pStyle w:val="NormalWeb"/>
        <w:ind w:left="480" w:hanging="480"/>
        <w:rPr>
          <w:ins w:id="866" w:author="fahmi abdillah" w:date="2022-07-13T23:51:00Z"/>
        </w:rPr>
      </w:pPr>
      <w:ins w:id="867" w:author="fahmi abdillah" w:date="2022-07-13T23:51:00Z">
        <w:r>
          <w:t xml:space="preserve">Susanto, H., </w:t>
        </w:r>
        <w:proofErr w:type="spellStart"/>
        <w:r>
          <w:t>Sumpeno</w:t>
        </w:r>
        <w:proofErr w:type="spellEnd"/>
        <w:r>
          <w:t xml:space="preserve">, S., &amp; </w:t>
        </w:r>
        <w:proofErr w:type="spellStart"/>
        <w:r>
          <w:t>Rachmadi</w:t>
        </w:r>
        <w:proofErr w:type="spellEnd"/>
        <w:r>
          <w:t xml:space="preserve">, R. F. (2014). Visualisasi Data Teks </w:t>
        </w:r>
        <w:proofErr w:type="spellStart"/>
        <w:r>
          <w:t>TwitterBerbasis</w:t>
        </w:r>
        <w:proofErr w:type="spellEnd"/>
        <w:r>
          <w:t xml:space="preserve"> Bahasa Indonesia Menggunakan Teknik </w:t>
        </w:r>
        <w:proofErr w:type="spellStart"/>
        <w:r>
          <w:t>Pengklasteran</w:t>
        </w:r>
        <w:proofErr w:type="spellEnd"/>
        <w:r>
          <w:t xml:space="preserve">. </w:t>
        </w:r>
        <w:r>
          <w:rPr>
            <w:i/>
            <w:iCs/>
          </w:rPr>
          <w:t>Jurnal Teknik Elektro Institut Teknologi Sepuluh Nopember</w:t>
        </w:r>
        <w:r>
          <w:t>, 6. http://digilib.its.ac.id/ITS-paper-22121150006831/35629</w:t>
        </w:r>
      </w:ins>
    </w:p>
    <w:p w14:paraId="022CFE19" w14:textId="77777777" w:rsidR="007B54F7" w:rsidRDefault="007B54F7" w:rsidP="007B54F7">
      <w:pPr>
        <w:pStyle w:val="NormalWeb"/>
        <w:ind w:left="480" w:hanging="480"/>
        <w:rPr>
          <w:ins w:id="868" w:author="fahmi abdillah" w:date="2022-07-13T23:51:00Z"/>
        </w:rPr>
      </w:pPr>
      <w:ins w:id="869" w:author="fahmi abdillah" w:date="2022-07-13T23:51:00Z">
        <w:r>
          <w:t xml:space="preserve">Susilo, A., </w:t>
        </w:r>
        <w:proofErr w:type="spellStart"/>
        <w:r>
          <w:t>Rumende</w:t>
        </w:r>
        <w:proofErr w:type="spellEnd"/>
        <w:r>
          <w:t xml:space="preserve">, C. M., </w:t>
        </w:r>
        <w:proofErr w:type="spellStart"/>
        <w:r>
          <w:t>Pitoyo</w:t>
        </w:r>
        <w:proofErr w:type="spellEnd"/>
        <w:r>
          <w:t xml:space="preserve">, C. W., </w:t>
        </w:r>
        <w:proofErr w:type="spellStart"/>
        <w:r>
          <w:t>Santoso</w:t>
        </w:r>
        <w:proofErr w:type="spellEnd"/>
        <w:r>
          <w:t xml:space="preserve">, W. D., </w:t>
        </w:r>
        <w:proofErr w:type="spellStart"/>
        <w:r>
          <w:t>Yulianti</w:t>
        </w:r>
        <w:proofErr w:type="spellEnd"/>
        <w:r>
          <w:t xml:space="preserve">, M., </w:t>
        </w:r>
        <w:proofErr w:type="spellStart"/>
        <w:r>
          <w:t>Herikurniawan</w:t>
        </w:r>
        <w:proofErr w:type="spellEnd"/>
        <w:r>
          <w:t xml:space="preserve">, H., </w:t>
        </w:r>
        <w:proofErr w:type="spellStart"/>
        <w:r>
          <w:t>Sinto</w:t>
        </w:r>
        <w:proofErr w:type="spellEnd"/>
        <w:r>
          <w:t xml:space="preserve">, R., Singh, G., Nainggolan, L., </w:t>
        </w:r>
        <w:proofErr w:type="spellStart"/>
        <w:r>
          <w:t>Nelwan</w:t>
        </w:r>
        <w:proofErr w:type="spellEnd"/>
        <w:r>
          <w:t xml:space="preserve">, E. J., Chen, L. K., </w:t>
        </w:r>
        <w:proofErr w:type="spellStart"/>
        <w:r>
          <w:t>Widhani</w:t>
        </w:r>
        <w:proofErr w:type="spellEnd"/>
        <w:r>
          <w:t xml:space="preserve">, A., Wijaya, E., </w:t>
        </w:r>
        <w:proofErr w:type="spellStart"/>
        <w:r>
          <w:t>Wicaksana</w:t>
        </w:r>
        <w:proofErr w:type="spellEnd"/>
        <w:r>
          <w:t xml:space="preserve">, B., Maksum, M., </w:t>
        </w:r>
        <w:proofErr w:type="spellStart"/>
        <w:r>
          <w:t>Annisa</w:t>
        </w:r>
        <w:proofErr w:type="spellEnd"/>
        <w:r>
          <w:t xml:space="preserve">, F., </w:t>
        </w:r>
        <w:proofErr w:type="spellStart"/>
        <w:r>
          <w:t>Jasirwan</w:t>
        </w:r>
        <w:proofErr w:type="spellEnd"/>
        <w:r>
          <w:t xml:space="preserve">, C. O. M., &amp; </w:t>
        </w:r>
        <w:proofErr w:type="spellStart"/>
        <w:r>
          <w:t>Yunihastuti</w:t>
        </w:r>
        <w:proofErr w:type="spellEnd"/>
        <w:r>
          <w:t xml:space="preserve">, E. (2020). Coronavirus Disease 2019: Tinjauan Literatur Terkini. </w:t>
        </w:r>
        <w:r>
          <w:rPr>
            <w:i/>
            <w:iCs/>
          </w:rPr>
          <w:t>Jurnal Penyakit Dalam Indonesia</w:t>
        </w:r>
        <w:r>
          <w:t xml:space="preserve">, </w:t>
        </w:r>
        <w:r>
          <w:rPr>
            <w:i/>
            <w:iCs/>
          </w:rPr>
          <w:t>7</w:t>
        </w:r>
        <w:r>
          <w:t>(1), 45. https://doi.org/10.7454/jpdi.v7i1.415</w:t>
        </w:r>
      </w:ins>
    </w:p>
    <w:p w14:paraId="131CB231" w14:textId="77777777" w:rsidR="007B54F7" w:rsidRDefault="007B54F7" w:rsidP="007B54F7">
      <w:pPr>
        <w:pStyle w:val="NormalWeb"/>
        <w:ind w:left="480" w:hanging="480"/>
        <w:rPr>
          <w:ins w:id="870" w:author="fahmi abdillah" w:date="2022-07-13T23:51:00Z"/>
        </w:rPr>
      </w:pPr>
      <w:proofErr w:type="spellStart"/>
      <w:ins w:id="871" w:author="fahmi abdillah" w:date="2022-07-13T23:51:00Z">
        <w:r>
          <w:t>Wahyuni</w:t>
        </w:r>
        <w:proofErr w:type="spellEnd"/>
        <w:r>
          <w:t xml:space="preserve">, R. T., </w:t>
        </w:r>
        <w:proofErr w:type="spellStart"/>
        <w:r>
          <w:t>Prastiyanto</w:t>
        </w:r>
        <w:proofErr w:type="spellEnd"/>
        <w:r>
          <w:t xml:space="preserve">, D., &amp; </w:t>
        </w:r>
        <w:proofErr w:type="spellStart"/>
        <w:r>
          <w:t>Supraptono</w:t>
        </w:r>
        <w:proofErr w:type="spellEnd"/>
        <w:r>
          <w:t xml:space="preserve">, E. (2017). Penerapan </w:t>
        </w:r>
        <w:proofErr w:type="spellStart"/>
        <w:r>
          <w:t>Algoritma</w:t>
        </w:r>
        <w:proofErr w:type="spellEnd"/>
        <w:r>
          <w:t xml:space="preserve"> Cosine Similarity dan </w:t>
        </w:r>
        <w:proofErr w:type="spellStart"/>
        <w:r>
          <w:t>Pembobotan</w:t>
        </w:r>
        <w:proofErr w:type="spellEnd"/>
        <w:r>
          <w:t xml:space="preserve"> TF-IDF pada Sistem Klasifikasi Dokumen Skripsi. </w:t>
        </w:r>
        <w:r>
          <w:rPr>
            <w:i/>
            <w:iCs/>
          </w:rPr>
          <w:t>Jurnal Teknik Elektro Universitas Negeri Semarang</w:t>
        </w:r>
        <w:r>
          <w:t xml:space="preserve">, </w:t>
        </w:r>
        <w:r>
          <w:rPr>
            <w:i/>
            <w:iCs/>
          </w:rPr>
          <w:t>9</w:t>
        </w:r>
        <w:r>
          <w:t>(1), 18–23. https://journal.unnes.ac.id/nju/index.php/jte/article/download/10955/6659</w:t>
        </w:r>
      </w:ins>
    </w:p>
    <w:p w14:paraId="00000022" w14:textId="77777777" w:rsidR="00FC65A8" w:rsidRDefault="00FC65A8"/>
    <w:p w14:paraId="6A6F89EB" w14:textId="540AEC50" w:rsidR="00A36737" w:rsidRDefault="00A36737">
      <w:pPr>
        <w:rPr>
          <w:b/>
          <w:sz w:val="28"/>
          <w:szCs w:val="40"/>
        </w:rPr>
      </w:pPr>
      <w:r>
        <w:br w:type="page"/>
      </w:r>
    </w:p>
    <w:p w14:paraId="4218A123" w14:textId="14A5F9CD" w:rsidR="00A36737" w:rsidRDefault="00A36737" w:rsidP="00A36737">
      <w:pPr>
        <w:pStyle w:val="Heading1"/>
        <w:numPr>
          <w:ilvl w:val="0"/>
          <w:numId w:val="0"/>
        </w:numPr>
        <w:ind w:left="360" w:hanging="72"/>
        <w:rPr>
          <w:lang w:val="en-US"/>
        </w:rPr>
      </w:pPr>
      <w:r>
        <w:rPr>
          <w:lang w:val="en-US"/>
        </w:rPr>
        <w:lastRenderedPageBreak/>
        <w:t>LAMPIRAN</w:t>
      </w:r>
    </w:p>
    <w:p w14:paraId="3E6CDFC0" w14:textId="11E5AF24" w:rsidR="00A36737" w:rsidRDefault="00A36737" w:rsidP="00A36737">
      <w:pPr>
        <w:rPr>
          <w:lang w:val="en-US"/>
        </w:rPr>
      </w:pPr>
      <w:r>
        <w:rPr>
          <w:lang w:val="en-US"/>
        </w:rPr>
        <w:t xml:space="preserve">LAMPIRAN 1: Daftar Kata </w:t>
      </w:r>
      <w:proofErr w:type="spellStart"/>
      <w:r>
        <w:rPr>
          <w:lang w:val="en-US"/>
        </w:rPr>
        <w:t>Stopword</w:t>
      </w:r>
      <w:proofErr w:type="spellEnd"/>
    </w:p>
    <w:p w14:paraId="38BAC2F4" w14:textId="77777777" w:rsidR="004326FD" w:rsidRPr="004B4B45" w:rsidRDefault="004326FD" w:rsidP="004326FD">
      <w:pPr>
        <w:rPr>
          <w:rFonts w:cs="Times New Roman"/>
        </w:rPr>
      </w:pPr>
      <w:r>
        <w:rPr>
          <w:rFonts w:cs="Times New Roman"/>
        </w:rPr>
        <w:t>‘</w:t>
      </w:r>
      <w:r w:rsidRPr="004B4B45">
        <w:rPr>
          <w:rFonts w:cs="Times New Roman"/>
        </w:rPr>
        <w:t>ada</w:t>
      </w:r>
      <w:r>
        <w:rPr>
          <w:rFonts w:cs="Times New Roman"/>
        </w:rPr>
        <w:t>’, ‘</w:t>
      </w:r>
      <w:r w:rsidRPr="004B4B45">
        <w:rPr>
          <w:rFonts w:cs="Times New Roman"/>
        </w:rPr>
        <w:t>adalah</w:t>
      </w:r>
      <w:r>
        <w:rPr>
          <w:rFonts w:cs="Times New Roman"/>
        </w:rPr>
        <w:t>’, ’</w:t>
      </w:r>
      <w:r w:rsidRPr="004B4B45">
        <w:rPr>
          <w:rFonts w:cs="Times New Roman"/>
        </w:rPr>
        <w:t>adanya</w:t>
      </w:r>
      <w:r>
        <w:rPr>
          <w:rFonts w:cs="Times New Roman"/>
        </w:rPr>
        <w:t>’, ‘</w:t>
      </w:r>
      <w:r w:rsidRPr="004B4B45">
        <w:rPr>
          <w:rFonts w:cs="Times New Roman"/>
        </w:rPr>
        <w:t>adapun</w:t>
      </w:r>
      <w:r>
        <w:rPr>
          <w:rFonts w:cs="Times New Roman"/>
        </w:rPr>
        <w:t>’, ‘</w:t>
      </w:r>
      <w:r w:rsidRPr="004B4B45">
        <w:rPr>
          <w:rFonts w:cs="Times New Roman"/>
        </w:rPr>
        <w:t>agak</w:t>
      </w:r>
      <w:r>
        <w:rPr>
          <w:rFonts w:cs="Times New Roman"/>
        </w:rPr>
        <w:t>’, ‘</w:t>
      </w:r>
      <w:r w:rsidRPr="004B4B45">
        <w:rPr>
          <w:rFonts w:cs="Times New Roman"/>
        </w:rPr>
        <w:t>agaknya</w:t>
      </w:r>
      <w:r>
        <w:rPr>
          <w:rFonts w:cs="Times New Roman"/>
        </w:rPr>
        <w:t>’, ‘</w:t>
      </w:r>
      <w:r w:rsidRPr="004B4B45">
        <w:rPr>
          <w:rFonts w:cs="Times New Roman"/>
        </w:rPr>
        <w:t>agar</w:t>
      </w:r>
      <w:r>
        <w:rPr>
          <w:rFonts w:cs="Times New Roman"/>
        </w:rPr>
        <w:t>’, ‘</w:t>
      </w:r>
      <w:r w:rsidRPr="004B4B45">
        <w:rPr>
          <w:rFonts w:cs="Times New Roman"/>
        </w:rPr>
        <w:t>akan</w:t>
      </w:r>
      <w:r>
        <w:rPr>
          <w:rFonts w:cs="Times New Roman"/>
        </w:rPr>
        <w:t>’, ‘</w:t>
      </w:r>
      <w:r w:rsidRPr="004B4B45">
        <w:rPr>
          <w:rFonts w:cs="Times New Roman"/>
        </w:rPr>
        <w:t>akankah</w:t>
      </w:r>
      <w:r>
        <w:rPr>
          <w:rFonts w:cs="Times New Roman"/>
        </w:rPr>
        <w:t>’, ‘</w:t>
      </w:r>
      <w:r w:rsidRPr="004B4B45">
        <w:rPr>
          <w:rFonts w:cs="Times New Roman"/>
        </w:rPr>
        <w:t>akhir</w:t>
      </w:r>
      <w:r>
        <w:rPr>
          <w:rFonts w:cs="Times New Roman"/>
        </w:rPr>
        <w:t>’, ‘</w:t>
      </w:r>
      <w:r w:rsidRPr="004B4B45">
        <w:rPr>
          <w:rFonts w:cs="Times New Roman"/>
        </w:rPr>
        <w:t>akhiri</w:t>
      </w:r>
      <w:r>
        <w:rPr>
          <w:rFonts w:cs="Times New Roman"/>
        </w:rPr>
        <w:t>’, ‘</w:t>
      </w:r>
      <w:r w:rsidRPr="004B4B45">
        <w:rPr>
          <w:rFonts w:cs="Times New Roman"/>
        </w:rPr>
        <w:t>akhirnya</w:t>
      </w:r>
      <w:r>
        <w:rPr>
          <w:rFonts w:cs="Times New Roman"/>
        </w:rPr>
        <w:t>’, ‘</w:t>
      </w:r>
      <w:r w:rsidRPr="004B4B45">
        <w:rPr>
          <w:rFonts w:cs="Times New Roman"/>
        </w:rPr>
        <w:t>aku</w:t>
      </w:r>
      <w:r>
        <w:rPr>
          <w:rFonts w:cs="Times New Roman"/>
        </w:rPr>
        <w:t>’, ’</w:t>
      </w:r>
      <w:r w:rsidRPr="004B4B45">
        <w:rPr>
          <w:rFonts w:cs="Times New Roman"/>
        </w:rPr>
        <w:t>akulah</w:t>
      </w:r>
      <w:r>
        <w:rPr>
          <w:rFonts w:cs="Times New Roman"/>
        </w:rPr>
        <w:t>’, ‘</w:t>
      </w:r>
      <w:r w:rsidRPr="004B4B45">
        <w:rPr>
          <w:rFonts w:cs="Times New Roman"/>
        </w:rPr>
        <w:t>amat</w:t>
      </w:r>
      <w:r>
        <w:rPr>
          <w:rFonts w:cs="Times New Roman"/>
        </w:rPr>
        <w:t>’, ‘</w:t>
      </w:r>
      <w:r w:rsidRPr="004B4B45">
        <w:rPr>
          <w:rFonts w:cs="Times New Roman"/>
        </w:rPr>
        <w:t>amatlah</w:t>
      </w:r>
      <w:r>
        <w:rPr>
          <w:rFonts w:cs="Times New Roman"/>
        </w:rPr>
        <w:t>’, ‘</w:t>
      </w:r>
      <w:r w:rsidRPr="004B4B45">
        <w:rPr>
          <w:rFonts w:cs="Times New Roman"/>
        </w:rPr>
        <w:t>anda</w:t>
      </w:r>
      <w:r>
        <w:rPr>
          <w:rFonts w:cs="Times New Roman"/>
        </w:rPr>
        <w:t>’, ‘</w:t>
      </w:r>
      <w:r w:rsidRPr="004B4B45">
        <w:rPr>
          <w:rFonts w:cs="Times New Roman"/>
        </w:rPr>
        <w:t>andalah</w:t>
      </w:r>
      <w:r>
        <w:rPr>
          <w:rFonts w:cs="Times New Roman"/>
        </w:rPr>
        <w:t>’, ‘</w:t>
      </w:r>
      <w:r w:rsidRPr="004B4B45">
        <w:rPr>
          <w:rFonts w:cs="Times New Roman"/>
        </w:rPr>
        <w:t>antar</w:t>
      </w:r>
      <w:r>
        <w:rPr>
          <w:rFonts w:cs="Times New Roman"/>
        </w:rPr>
        <w:t>’, ‘</w:t>
      </w:r>
      <w:r w:rsidRPr="004B4B45">
        <w:rPr>
          <w:rFonts w:cs="Times New Roman"/>
        </w:rPr>
        <w:t>antara</w:t>
      </w:r>
      <w:r>
        <w:rPr>
          <w:rFonts w:cs="Times New Roman"/>
        </w:rPr>
        <w:t>’, ‘</w:t>
      </w:r>
      <w:r w:rsidRPr="004B4B45">
        <w:rPr>
          <w:rFonts w:cs="Times New Roman"/>
        </w:rPr>
        <w:t>antaranya</w:t>
      </w:r>
      <w:r>
        <w:rPr>
          <w:rFonts w:cs="Times New Roman"/>
        </w:rPr>
        <w:t>’, ‘</w:t>
      </w:r>
      <w:r w:rsidRPr="004B4B45">
        <w:rPr>
          <w:rFonts w:cs="Times New Roman"/>
        </w:rPr>
        <w:t>apa</w:t>
      </w:r>
      <w:r>
        <w:rPr>
          <w:rFonts w:cs="Times New Roman"/>
        </w:rPr>
        <w:t>’, ‘</w:t>
      </w:r>
      <w:r w:rsidRPr="004B4B45">
        <w:rPr>
          <w:rFonts w:cs="Times New Roman"/>
        </w:rPr>
        <w:t>apaan</w:t>
      </w:r>
      <w:r>
        <w:rPr>
          <w:rFonts w:cs="Times New Roman"/>
        </w:rPr>
        <w:t>’, ‘</w:t>
      </w:r>
      <w:r w:rsidRPr="004B4B45">
        <w:rPr>
          <w:rFonts w:cs="Times New Roman"/>
        </w:rPr>
        <w:t>apabila</w:t>
      </w:r>
      <w:r>
        <w:rPr>
          <w:rFonts w:cs="Times New Roman"/>
        </w:rPr>
        <w:t>’, ‘</w:t>
      </w:r>
      <w:r w:rsidRPr="004B4B45">
        <w:rPr>
          <w:rFonts w:cs="Times New Roman"/>
        </w:rPr>
        <w:t>apakah</w:t>
      </w:r>
      <w:r>
        <w:rPr>
          <w:rFonts w:cs="Times New Roman"/>
        </w:rPr>
        <w:t>’, ‘</w:t>
      </w:r>
      <w:r w:rsidRPr="004B4B45">
        <w:rPr>
          <w:rFonts w:cs="Times New Roman"/>
        </w:rPr>
        <w:t>apalagi</w:t>
      </w:r>
      <w:r>
        <w:rPr>
          <w:rFonts w:cs="Times New Roman"/>
        </w:rPr>
        <w:t>’, ‘</w:t>
      </w:r>
      <w:r w:rsidRPr="004B4B45">
        <w:rPr>
          <w:rFonts w:cs="Times New Roman"/>
        </w:rPr>
        <w:t>apatah</w:t>
      </w:r>
      <w:r>
        <w:rPr>
          <w:rFonts w:cs="Times New Roman"/>
        </w:rPr>
        <w:t>’, ‘</w:t>
      </w:r>
      <w:r w:rsidRPr="004B4B45">
        <w:rPr>
          <w:rFonts w:cs="Times New Roman"/>
        </w:rPr>
        <w:t>artinya</w:t>
      </w:r>
      <w:r>
        <w:rPr>
          <w:rFonts w:cs="Times New Roman"/>
        </w:rPr>
        <w:t>’, ‘</w:t>
      </w:r>
      <w:r w:rsidRPr="004B4B45">
        <w:rPr>
          <w:rFonts w:cs="Times New Roman"/>
        </w:rPr>
        <w:t>asal</w:t>
      </w:r>
      <w:r>
        <w:rPr>
          <w:rFonts w:cs="Times New Roman"/>
        </w:rPr>
        <w:t>’, ‘</w:t>
      </w:r>
      <w:r w:rsidRPr="004B4B45">
        <w:rPr>
          <w:rFonts w:cs="Times New Roman"/>
        </w:rPr>
        <w:t>asalkan</w:t>
      </w:r>
      <w:r>
        <w:rPr>
          <w:rFonts w:cs="Times New Roman"/>
        </w:rPr>
        <w:t>’, ‘</w:t>
      </w:r>
      <w:r w:rsidRPr="004B4B45">
        <w:rPr>
          <w:rFonts w:cs="Times New Roman"/>
        </w:rPr>
        <w:t>atas</w:t>
      </w:r>
      <w:r>
        <w:rPr>
          <w:rFonts w:cs="Times New Roman"/>
        </w:rPr>
        <w:t>’, ‘</w:t>
      </w:r>
      <w:r w:rsidRPr="004B4B45">
        <w:rPr>
          <w:rFonts w:cs="Times New Roman"/>
        </w:rPr>
        <w:t>atau</w:t>
      </w:r>
      <w:r>
        <w:rPr>
          <w:rFonts w:cs="Times New Roman"/>
        </w:rPr>
        <w:t>’, ‘</w:t>
      </w:r>
      <w:r w:rsidRPr="004B4B45">
        <w:rPr>
          <w:rFonts w:cs="Times New Roman"/>
        </w:rPr>
        <w:t>ataukah</w:t>
      </w:r>
      <w:r>
        <w:rPr>
          <w:rFonts w:cs="Times New Roman"/>
        </w:rPr>
        <w:t>’, ‘</w:t>
      </w:r>
      <w:r w:rsidRPr="004B4B45">
        <w:rPr>
          <w:rFonts w:cs="Times New Roman"/>
        </w:rPr>
        <w:t>ataupun</w:t>
      </w:r>
      <w:r>
        <w:rPr>
          <w:rFonts w:cs="Times New Roman"/>
        </w:rPr>
        <w:t>’, ‘</w:t>
      </w:r>
      <w:r w:rsidRPr="004B4B45">
        <w:rPr>
          <w:rFonts w:cs="Times New Roman"/>
        </w:rPr>
        <w:t>awal</w:t>
      </w:r>
      <w:r>
        <w:rPr>
          <w:rFonts w:cs="Times New Roman"/>
        </w:rPr>
        <w:t>’, ‘</w:t>
      </w:r>
      <w:r w:rsidRPr="004B4B45">
        <w:rPr>
          <w:rFonts w:cs="Times New Roman"/>
        </w:rPr>
        <w:t>awalnya</w:t>
      </w:r>
      <w:r>
        <w:rPr>
          <w:rFonts w:cs="Times New Roman"/>
        </w:rPr>
        <w:t>’, ‘</w:t>
      </w:r>
      <w:r w:rsidRPr="004B4B45">
        <w:rPr>
          <w:rFonts w:cs="Times New Roman"/>
        </w:rPr>
        <w:t>bagai</w:t>
      </w:r>
      <w:r>
        <w:rPr>
          <w:rFonts w:cs="Times New Roman"/>
        </w:rPr>
        <w:t>’, ‘</w:t>
      </w:r>
      <w:r w:rsidRPr="004B4B45">
        <w:rPr>
          <w:rFonts w:cs="Times New Roman"/>
        </w:rPr>
        <w:t>bagaikan</w:t>
      </w:r>
      <w:r>
        <w:rPr>
          <w:rFonts w:cs="Times New Roman"/>
        </w:rPr>
        <w:t>’, ‘</w:t>
      </w:r>
      <w:r w:rsidRPr="004B4B45">
        <w:rPr>
          <w:rFonts w:cs="Times New Roman"/>
        </w:rPr>
        <w:t>bagaimana</w:t>
      </w:r>
      <w:r>
        <w:rPr>
          <w:rFonts w:cs="Times New Roman"/>
        </w:rPr>
        <w:t>’, ‘</w:t>
      </w:r>
      <w:r w:rsidRPr="004B4B45">
        <w:rPr>
          <w:rFonts w:cs="Times New Roman"/>
        </w:rPr>
        <w:t>bagaimanakah</w:t>
      </w:r>
      <w:r>
        <w:rPr>
          <w:rFonts w:cs="Times New Roman"/>
        </w:rPr>
        <w:t>’, ‘</w:t>
      </w:r>
      <w:r w:rsidRPr="004B4B45">
        <w:rPr>
          <w:rFonts w:cs="Times New Roman"/>
        </w:rPr>
        <w:t>bagaimanapun</w:t>
      </w:r>
      <w:r>
        <w:rPr>
          <w:rFonts w:cs="Times New Roman"/>
        </w:rPr>
        <w:t>’, ‘</w:t>
      </w:r>
      <w:r w:rsidRPr="004B4B45">
        <w:rPr>
          <w:rFonts w:cs="Times New Roman"/>
        </w:rPr>
        <w:t>bagi</w:t>
      </w:r>
      <w:r>
        <w:rPr>
          <w:rFonts w:cs="Times New Roman"/>
        </w:rPr>
        <w:t>’, ‘</w:t>
      </w:r>
      <w:r w:rsidRPr="004B4B45">
        <w:rPr>
          <w:rFonts w:cs="Times New Roman"/>
        </w:rPr>
        <w:t>bagian</w:t>
      </w:r>
      <w:r>
        <w:rPr>
          <w:rFonts w:cs="Times New Roman"/>
        </w:rPr>
        <w:t>’, ‘</w:t>
      </w:r>
      <w:r w:rsidRPr="004B4B45">
        <w:rPr>
          <w:rFonts w:cs="Times New Roman"/>
        </w:rPr>
        <w:t>bahkan</w:t>
      </w:r>
      <w:r>
        <w:rPr>
          <w:rFonts w:cs="Times New Roman"/>
        </w:rPr>
        <w:t>’, ‘</w:t>
      </w:r>
      <w:r w:rsidRPr="004B4B45">
        <w:rPr>
          <w:rFonts w:cs="Times New Roman"/>
        </w:rPr>
        <w:t>bahwa</w:t>
      </w:r>
      <w:r>
        <w:rPr>
          <w:rFonts w:cs="Times New Roman"/>
        </w:rPr>
        <w:t>’, ‘</w:t>
      </w:r>
      <w:r w:rsidRPr="004B4B45">
        <w:rPr>
          <w:rFonts w:cs="Times New Roman"/>
        </w:rPr>
        <w:t>bahwasanya</w:t>
      </w:r>
      <w:r>
        <w:rPr>
          <w:rFonts w:cs="Times New Roman"/>
        </w:rPr>
        <w:t>’, ‘</w:t>
      </w:r>
      <w:r w:rsidRPr="004B4B45">
        <w:rPr>
          <w:rFonts w:cs="Times New Roman"/>
        </w:rPr>
        <w:t>baik</w:t>
      </w:r>
      <w:r>
        <w:rPr>
          <w:rFonts w:cs="Times New Roman"/>
        </w:rPr>
        <w:t>’, ‘</w:t>
      </w:r>
      <w:r w:rsidRPr="004B4B45">
        <w:rPr>
          <w:rFonts w:cs="Times New Roman"/>
        </w:rPr>
        <w:t>bakal</w:t>
      </w:r>
      <w:r>
        <w:rPr>
          <w:rFonts w:cs="Times New Roman"/>
        </w:rPr>
        <w:t>’, ‘</w:t>
      </w:r>
      <w:r w:rsidRPr="004B4B45">
        <w:rPr>
          <w:rFonts w:cs="Times New Roman"/>
        </w:rPr>
        <w:t>bakalan</w:t>
      </w:r>
      <w:r>
        <w:rPr>
          <w:rFonts w:cs="Times New Roman"/>
        </w:rPr>
        <w:t>’, ‘</w:t>
      </w:r>
      <w:r w:rsidRPr="004B4B45">
        <w:rPr>
          <w:rFonts w:cs="Times New Roman"/>
        </w:rPr>
        <w:t>balik</w:t>
      </w:r>
      <w:r>
        <w:rPr>
          <w:rFonts w:cs="Times New Roman"/>
        </w:rPr>
        <w:t>’, ‘</w:t>
      </w:r>
      <w:r w:rsidRPr="004B4B45">
        <w:rPr>
          <w:rFonts w:cs="Times New Roman"/>
        </w:rPr>
        <w:t>banyak</w:t>
      </w:r>
      <w:r>
        <w:rPr>
          <w:rFonts w:cs="Times New Roman"/>
        </w:rPr>
        <w:t>’, ‘</w:t>
      </w:r>
      <w:r w:rsidRPr="004B4B45">
        <w:rPr>
          <w:rFonts w:cs="Times New Roman"/>
        </w:rPr>
        <w:t>bapak</w:t>
      </w:r>
      <w:r>
        <w:rPr>
          <w:rFonts w:cs="Times New Roman"/>
        </w:rPr>
        <w:t>’, ‘</w:t>
      </w:r>
      <w:r w:rsidRPr="004B4B45">
        <w:rPr>
          <w:rFonts w:cs="Times New Roman"/>
        </w:rPr>
        <w:t>baru</w:t>
      </w:r>
      <w:r>
        <w:rPr>
          <w:rFonts w:cs="Times New Roman"/>
        </w:rPr>
        <w:t>’, ‘</w:t>
      </w:r>
      <w:r w:rsidRPr="004B4B45">
        <w:rPr>
          <w:rFonts w:cs="Times New Roman"/>
        </w:rPr>
        <w:t>bawah</w:t>
      </w:r>
      <w:r>
        <w:rPr>
          <w:rFonts w:cs="Times New Roman"/>
        </w:rPr>
        <w:t>’, ‘</w:t>
      </w:r>
      <w:r w:rsidRPr="004B4B45">
        <w:rPr>
          <w:rFonts w:cs="Times New Roman"/>
        </w:rPr>
        <w:t>beberapa</w:t>
      </w:r>
      <w:r>
        <w:rPr>
          <w:rFonts w:cs="Times New Roman"/>
        </w:rPr>
        <w:t>’, ‘</w:t>
      </w:r>
      <w:r w:rsidRPr="004B4B45">
        <w:rPr>
          <w:rFonts w:cs="Times New Roman"/>
        </w:rPr>
        <w:t>begini</w:t>
      </w:r>
      <w:r>
        <w:rPr>
          <w:rFonts w:cs="Times New Roman"/>
        </w:rPr>
        <w:t>’, ‘</w:t>
      </w:r>
      <w:r w:rsidRPr="004B4B45">
        <w:rPr>
          <w:rFonts w:cs="Times New Roman"/>
        </w:rPr>
        <w:t>beginian</w:t>
      </w:r>
      <w:r>
        <w:rPr>
          <w:rFonts w:cs="Times New Roman"/>
        </w:rPr>
        <w:t>’, ‘</w:t>
      </w:r>
      <w:r w:rsidRPr="004B4B45">
        <w:rPr>
          <w:rFonts w:cs="Times New Roman"/>
        </w:rPr>
        <w:t>beginikah</w:t>
      </w:r>
      <w:r>
        <w:rPr>
          <w:rFonts w:cs="Times New Roman"/>
        </w:rPr>
        <w:t>’, ‘</w:t>
      </w:r>
      <w:r w:rsidRPr="004B4B45">
        <w:rPr>
          <w:rFonts w:cs="Times New Roman"/>
        </w:rPr>
        <w:t>beginilah</w:t>
      </w:r>
      <w:r>
        <w:rPr>
          <w:rFonts w:cs="Times New Roman"/>
        </w:rPr>
        <w:t>’, ‘</w:t>
      </w:r>
      <w:r w:rsidRPr="004B4B45">
        <w:rPr>
          <w:rFonts w:cs="Times New Roman"/>
        </w:rPr>
        <w:t>begitu</w:t>
      </w:r>
      <w:r>
        <w:rPr>
          <w:rFonts w:cs="Times New Roman"/>
        </w:rPr>
        <w:t>’, ‘</w:t>
      </w:r>
      <w:r w:rsidRPr="004B4B45">
        <w:rPr>
          <w:rFonts w:cs="Times New Roman"/>
        </w:rPr>
        <w:t>begitukah</w:t>
      </w:r>
      <w:r>
        <w:rPr>
          <w:rFonts w:cs="Times New Roman"/>
        </w:rPr>
        <w:t>’, ‘</w:t>
      </w:r>
      <w:r w:rsidRPr="004B4B45">
        <w:rPr>
          <w:rFonts w:cs="Times New Roman"/>
        </w:rPr>
        <w:t>begitulah</w:t>
      </w:r>
      <w:r>
        <w:rPr>
          <w:rFonts w:cs="Times New Roman"/>
        </w:rPr>
        <w:t>’, ‘</w:t>
      </w:r>
      <w:r w:rsidRPr="004B4B45">
        <w:rPr>
          <w:rFonts w:cs="Times New Roman"/>
        </w:rPr>
        <w:t>begitupun</w:t>
      </w:r>
      <w:r>
        <w:rPr>
          <w:rFonts w:cs="Times New Roman"/>
        </w:rPr>
        <w:t>’, ‘</w:t>
      </w:r>
      <w:r w:rsidRPr="004B4B45">
        <w:rPr>
          <w:rFonts w:cs="Times New Roman"/>
        </w:rPr>
        <w:t>bekerja</w:t>
      </w:r>
      <w:r>
        <w:rPr>
          <w:rFonts w:cs="Times New Roman"/>
        </w:rPr>
        <w:t>’, ‘</w:t>
      </w:r>
      <w:r w:rsidRPr="004B4B45">
        <w:rPr>
          <w:rFonts w:cs="Times New Roman"/>
        </w:rPr>
        <w:t>belakang</w:t>
      </w:r>
      <w:r>
        <w:rPr>
          <w:rFonts w:cs="Times New Roman"/>
        </w:rPr>
        <w:t>’, ‘</w:t>
      </w:r>
      <w:r w:rsidRPr="004B4B45">
        <w:rPr>
          <w:rFonts w:cs="Times New Roman"/>
        </w:rPr>
        <w:t>belakangan</w:t>
      </w:r>
      <w:r>
        <w:rPr>
          <w:rFonts w:cs="Times New Roman"/>
        </w:rPr>
        <w:t>’, ‘</w:t>
      </w:r>
      <w:r w:rsidRPr="004B4B45">
        <w:rPr>
          <w:rFonts w:cs="Times New Roman"/>
        </w:rPr>
        <w:t>belum</w:t>
      </w:r>
      <w:r>
        <w:rPr>
          <w:rFonts w:cs="Times New Roman"/>
        </w:rPr>
        <w:t>’, ‘</w:t>
      </w:r>
      <w:r w:rsidRPr="004B4B45">
        <w:rPr>
          <w:rFonts w:cs="Times New Roman"/>
        </w:rPr>
        <w:t>belumlah</w:t>
      </w:r>
      <w:r>
        <w:rPr>
          <w:rFonts w:cs="Times New Roman"/>
        </w:rPr>
        <w:t>’, ‘</w:t>
      </w:r>
      <w:r w:rsidRPr="004B4B45">
        <w:rPr>
          <w:rFonts w:cs="Times New Roman"/>
        </w:rPr>
        <w:t>benar</w:t>
      </w:r>
      <w:r>
        <w:rPr>
          <w:rFonts w:cs="Times New Roman"/>
        </w:rPr>
        <w:t>’, ‘</w:t>
      </w:r>
      <w:r w:rsidRPr="004B4B45">
        <w:rPr>
          <w:rFonts w:cs="Times New Roman"/>
        </w:rPr>
        <w:t>benarkah</w:t>
      </w:r>
      <w:r>
        <w:rPr>
          <w:rFonts w:cs="Times New Roman"/>
        </w:rPr>
        <w:t>’, ‘</w:t>
      </w:r>
      <w:r w:rsidRPr="004B4B45">
        <w:rPr>
          <w:rFonts w:cs="Times New Roman"/>
        </w:rPr>
        <w:t>benarlah</w:t>
      </w:r>
      <w:r>
        <w:rPr>
          <w:rFonts w:cs="Times New Roman"/>
        </w:rPr>
        <w:t>’, ‘</w:t>
      </w:r>
      <w:r w:rsidRPr="004B4B45">
        <w:rPr>
          <w:rFonts w:cs="Times New Roman"/>
        </w:rPr>
        <w:t>berada</w:t>
      </w:r>
      <w:r>
        <w:rPr>
          <w:rFonts w:cs="Times New Roman"/>
        </w:rPr>
        <w:t>’, ‘</w:t>
      </w:r>
      <w:r w:rsidRPr="004B4B45">
        <w:rPr>
          <w:rFonts w:cs="Times New Roman"/>
        </w:rPr>
        <w:t>berakhir</w:t>
      </w:r>
      <w:r>
        <w:rPr>
          <w:rFonts w:cs="Times New Roman"/>
        </w:rPr>
        <w:t>’, ‘</w:t>
      </w:r>
      <w:r w:rsidRPr="004B4B45">
        <w:rPr>
          <w:rFonts w:cs="Times New Roman"/>
        </w:rPr>
        <w:t>berakhirlah</w:t>
      </w:r>
      <w:r>
        <w:rPr>
          <w:rFonts w:cs="Times New Roman"/>
        </w:rPr>
        <w:t>’, ‘</w:t>
      </w:r>
      <w:r w:rsidRPr="004B4B45">
        <w:rPr>
          <w:rFonts w:cs="Times New Roman"/>
        </w:rPr>
        <w:t>berakhirnya</w:t>
      </w:r>
      <w:r>
        <w:rPr>
          <w:rFonts w:cs="Times New Roman"/>
        </w:rPr>
        <w:t>’, ‘</w:t>
      </w:r>
      <w:r w:rsidRPr="004B4B45">
        <w:rPr>
          <w:rFonts w:cs="Times New Roman"/>
        </w:rPr>
        <w:t>berapa</w:t>
      </w:r>
      <w:r>
        <w:rPr>
          <w:rFonts w:cs="Times New Roman"/>
        </w:rPr>
        <w:t>’, ‘</w:t>
      </w:r>
      <w:r w:rsidRPr="004B4B45">
        <w:rPr>
          <w:rFonts w:cs="Times New Roman"/>
        </w:rPr>
        <w:t>berapakah</w:t>
      </w:r>
      <w:r>
        <w:rPr>
          <w:rFonts w:cs="Times New Roman"/>
        </w:rPr>
        <w:t>’, ‘</w:t>
      </w:r>
      <w:r w:rsidRPr="004B4B45">
        <w:rPr>
          <w:rFonts w:cs="Times New Roman"/>
        </w:rPr>
        <w:t>berapalah</w:t>
      </w:r>
      <w:r>
        <w:rPr>
          <w:rFonts w:cs="Times New Roman"/>
        </w:rPr>
        <w:t>’, ‘</w:t>
      </w:r>
      <w:r w:rsidRPr="004B4B45">
        <w:rPr>
          <w:rFonts w:cs="Times New Roman"/>
        </w:rPr>
        <w:t>berapapun</w:t>
      </w:r>
      <w:r>
        <w:rPr>
          <w:rFonts w:cs="Times New Roman"/>
        </w:rPr>
        <w:t>’, ‘</w:t>
      </w:r>
      <w:r w:rsidRPr="004B4B45">
        <w:rPr>
          <w:rFonts w:cs="Times New Roman"/>
        </w:rPr>
        <w:t>berarti</w:t>
      </w:r>
      <w:r>
        <w:rPr>
          <w:rFonts w:cs="Times New Roman"/>
        </w:rPr>
        <w:t>’, ‘</w:t>
      </w:r>
      <w:r w:rsidRPr="004B4B45">
        <w:rPr>
          <w:rFonts w:cs="Times New Roman"/>
        </w:rPr>
        <w:t>berawal</w:t>
      </w:r>
      <w:r>
        <w:rPr>
          <w:rFonts w:cs="Times New Roman"/>
        </w:rPr>
        <w:t>’, ‘</w:t>
      </w:r>
      <w:r w:rsidRPr="004B4B45">
        <w:rPr>
          <w:rFonts w:cs="Times New Roman"/>
        </w:rPr>
        <w:t>berbagai</w:t>
      </w:r>
      <w:r>
        <w:rPr>
          <w:rFonts w:cs="Times New Roman"/>
        </w:rPr>
        <w:t>’, ‘</w:t>
      </w:r>
      <w:r w:rsidRPr="004B4B45">
        <w:rPr>
          <w:rFonts w:cs="Times New Roman"/>
        </w:rPr>
        <w:t>berdatangan</w:t>
      </w:r>
      <w:r>
        <w:rPr>
          <w:rFonts w:cs="Times New Roman"/>
        </w:rPr>
        <w:t>’, ‘</w:t>
      </w:r>
      <w:r w:rsidRPr="004B4B45">
        <w:rPr>
          <w:rFonts w:cs="Times New Roman"/>
        </w:rPr>
        <w:t>beri</w:t>
      </w:r>
      <w:r>
        <w:rPr>
          <w:rFonts w:cs="Times New Roman"/>
        </w:rPr>
        <w:t>’, ‘</w:t>
      </w:r>
      <w:r w:rsidRPr="004B4B45">
        <w:rPr>
          <w:rFonts w:cs="Times New Roman"/>
        </w:rPr>
        <w:t>berikan</w:t>
      </w:r>
      <w:r>
        <w:rPr>
          <w:rFonts w:cs="Times New Roman"/>
        </w:rPr>
        <w:t>’, ‘</w:t>
      </w:r>
      <w:r w:rsidRPr="004B4B45">
        <w:rPr>
          <w:rFonts w:cs="Times New Roman"/>
        </w:rPr>
        <w:t>berikut</w:t>
      </w:r>
      <w:r>
        <w:rPr>
          <w:rFonts w:cs="Times New Roman"/>
        </w:rPr>
        <w:t>’, ‘</w:t>
      </w:r>
      <w:r w:rsidRPr="004B4B45">
        <w:rPr>
          <w:rFonts w:cs="Times New Roman"/>
        </w:rPr>
        <w:t>berikutnya</w:t>
      </w:r>
      <w:r>
        <w:rPr>
          <w:rFonts w:cs="Times New Roman"/>
        </w:rPr>
        <w:t>, ‘</w:t>
      </w:r>
      <w:r w:rsidRPr="004B4B45">
        <w:rPr>
          <w:rFonts w:cs="Times New Roman"/>
        </w:rPr>
        <w:t>berjumlah</w:t>
      </w:r>
      <w:r>
        <w:rPr>
          <w:rFonts w:cs="Times New Roman"/>
        </w:rPr>
        <w:t>’, ‘</w:t>
      </w:r>
      <w:r w:rsidRPr="004B4B45">
        <w:rPr>
          <w:rFonts w:cs="Times New Roman"/>
        </w:rPr>
        <w:t>berkali-kali</w:t>
      </w:r>
      <w:r>
        <w:rPr>
          <w:rFonts w:cs="Times New Roman"/>
        </w:rPr>
        <w:t>’, ‘</w:t>
      </w:r>
      <w:r w:rsidRPr="004B4B45">
        <w:rPr>
          <w:rFonts w:cs="Times New Roman"/>
        </w:rPr>
        <w:t>berkata</w:t>
      </w:r>
      <w:r>
        <w:rPr>
          <w:rFonts w:cs="Times New Roman"/>
        </w:rPr>
        <w:t>’, ‘</w:t>
      </w:r>
      <w:r w:rsidRPr="004B4B45">
        <w:rPr>
          <w:rFonts w:cs="Times New Roman"/>
        </w:rPr>
        <w:t>berkehendak</w:t>
      </w:r>
      <w:r>
        <w:rPr>
          <w:rFonts w:cs="Times New Roman"/>
        </w:rPr>
        <w:t>’, ‘</w:t>
      </w:r>
      <w:r w:rsidRPr="004B4B45">
        <w:rPr>
          <w:rFonts w:cs="Times New Roman"/>
        </w:rPr>
        <w:t>berkeinginan</w:t>
      </w:r>
      <w:r>
        <w:rPr>
          <w:rFonts w:cs="Times New Roman"/>
        </w:rPr>
        <w:t>’, ‘</w:t>
      </w:r>
      <w:r w:rsidRPr="004B4B45">
        <w:rPr>
          <w:rFonts w:cs="Times New Roman"/>
        </w:rPr>
        <w:t>berkenaan</w:t>
      </w:r>
      <w:r>
        <w:rPr>
          <w:rFonts w:cs="Times New Roman"/>
        </w:rPr>
        <w:t>’, ‘</w:t>
      </w:r>
      <w:r w:rsidRPr="004B4B45">
        <w:rPr>
          <w:rFonts w:cs="Times New Roman"/>
        </w:rPr>
        <w:t>berlainan</w:t>
      </w:r>
      <w:r>
        <w:rPr>
          <w:rFonts w:cs="Times New Roman"/>
        </w:rPr>
        <w:t>’, ‘</w:t>
      </w:r>
      <w:r w:rsidRPr="004B4B45">
        <w:rPr>
          <w:rFonts w:cs="Times New Roman"/>
        </w:rPr>
        <w:t>berlalu</w:t>
      </w:r>
      <w:r>
        <w:rPr>
          <w:rFonts w:cs="Times New Roman"/>
        </w:rPr>
        <w:t>’, ‘</w:t>
      </w:r>
      <w:r w:rsidRPr="004B4B45">
        <w:rPr>
          <w:rFonts w:cs="Times New Roman"/>
        </w:rPr>
        <w:t>berlangsung</w:t>
      </w:r>
      <w:r>
        <w:rPr>
          <w:rFonts w:cs="Times New Roman"/>
        </w:rPr>
        <w:t>’, ‘</w:t>
      </w:r>
      <w:r w:rsidRPr="004B4B45">
        <w:rPr>
          <w:rFonts w:cs="Times New Roman"/>
        </w:rPr>
        <w:t>berlebihan</w:t>
      </w:r>
      <w:r>
        <w:rPr>
          <w:rFonts w:cs="Times New Roman"/>
        </w:rPr>
        <w:t>’, ‘</w:t>
      </w:r>
      <w:r w:rsidRPr="004B4B45">
        <w:rPr>
          <w:rFonts w:cs="Times New Roman"/>
        </w:rPr>
        <w:t>bermacam</w:t>
      </w:r>
      <w:r>
        <w:rPr>
          <w:rFonts w:cs="Times New Roman"/>
        </w:rPr>
        <w:t>’, ‘</w:t>
      </w:r>
      <w:r w:rsidRPr="004B4B45">
        <w:rPr>
          <w:rFonts w:cs="Times New Roman"/>
        </w:rPr>
        <w:t>bermacam-macam</w:t>
      </w:r>
      <w:r>
        <w:rPr>
          <w:rFonts w:cs="Times New Roman"/>
        </w:rPr>
        <w:t>’, ‘</w:t>
      </w:r>
      <w:r w:rsidRPr="004B4B45">
        <w:rPr>
          <w:rFonts w:cs="Times New Roman"/>
        </w:rPr>
        <w:t>bermaksud</w:t>
      </w:r>
      <w:r>
        <w:rPr>
          <w:rFonts w:cs="Times New Roman"/>
        </w:rPr>
        <w:t>’, ‘</w:t>
      </w:r>
      <w:r w:rsidRPr="004B4B45">
        <w:rPr>
          <w:rFonts w:cs="Times New Roman"/>
        </w:rPr>
        <w:t>bermula</w:t>
      </w:r>
      <w:r>
        <w:rPr>
          <w:rFonts w:cs="Times New Roman"/>
        </w:rPr>
        <w:t>’, ‘</w:t>
      </w:r>
      <w:r w:rsidRPr="004B4B45">
        <w:rPr>
          <w:rFonts w:cs="Times New Roman"/>
        </w:rPr>
        <w:t>bersama</w:t>
      </w:r>
      <w:r>
        <w:rPr>
          <w:rFonts w:cs="Times New Roman"/>
        </w:rPr>
        <w:t>’, ‘</w:t>
      </w:r>
      <w:r w:rsidRPr="004B4B45">
        <w:rPr>
          <w:rFonts w:cs="Times New Roman"/>
        </w:rPr>
        <w:t>bersama-sama</w:t>
      </w:r>
      <w:r>
        <w:rPr>
          <w:rFonts w:cs="Times New Roman"/>
        </w:rPr>
        <w:t>’, ‘</w:t>
      </w:r>
      <w:r w:rsidRPr="004B4B45">
        <w:rPr>
          <w:rFonts w:cs="Times New Roman"/>
        </w:rPr>
        <w:t>bersiap</w:t>
      </w:r>
      <w:r>
        <w:rPr>
          <w:rFonts w:cs="Times New Roman"/>
        </w:rPr>
        <w:t>’, ‘</w:t>
      </w:r>
      <w:r w:rsidRPr="004B4B45">
        <w:rPr>
          <w:rFonts w:cs="Times New Roman"/>
        </w:rPr>
        <w:t>bersiap-siap</w:t>
      </w:r>
      <w:r>
        <w:rPr>
          <w:rFonts w:cs="Times New Roman"/>
        </w:rPr>
        <w:t>’, ‘</w:t>
      </w:r>
      <w:r w:rsidRPr="004B4B45">
        <w:rPr>
          <w:rFonts w:cs="Times New Roman"/>
        </w:rPr>
        <w:t>bertanya</w:t>
      </w:r>
      <w:r>
        <w:rPr>
          <w:rFonts w:cs="Times New Roman"/>
        </w:rPr>
        <w:t>’, ‘</w:t>
      </w:r>
      <w:r w:rsidRPr="004B4B45">
        <w:rPr>
          <w:rFonts w:cs="Times New Roman"/>
        </w:rPr>
        <w:t>bertanya-tanya</w:t>
      </w:r>
      <w:r>
        <w:rPr>
          <w:rFonts w:cs="Times New Roman"/>
        </w:rPr>
        <w:t>’, ‘</w:t>
      </w:r>
      <w:r w:rsidRPr="004B4B45">
        <w:rPr>
          <w:rFonts w:cs="Times New Roman"/>
        </w:rPr>
        <w:t>berturut</w:t>
      </w:r>
      <w:r>
        <w:rPr>
          <w:rFonts w:cs="Times New Roman"/>
        </w:rPr>
        <w:t>’, ‘</w:t>
      </w:r>
      <w:r w:rsidRPr="004B4B45">
        <w:rPr>
          <w:rFonts w:cs="Times New Roman"/>
        </w:rPr>
        <w:t>berturut-turut</w:t>
      </w:r>
      <w:r>
        <w:rPr>
          <w:rFonts w:cs="Times New Roman"/>
        </w:rPr>
        <w:t>’, ‘</w:t>
      </w:r>
      <w:r w:rsidRPr="004B4B45">
        <w:rPr>
          <w:rFonts w:cs="Times New Roman"/>
        </w:rPr>
        <w:t>bertutur</w:t>
      </w:r>
      <w:r>
        <w:rPr>
          <w:rFonts w:cs="Times New Roman"/>
        </w:rPr>
        <w:t>’, ‘</w:t>
      </w:r>
      <w:r w:rsidRPr="004B4B45">
        <w:rPr>
          <w:rFonts w:cs="Times New Roman"/>
        </w:rPr>
        <w:t>berujar</w:t>
      </w:r>
      <w:r>
        <w:rPr>
          <w:rFonts w:cs="Times New Roman"/>
        </w:rPr>
        <w:t>’, ‘</w:t>
      </w:r>
      <w:r w:rsidRPr="004B4B45">
        <w:rPr>
          <w:rFonts w:cs="Times New Roman"/>
        </w:rPr>
        <w:t>berupa</w:t>
      </w:r>
      <w:r>
        <w:rPr>
          <w:rFonts w:cs="Times New Roman"/>
        </w:rPr>
        <w:t>’, ‘</w:t>
      </w:r>
      <w:r w:rsidRPr="004B4B45">
        <w:rPr>
          <w:rFonts w:cs="Times New Roman"/>
        </w:rPr>
        <w:t>besar</w:t>
      </w:r>
      <w:r>
        <w:rPr>
          <w:rFonts w:cs="Times New Roman"/>
        </w:rPr>
        <w:t>’, ‘</w:t>
      </w:r>
      <w:r w:rsidRPr="004B4B45">
        <w:rPr>
          <w:rFonts w:cs="Times New Roman"/>
        </w:rPr>
        <w:t>betul</w:t>
      </w:r>
      <w:r>
        <w:rPr>
          <w:rFonts w:cs="Times New Roman"/>
        </w:rPr>
        <w:t>’, ‘</w:t>
      </w:r>
      <w:r w:rsidRPr="004B4B45">
        <w:rPr>
          <w:rFonts w:cs="Times New Roman"/>
        </w:rPr>
        <w:t>betulkah</w:t>
      </w:r>
      <w:r>
        <w:rPr>
          <w:rFonts w:cs="Times New Roman"/>
        </w:rPr>
        <w:t>’, ‘</w:t>
      </w:r>
      <w:r w:rsidRPr="004B4B45">
        <w:rPr>
          <w:rFonts w:cs="Times New Roman"/>
        </w:rPr>
        <w:t>biasa</w:t>
      </w:r>
      <w:r>
        <w:rPr>
          <w:rFonts w:cs="Times New Roman"/>
        </w:rPr>
        <w:t>’, ‘</w:t>
      </w:r>
      <w:r w:rsidRPr="004B4B45">
        <w:rPr>
          <w:rFonts w:cs="Times New Roman"/>
        </w:rPr>
        <w:t>biasanya</w:t>
      </w:r>
      <w:r>
        <w:rPr>
          <w:rFonts w:cs="Times New Roman"/>
        </w:rPr>
        <w:t>’, ‘</w:t>
      </w:r>
      <w:r w:rsidRPr="004B4B45">
        <w:rPr>
          <w:rFonts w:cs="Times New Roman"/>
        </w:rPr>
        <w:t>bila</w:t>
      </w:r>
      <w:r>
        <w:rPr>
          <w:rFonts w:cs="Times New Roman"/>
        </w:rPr>
        <w:t>’, ‘</w:t>
      </w:r>
      <w:r w:rsidRPr="004B4B45">
        <w:rPr>
          <w:rFonts w:cs="Times New Roman"/>
        </w:rPr>
        <w:t>bilakah</w:t>
      </w:r>
      <w:r>
        <w:rPr>
          <w:rFonts w:cs="Times New Roman"/>
        </w:rPr>
        <w:t>’, ‘</w:t>
      </w:r>
      <w:r w:rsidRPr="004B4B45">
        <w:rPr>
          <w:rFonts w:cs="Times New Roman"/>
        </w:rPr>
        <w:t>bisa</w:t>
      </w:r>
      <w:r>
        <w:rPr>
          <w:rFonts w:cs="Times New Roman"/>
        </w:rPr>
        <w:t>’, ‘</w:t>
      </w:r>
      <w:r w:rsidRPr="004B4B45">
        <w:rPr>
          <w:rFonts w:cs="Times New Roman"/>
        </w:rPr>
        <w:t>bisakah</w:t>
      </w:r>
      <w:r>
        <w:rPr>
          <w:rFonts w:cs="Times New Roman"/>
        </w:rPr>
        <w:t>’, ‘</w:t>
      </w:r>
      <w:r w:rsidRPr="004B4B45">
        <w:rPr>
          <w:rFonts w:cs="Times New Roman"/>
        </w:rPr>
        <w:t>boleh</w:t>
      </w:r>
      <w:r>
        <w:rPr>
          <w:rFonts w:cs="Times New Roman"/>
        </w:rPr>
        <w:t>’, ‘</w:t>
      </w:r>
      <w:r w:rsidRPr="004B4B45">
        <w:rPr>
          <w:rFonts w:cs="Times New Roman"/>
        </w:rPr>
        <w:t>bolehkah</w:t>
      </w:r>
      <w:r>
        <w:rPr>
          <w:rFonts w:cs="Times New Roman"/>
        </w:rPr>
        <w:t>’, ‘</w:t>
      </w:r>
      <w:r w:rsidRPr="004B4B45">
        <w:rPr>
          <w:rFonts w:cs="Times New Roman"/>
        </w:rPr>
        <w:t>bolehlah</w:t>
      </w:r>
      <w:r>
        <w:rPr>
          <w:rFonts w:cs="Times New Roman"/>
        </w:rPr>
        <w:t>’, ‘</w:t>
      </w:r>
      <w:r w:rsidRPr="004B4B45">
        <w:rPr>
          <w:rFonts w:cs="Times New Roman"/>
        </w:rPr>
        <w:t>buat</w:t>
      </w:r>
      <w:r>
        <w:rPr>
          <w:rFonts w:cs="Times New Roman"/>
        </w:rPr>
        <w:t>’, ‘</w:t>
      </w:r>
      <w:r w:rsidRPr="004B4B45">
        <w:rPr>
          <w:rFonts w:cs="Times New Roman"/>
        </w:rPr>
        <w:t>bukan</w:t>
      </w:r>
      <w:r>
        <w:rPr>
          <w:rFonts w:cs="Times New Roman"/>
        </w:rPr>
        <w:t>’, ‘</w:t>
      </w:r>
      <w:r w:rsidRPr="004B4B45">
        <w:rPr>
          <w:rFonts w:cs="Times New Roman"/>
        </w:rPr>
        <w:t>bukankah</w:t>
      </w:r>
      <w:r>
        <w:rPr>
          <w:rFonts w:cs="Times New Roman"/>
        </w:rPr>
        <w:t>’, ‘</w:t>
      </w:r>
      <w:r w:rsidRPr="004B4B45">
        <w:rPr>
          <w:rFonts w:cs="Times New Roman"/>
        </w:rPr>
        <w:t>bukanlah</w:t>
      </w:r>
      <w:r>
        <w:rPr>
          <w:rFonts w:cs="Times New Roman"/>
        </w:rPr>
        <w:t>’, ‘</w:t>
      </w:r>
      <w:r w:rsidRPr="004B4B45">
        <w:rPr>
          <w:rFonts w:cs="Times New Roman"/>
        </w:rPr>
        <w:t>bukannya</w:t>
      </w:r>
      <w:r>
        <w:rPr>
          <w:rFonts w:cs="Times New Roman"/>
        </w:rPr>
        <w:t>’, ‘</w:t>
      </w:r>
      <w:r w:rsidRPr="004B4B45">
        <w:rPr>
          <w:rFonts w:cs="Times New Roman"/>
        </w:rPr>
        <w:t>bulan</w:t>
      </w:r>
      <w:r>
        <w:rPr>
          <w:rFonts w:cs="Times New Roman"/>
        </w:rPr>
        <w:t>’, ‘</w:t>
      </w:r>
      <w:r w:rsidRPr="004B4B45">
        <w:rPr>
          <w:rFonts w:cs="Times New Roman"/>
        </w:rPr>
        <w:t>bung</w:t>
      </w:r>
      <w:r>
        <w:rPr>
          <w:rFonts w:cs="Times New Roman"/>
        </w:rPr>
        <w:t>’, ‘</w:t>
      </w:r>
      <w:r w:rsidRPr="004B4B45">
        <w:rPr>
          <w:rFonts w:cs="Times New Roman"/>
        </w:rPr>
        <w:t>cara</w:t>
      </w:r>
      <w:r>
        <w:rPr>
          <w:rFonts w:cs="Times New Roman"/>
        </w:rPr>
        <w:t>’, ‘</w:t>
      </w:r>
      <w:r w:rsidRPr="004B4B45">
        <w:rPr>
          <w:rFonts w:cs="Times New Roman"/>
        </w:rPr>
        <w:t>caranya</w:t>
      </w:r>
      <w:r>
        <w:rPr>
          <w:rFonts w:cs="Times New Roman"/>
        </w:rPr>
        <w:t>’, ‘</w:t>
      </w:r>
      <w:r w:rsidRPr="004B4B45">
        <w:rPr>
          <w:rFonts w:cs="Times New Roman"/>
        </w:rPr>
        <w:t>cukup</w:t>
      </w:r>
      <w:r>
        <w:rPr>
          <w:rFonts w:cs="Times New Roman"/>
        </w:rPr>
        <w:t>’, ‘</w:t>
      </w:r>
      <w:r w:rsidRPr="004B4B45">
        <w:rPr>
          <w:rFonts w:cs="Times New Roman"/>
        </w:rPr>
        <w:t>cukupkah</w:t>
      </w:r>
      <w:r>
        <w:rPr>
          <w:rFonts w:cs="Times New Roman"/>
        </w:rPr>
        <w:t>’, ‘</w:t>
      </w:r>
      <w:r w:rsidRPr="004B4B45">
        <w:rPr>
          <w:rFonts w:cs="Times New Roman"/>
        </w:rPr>
        <w:t>cukuplah</w:t>
      </w:r>
      <w:r>
        <w:rPr>
          <w:rFonts w:cs="Times New Roman"/>
        </w:rPr>
        <w:t>’, ‘</w:t>
      </w:r>
      <w:r w:rsidRPr="004B4B45">
        <w:rPr>
          <w:rFonts w:cs="Times New Roman"/>
        </w:rPr>
        <w:t>cuma</w:t>
      </w:r>
      <w:r>
        <w:rPr>
          <w:rFonts w:cs="Times New Roman"/>
        </w:rPr>
        <w:t>’, ‘</w:t>
      </w:r>
      <w:r w:rsidRPr="004B4B45">
        <w:rPr>
          <w:rFonts w:cs="Times New Roman"/>
        </w:rPr>
        <w:t>dahulu</w:t>
      </w:r>
      <w:r>
        <w:rPr>
          <w:rFonts w:cs="Times New Roman"/>
        </w:rPr>
        <w:t>’, ‘</w:t>
      </w:r>
      <w:r w:rsidRPr="004B4B45">
        <w:rPr>
          <w:rFonts w:cs="Times New Roman"/>
        </w:rPr>
        <w:t>dalam</w:t>
      </w:r>
      <w:r>
        <w:rPr>
          <w:rFonts w:cs="Times New Roman"/>
        </w:rPr>
        <w:t>’, ‘</w:t>
      </w:r>
      <w:r w:rsidRPr="004B4B45">
        <w:rPr>
          <w:rFonts w:cs="Times New Roman"/>
        </w:rPr>
        <w:t>dan</w:t>
      </w:r>
      <w:r>
        <w:rPr>
          <w:rFonts w:cs="Times New Roman"/>
        </w:rPr>
        <w:t>’, ‘</w:t>
      </w:r>
      <w:r w:rsidRPr="004B4B45">
        <w:rPr>
          <w:rFonts w:cs="Times New Roman"/>
        </w:rPr>
        <w:t>dapat</w:t>
      </w:r>
      <w:r>
        <w:rPr>
          <w:rFonts w:cs="Times New Roman"/>
        </w:rPr>
        <w:t>’, ‘</w:t>
      </w:r>
      <w:r w:rsidRPr="004B4B45">
        <w:rPr>
          <w:rFonts w:cs="Times New Roman"/>
        </w:rPr>
        <w:t>dari</w:t>
      </w:r>
      <w:r>
        <w:rPr>
          <w:rFonts w:cs="Times New Roman"/>
        </w:rPr>
        <w:t>’, ‘</w:t>
      </w:r>
      <w:r w:rsidRPr="004B4B45">
        <w:rPr>
          <w:rFonts w:cs="Times New Roman"/>
        </w:rPr>
        <w:t>daripada</w:t>
      </w:r>
      <w:r>
        <w:rPr>
          <w:rFonts w:cs="Times New Roman"/>
        </w:rPr>
        <w:t>’, ‘</w:t>
      </w:r>
      <w:r w:rsidRPr="004B4B45">
        <w:rPr>
          <w:rFonts w:cs="Times New Roman"/>
        </w:rPr>
        <w:t>datang</w:t>
      </w:r>
      <w:r>
        <w:rPr>
          <w:rFonts w:cs="Times New Roman"/>
        </w:rPr>
        <w:t>’, ‘</w:t>
      </w:r>
      <w:r w:rsidRPr="004B4B45">
        <w:rPr>
          <w:rFonts w:cs="Times New Roman"/>
        </w:rPr>
        <w:t>dekat</w:t>
      </w:r>
      <w:r>
        <w:rPr>
          <w:rFonts w:cs="Times New Roman"/>
        </w:rPr>
        <w:t>’, ‘</w:t>
      </w:r>
      <w:r w:rsidRPr="004B4B45">
        <w:rPr>
          <w:rFonts w:cs="Times New Roman"/>
        </w:rPr>
        <w:t>demi</w:t>
      </w:r>
      <w:r>
        <w:rPr>
          <w:rFonts w:cs="Times New Roman"/>
        </w:rPr>
        <w:t>’, ‘</w:t>
      </w:r>
      <w:r w:rsidRPr="004B4B45">
        <w:rPr>
          <w:rFonts w:cs="Times New Roman"/>
        </w:rPr>
        <w:t>demikian</w:t>
      </w:r>
      <w:r>
        <w:rPr>
          <w:rFonts w:cs="Times New Roman"/>
        </w:rPr>
        <w:t>’, ‘</w:t>
      </w:r>
      <w:r w:rsidRPr="004B4B45">
        <w:rPr>
          <w:rFonts w:cs="Times New Roman"/>
        </w:rPr>
        <w:t>demikianlah</w:t>
      </w:r>
      <w:r>
        <w:rPr>
          <w:rFonts w:cs="Times New Roman"/>
        </w:rPr>
        <w:t>’, ‘</w:t>
      </w:r>
      <w:r w:rsidRPr="004B4B45">
        <w:rPr>
          <w:rFonts w:cs="Times New Roman"/>
        </w:rPr>
        <w:t>dengan</w:t>
      </w:r>
      <w:r>
        <w:rPr>
          <w:rFonts w:cs="Times New Roman"/>
        </w:rPr>
        <w:t>’, ‘</w:t>
      </w:r>
      <w:r w:rsidRPr="004B4B45">
        <w:rPr>
          <w:rFonts w:cs="Times New Roman"/>
        </w:rPr>
        <w:t>depan</w:t>
      </w:r>
      <w:r>
        <w:rPr>
          <w:rFonts w:cs="Times New Roman"/>
        </w:rPr>
        <w:t>’, ‘</w:t>
      </w:r>
      <w:r w:rsidRPr="004B4B45">
        <w:rPr>
          <w:rFonts w:cs="Times New Roman"/>
        </w:rPr>
        <w:t>di</w:t>
      </w:r>
      <w:r>
        <w:rPr>
          <w:rFonts w:cs="Times New Roman"/>
        </w:rPr>
        <w:t>’, ‘</w:t>
      </w:r>
      <w:r w:rsidRPr="004B4B45">
        <w:rPr>
          <w:rFonts w:cs="Times New Roman"/>
        </w:rPr>
        <w:t>dia</w:t>
      </w:r>
      <w:r>
        <w:rPr>
          <w:rFonts w:cs="Times New Roman"/>
        </w:rPr>
        <w:t>’, ‘</w:t>
      </w:r>
      <w:r w:rsidRPr="004B4B45">
        <w:rPr>
          <w:rFonts w:cs="Times New Roman"/>
        </w:rPr>
        <w:t>diakhiri</w:t>
      </w:r>
      <w:r>
        <w:rPr>
          <w:rFonts w:cs="Times New Roman"/>
        </w:rPr>
        <w:t>’, ‘</w:t>
      </w:r>
      <w:r w:rsidRPr="004B4B45">
        <w:rPr>
          <w:rFonts w:cs="Times New Roman"/>
        </w:rPr>
        <w:t>diakhirinya</w:t>
      </w:r>
      <w:r>
        <w:rPr>
          <w:rFonts w:cs="Times New Roman"/>
        </w:rPr>
        <w:t>’, ‘</w:t>
      </w:r>
      <w:r w:rsidRPr="004B4B45">
        <w:rPr>
          <w:rFonts w:cs="Times New Roman"/>
        </w:rPr>
        <w:t>dialah</w:t>
      </w:r>
      <w:r>
        <w:rPr>
          <w:rFonts w:cs="Times New Roman"/>
        </w:rPr>
        <w:t>’, ‘</w:t>
      </w:r>
      <w:r w:rsidRPr="004B4B45">
        <w:rPr>
          <w:rFonts w:cs="Times New Roman"/>
        </w:rPr>
        <w:t>diantara</w:t>
      </w:r>
      <w:r>
        <w:rPr>
          <w:rFonts w:cs="Times New Roman"/>
        </w:rPr>
        <w:t>’, ‘</w:t>
      </w:r>
      <w:r w:rsidRPr="004B4B45">
        <w:rPr>
          <w:rFonts w:cs="Times New Roman"/>
        </w:rPr>
        <w:t>diantaranya</w:t>
      </w:r>
      <w:r>
        <w:rPr>
          <w:rFonts w:cs="Times New Roman"/>
        </w:rPr>
        <w:t>’, ‘</w:t>
      </w:r>
      <w:r w:rsidRPr="004B4B45">
        <w:rPr>
          <w:rFonts w:cs="Times New Roman"/>
        </w:rPr>
        <w:t>diberi</w:t>
      </w:r>
      <w:r>
        <w:rPr>
          <w:rFonts w:cs="Times New Roman"/>
        </w:rPr>
        <w:t>’, ‘</w:t>
      </w:r>
      <w:r w:rsidRPr="004B4B45">
        <w:rPr>
          <w:rFonts w:cs="Times New Roman"/>
        </w:rPr>
        <w:t>diberikan</w:t>
      </w:r>
      <w:r>
        <w:rPr>
          <w:rFonts w:cs="Times New Roman"/>
        </w:rPr>
        <w:t>’, ‘</w:t>
      </w:r>
      <w:r w:rsidRPr="004B4B45">
        <w:rPr>
          <w:rFonts w:cs="Times New Roman"/>
        </w:rPr>
        <w:t>diberikannya</w:t>
      </w:r>
      <w:r>
        <w:rPr>
          <w:rFonts w:cs="Times New Roman"/>
        </w:rPr>
        <w:t>’, ‘</w:t>
      </w:r>
      <w:r w:rsidRPr="004B4B45">
        <w:rPr>
          <w:rFonts w:cs="Times New Roman"/>
        </w:rPr>
        <w:t>dibuat</w:t>
      </w:r>
      <w:r>
        <w:rPr>
          <w:rFonts w:cs="Times New Roman"/>
        </w:rPr>
        <w:t>’, ‘</w:t>
      </w:r>
      <w:r w:rsidRPr="004B4B45">
        <w:rPr>
          <w:rFonts w:cs="Times New Roman"/>
        </w:rPr>
        <w:t>dibuatnya</w:t>
      </w:r>
      <w:r>
        <w:rPr>
          <w:rFonts w:cs="Times New Roman"/>
        </w:rPr>
        <w:t>’, ‘</w:t>
      </w:r>
      <w:r w:rsidRPr="004B4B45">
        <w:rPr>
          <w:rFonts w:cs="Times New Roman"/>
        </w:rPr>
        <w:t>didapat</w:t>
      </w:r>
      <w:r>
        <w:rPr>
          <w:rFonts w:cs="Times New Roman"/>
        </w:rPr>
        <w:t>’, ‘</w:t>
      </w:r>
      <w:r w:rsidRPr="004B4B45">
        <w:rPr>
          <w:rFonts w:cs="Times New Roman"/>
        </w:rPr>
        <w:t>didatangkan</w:t>
      </w:r>
      <w:r>
        <w:rPr>
          <w:rFonts w:cs="Times New Roman"/>
        </w:rPr>
        <w:t>’, ‘</w:t>
      </w:r>
      <w:r w:rsidRPr="004B4B45">
        <w:rPr>
          <w:rFonts w:cs="Times New Roman"/>
        </w:rPr>
        <w:t>digunakan</w:t>
      </w:r>
      <w:r>
        <w:rPr>
          <w:rFonts w:cs="Times New Roman"/>
        </w:rPr>
        <w:t>’, ‘</w:t>
      </w:r>
      <w:r w:rsidRPr="004B4B45">
        <w:rPr>
          <w:rFonts w:cs="Times New Roman"/>
        </w:rPr>
        <w:t>diibaratkan</w:t>
      </w:r>
      <w:r>
        <w:rPr>
          <w:rFonts w:cs="Times New Roman"/>
        </w:rPr>
        <w:t>’, ‘</w:t>
      </w:r>
      <w:r w:rsidRPr="004B4B45">
        <w:rPr>
          <w:rFonts w:cs="Times New Roman"/>
        </w:rPr>
        <w:t>diibaratkannya</w:t>
      </w:r>
      <w:r>
        <w:rPr>
          <w:rFonts w:cs="Times New Roman"/>
        </w:rPr>
        <w:t>’, ‘</w:t>
      </w:r>
      <w:r w:rsidRPr="004B4B45">
        <w:rPr>
          <w:rFonts w:cs="Times New Roman"/>
        </w:rPr>
        <w:t>diingat</w:t>
      </w:r>
      <w:r>
        <w:rPr>
          <w:rFonts w:cs="Times New Roman"/>
        </w:rPr>
        <w:t>’, ‘</w:t>
      </w:r>
      <w:r w:rsidRPr="004B4B45">
        <w:rPr>
          <w:rFonts w:cs="Times New Roman"/>
        </w:rPr>
        <w:t>diingatkan</w:t>
      </w:r>
      <w:r>
        <w:rPr>
          <w:rFonts w:cs="Times New Roman"/>
        </w:rPr>
        <w:t>’, ‘</w:t>
      </w:r>
      <w:r w:rsidRPr="004B4B45">
        <w:rPr>
          <w:rFonts w:cs="Times New Roman"/>
        </w:rPr>
        <w:t>diinginkan</w:t>
      </w:r>
      <w:r>
        <w:rPr>
          <w:rFonts w:cs="Times New Roman"/>
        </w:rPr>
        <w:t>’, ‘</w:t>
      </w:r>
      <w:r w:rsidRPr="004B4B45">
        <w:rPr>
          <w:rFonts w:cs="Times New Roman"/>
        </w:rPr>
        <w:t>dijawab</w:t>
      </w:r>
      <w:r>
        <w:rPr>
          <w:rFonts w:cs="Times New Roman"/>
        </w:rPr>
        <w:t>’,</w:t>
      </w:r>
      <w:r w:rsidRPr="004B4B45">
        <w:rPr>
          <w:rFonts w:cs="Times New Roman"/>
        </w:rPr>
        <w:t xml:space="preserve"> </w:t>
      </w:r>
      <w:r>
        <w:rPr>
          <w:rFonts w:cs="Times New Roman"/>
        </w:rPr>
        <w:t>‘</w:t>
      </w:r>
      <w:r w:rsidRPr="004B4B45">
        <w:rPr>
          <w:rFonts w:cs="Times New Roman"/>
        </w:rPr>
        <w:t>dijelaskan</w:t>
      </w:r>
      <w:r>
        <w:rPr>
          <w:rFonts w:cs="Times New Roman"/>
        </w:rPr>
        <w:t>’, ‘</w:t>
      </w:r>
      <w:r w:rsidRPr="004B4B45">
        <w:rPr>
          <w:rFonts w:cs="Times New Roman"/>
        </w:rPr>
        <w:t>dijelaskannya</w:t>
      </w:r>
      <w:r>
        <w:rPr>
          <w:rFonts w:cs="Times New Roman"/>
        </w:rPr>
        <w:t>’, ‘</w:t>
      </w:r>
      <w:r w:rsidRPr="004B4B45">
        <w:rPr>
          <w:rFonts w:cs="Times New Roman"/>
        </w:rPr>
        <w:t>dikarenakan</w:t>
      </w:r>
      <w:r>
        <w:rPr>
          <w:rFonts w:cs="Times New Roman"/>
        </w:rPr>
        <w:t>’, ‘</w:t>
      </w:r>
      <w:r w:rsidRPr="004B4B45">
        <w:rPr>
          <w:rFonts w:cs="Times New Roman"/>
        </w:rPr>
        <w:t>dikatakan</w:t>
      </w:r>
      <w:r>
        <w:rPr>
          <w:rFonts w:cs="Times New Roman"/>
        </w:rPr>
        <w:t>’, ‘</w:t>
      </w:r>
      <w:r w:rsidRPr="004B4B45">
        <w:rPr>
          <w:rFonts w:cs="Times New Roman"/>
        </w:rPr>
        <w:t>dikatakannya</w:t>
      </w:r>
      <w:r>
        <w:rPr>
          <w:rFonts w:cs="Times New Roman"/>
        </w:rPr>
        <w:t>’, ‘</w:t>
      </w:r>
      <w:r w:rsidRPr="004B4B45">
        <w:rPr>
          <w:rFonts w:cs="Times New Roman"/>
        </w:rPr>
        <w:t>dikerjakan</w:t>
      </w:r>
      <w:r>
        <w:rPr>
          <w:rFonts w:cs="Times New Roman"/>
        </w:rPr>
        <w:t>’, ‘</w:t>
      </w:r>
      <w:r w:rsidRPr="004B4B45">
        <w:rPr>
          <w:rFonts w:cs="Times New Roman"/>
        </w:rPr>
        <w:t>diketahui</w:t>
      </w:r>
      <w:r>
        <w:rPr>
          <w:rFonts w:cs="Times New Roman"/>
        </w:rPr>
        <w:t>’, ‘</w:t>
      </w:r>
      <w:r w:rsidRPr="004B4B45">
        <w:rPr>
          <w:rFonts w:cs="Times New Roman"/>
        </w:rPr>
        <w:t>diketahuinya</w:t>
      </w:r>
      <w:r>
        <w:rPr>
          <w:rFonts w:cs="Times New Roman"/>
        </w:rPr>
        <w:t>’, ‘</w:t>
      </w:r>
      <w:r w:rsidRPr="004B4B45">
        <w:rPr>
          <w:rFonts w:cs="Times New Roman"/>
        </w:rPr>
        <w:t>dikira</w:t>
      </w:r>
      <w:r>
        <w:rPr>
          <w:rFonts w:cs="Times New Roman"/>
        </w:rPr>
        <w:t>’, ‘</w:t>
      </w:r>
      <w:r w:rsidRPr="004B4B45">
        <w:rPr>
          <w:rFonts w:cs="Times New Roman"/>
        </w:rPr>
        <w:t>dilakukan</w:t>
      </w:r>
      <w:r>
        <w:rPr>
          <w:rFonts w:cs="Times New Roman"/>
        </w:rPr>
        <w:t>’, ‘</w:t>
      </w:r>
      <w:r w:rsidRPr="004B4B45">
        <w:rPr>
          <w:rFonts w:cs="Times New Roman"/>
        </w:rPr>
        <w:t>dilalui</w:t>
      </w:r>
      <w:r>
        <w:rPr>
          <w:rFonts w:cs="Times New Roman"/>
        </w:rPr>
        <w:t>’, ‘</w:t>
      </w:r>
      <w:r w:rsidRPr="004B4B45">
        <w:rPr>
          <w:rFonts w:cs="Times New Roman"/>
        </w:rPr>
        <w:t>dilihat</w:t>
      </w:r>
      <w:r>
        <w:rPr>
          <w:rFonts w:cs="Times New Roman"/>
        </w:rPr>
        <w:t>’, ‘</w:t>
      </w:r>
      <w:r w:rsidRPr="004B4B45">
        <w:rPr>
          <w:rFonts w:cs="Times New Roman"/>
        </w:rPr>
        <w:t>dimaksud</w:t>
      </w:r>
      <w:r>
        <w:rPr>
          <w:rFonts w:cs="Times New Roman"/>
        </w:rPr>
        <w:t>’, ‘</w:t>
      </w:r>
      <w:r w:rsidRPr="004B4B45">
        <w:rPr>
          <w:rFonts w:cs="Times New Roman"/>
        </w:rPr>
        <w:t>dimaksudkan</w:t>
      </w:r>
      <w:r>
        <w:rPr>
          <w:rFonts w:cs="Times New Roman"/>
        </w:rPr>
        <w:t>’, ‘</w:t>
      </w:r>
      <w:r w:rsidRPr="004B4B45">
        <w:rPr>
          <w:rFonts w:cs="Times New Roman"/>
        </w:rPr>
        <w:t>dimaksudkannya</w:t>
      </w:r>
      <w:r>
        <w:rPr>
          <w:rFonts w:cs="Times New Roman"/>
        </w:rPr>
        <w:t>’, ‘</w:t>
      </w:r>
      <w:r w:rsidRPr="004B4B45">
        <w:rPr>
          <w:rFonts w:cs="Times New Roman"/>
        </w:rPr>
        <w:t>dimaksudnya</w:t>
      </w:r>
      <w:r>
        <w:rPr>
          <w:rFonts w:cs="Times New Roman"/>
        </w:rPr>
        <w:t>’, ‘</w:t>
      </w:r>
      <w:r w:rsidRPr="004B4B45">
        <w:rPr>
          <w:rFonts w:cs="Times New Roman"/>
        </w:rPr>
        <w:t>diminta</w:t>
      </w:r>
      <w:r>
        <w:rPr>
          <w:rFonts w:cs="Times New Roman"/>
        </w:rPr>
        <w:t>’, ‘</w:t>
      </w:r>
      <w:r w:rsidRPr="004B4B45">
        <w:rPr>
          <w:rFonts w:cs="Times New Roman"/>
        </w:rPr>
        <w:t>dimintai</w:t>
      </w:r>
      <w:r>
        <w:rPr>
          <w:rFonts w:cs="Times New Roman"/>
        </w:rPr>
        <w:t>’, ‘</w:t>
      </w:r>
      <w:r w:rsidRPr="004B4B45">
        <w:rPr>
          <w:rFonts w:cs="Times New Roman"/>
        </w:rPr>
        <w:t>dimisalkan</w:t>
      </w:r>
      <w:r>
        <w:rPr>
          <w:rFonts w:cs="Times New Roman"/>
        </w:rPr>
        <w:t>’, ‘</w:t>
      </w:r>
      <w:r w:rsidRPr="004B4B45">
        <w:rPr>
          <w:rFonts w:cs="Times New Roman"/>
        </w:rPr>
        <w:t>dimulai</w:t>
      </w:r>
      <w:r>
        <w:rPr>
          <w:rFonts w:cs="Times New Roman"/>
        </w:rPr>
        <w:t>’, ‘</w:t>
      </w:r>
      <w:r w:rsidRPr="004B4B45">
        <w:rPr>
          <w:rFonts w:cs="Times New Roman"/>
        </w:rPr>
        <w:t>dimulailah</w:t>
      </w:r>
      <w:r>
        <w:rPr>
          <w:rFonts w:cs="Times New Roman"/>
        </w:rPr>
        <w:t>’, ‘</w:t>
      </w:r>
      <w:r w:rsidRPr="004B4B45">
        <w:rPr>
          <w:rFonts w:cs="Times New Roman"/>
        </w:rPr>
        <w:t>dimulainya</w:t>
      </w:r>
      <w:r>
        <w:rPr>
          <w:rFonts w:cs="Times New Roman"/>
        </w:rPr>
        <w:t>’, ‘</w:t>
      </w:r>
      <w:r w:rsidRPr="004B4B45">
        <w:rPr>
          <w:rFonts w:cs="Times New Roman"/>
        </w:rPr>
        <w:t>dimungkinkan</w:t>
      </w:r>
      <w:r>
        <w:rPr>
          <w:rFonts w:cs="Times New Roman"/>
        </w:rPr>
        <w:t>’, ‘</w:t>
      </w:r>
      <w:r w:rsidRPr="004B4B45">
        <w:rPr>
          <w:rFonts w:cs="Times New Roman"/>
        </w:rPr>
        <w:t>dini</w:t>
      </w:r>
      <w:r>
        <w:rPr>
          <w:rFonts w:cs="Times New Roman"/>
        </w:rPr>
        <w:t>’, ‘</w:t>
      </w:r>
      <w:r w:rsidRPr="004B4B45">
        <w:rPr>
          <w:rFonts w:cs="Times New Roman"/>
        </w:rPr>
        <w:t>dipastikan</w:t>
      </w:r>
      <w:r>
        <w:rPr>
          <w:rFonts w:cs="Times New Roman"/>
        </w:rPr>
        <w:t>’, ‘</w:t>
      </w:r>
      <w:r w:rsidRPr="004B4B45">
        <w:rPr>
          <w:rFonts w:cs="Times New Roman"/>
        </w:rPr>
        <w:t>diperbuat</w:t>
      </w:r>
      <w:r>
        <w:rPr>
          <w:rFonts w:cs="Times New Roman"/>
        </w:rPr>
        <w:t>’, ‘</w:t>
      </w:r>
      <w:r w:rsidRPr="004B4B45">
        <w:rPr>
          <w:rFonts w:cs="Times New Roman"/>
        </w:rPr>
        <w:t>diperbuatnya</w:t>
      </w:r>
      <w:r>
        <w:rPr>
          <w:rFonts w:cs="Times New Roman"/>
        </w:rPr>
        <w:t>’, ‘</w:t>
      </w:r>
      <w:r w:rsidRPr="004B4B45">
        <w:rPr>
          <w:rFonts w:cs="Times New Roman"/>
        </w:rPr>
        <w:t>dipergunakan</w:t>
      </w:r>
      <w:r>
        <w:rPr>
          <w:rFonts w:cs="Times New Roman"/>
        </w:rPr>
        <w:t>’, ‘</w:t>
      </w:r>
      <w:r w:rsidRPr="004B4B45">
        <w:rPr>
          <w:rFonts w:cs="Times New Roman"/>
        </w:rPr>
        <w:t>diperkirakan</w:t>
      </w:r>
      <w:r>
        <w:rPr>
          <w:rFonts w:cs="Times New Roman"/>
        </w:rPr>
        <w:t>’, ‘</w:t>
      </w:r>
      <w:r w:rsidRPr="004B4B45">
        <w:rPr>
          <w:rFonts w:cs="Times New Roman"/>
        </w:rPr>
        <w:t>diperlihatkan</w:t>
      </w:r>
      <w:r>
        <w:rPr>
          <w:rFonts w:cs="Times New Roman"/>
        </w:rPr>
        <w:t>’, ‘</w:t>
      </w:r>
      <w:r w:rsidRPr="004B4B45">
        <w:rPr>
          <w:rFonts w:cs="Times New Roman"/>
        </w:rPr>
        <w:t>diperlukan</w:t>
      </w:r>
      <w:r>
        <w:rPr>
          <w:rFonts w:cs="Times New Roman"/>
        </w:rPr>
        <w:t>’, ‘</w:t>
      </w:r>
      <w:r w:rsidRPr="004B4B45">
        <w:rPr>
          <w:rFonts w:cs="Times New Roman"/>
        </w:rPr>
        <w:t>diperlukannya</w:t>
      </w:r>
      <w:r>
        <w:rPr>
          <w:rFonts w:cs="Times New Roman"/>
        </w:rPr>
        <w:t>’, ‘</w:t>
      </w:r>
      <w:r w:rsidRPr="004B4B45">
        <w:rPr>
          <w:rFonts w:cs="Times New Roman"/>
        </w:rPr>
        <w:t>dipersoalkan</w:t>
      </w:r>
      <w:r>
        <w:rPr>
          <w:rFonts w:cs="Times New Roman"/>
        </w:rPr>
        <w:t>’, ‘</w:t>
      </w:r>
      <w:r w:rsidRPr="004B4B45">
        <w:rPr>
          <w:rFonts w:cs="Times New Roman"/>
        </w:rPr>
        <w:t>dipertanyakan</w:t>
      </w:r>
      <w:r>
        <w:rPr>
          <w:rFonts w:cs="Times New Roman"/>
        </w:rPr>
        <w:t>’, ‘</w:t>
      </w:r>
      <w:r w:rsidRPr="004B4B45">
        <w:rPr>
          <w:rFonts w:cs="Times New Roman"/>
        </w:rPr>
        <w:t>dipunyai</w:t>
      </w:r>
      <w:r>
        <w:rPr>
          <w:rFonts w:cs="Times New Roman"/>
        </w:rPr>
        <w:t>’, ‘</w:t>
      </w:r>
      <w:r w:rsidRPr="004B4B45">
        <w:rPr>
          <w:rFonts w:cs="Times New Roman"/>
        </w:rPr>
        <w:t>diri</w:t>
      </w:r>
      <w:r>
        <w:rPr>
          <w:rFonts w:cs="Times New Roman"/>
        </w:rPr>
        <w:t>’, ‘</w:t>
      </w:r>
      <w:r w:rsidRPr="004B4B45">
        <w:rPr>
          <w:rFonts w:cs="Times New Roman"/>
        </w:rPr>
        <w:t>dirinya</w:t>
      </w:r>
      <w:r>
        <w:rPr>
          <w:rFonts w:cs="Times New Roman"/>
        </w:rPr>
        <w:t>’, ‘</w:t>
      </w:r>
      <w:r w:rsidRPr="004B4B45">
        <w:rPr>
          <w:rFonts w:cs="Times New Roman"/>
        </w:rPr>
        <w:t>disampaikan</w:t>
      </w:r>
      <w:r>
        <w:rPr>
          <w:rFonts w:cs="Times New Roman"/>
        </w:rPr>
        <w:t>’, ‘</w:t>
      </w:r>
      <w:r w:rsidRPr="004B4B45">
        <w:rPr>
          <w:rFonts w:cs="Times New Roman"/>
        </w:rPr>
        <w:t>disebut</w:t>
      </w:r>
      <w:r>
        <w:rPr>
          <w:rFonts w:cs="Times New Roman"/>
        </w:rPr>
        <w:t>’, ‘</w:t>
      </w:r>
      <w:r w:rsidRPr="004B4B45">
        <w:rPr>
          <w:rFonts w:cs="Times New Roman"/>
        </w:rPr>
        <w:t>disebutkan</w:t>
      </w:r>
      <w:r>
        <w:rPr>
          <w:rFonts w:cs="Times New Roman"/>
        </w:rPr>
        <w:t>’, ‘</w:t>
      </w:r>
      <w:r w:rsidRPr="004B4B45">
        <w:rPr>
          <w:rFonts w:cs="Times New Roman"/>
        </w:rPr>
        <w:t>disebutkannya</w:t>
      </w:r>
      <w:r>
        <w:rPr>
          <w:rFonts w:cs="Times New Roman"/>
        </w:rPr>
        <w:t>’, ‘</w:t>
      </w:r>
      <w:r w:rsidRPr="004B4B45">
        <w:rPr>
          <w:rFonts w:cs="Times New Roman"/>
        </w:rPr>
        <w:t>disini</w:t>
      </w:r>
      <w:r>
        <w:rPr>
          <w:rFonts w:cs="Times New Roman"/>
        </w:rPr>
        <w:t>’, ‘</w:t>
      </w:r>
      <w:r w:rsidRPr="004B4B45">
        <w:rPr>
          <w:rFonts w:cs="Times New Roman"/>
        </w:rPr>
        <w:t>disinilah</w:t>
      </w:r>
      <w:r>
        <w:rPr>
          <w:rFonts w:cs="Times New Roman"/>
        </w:rPr>
        <w:t>’, ‘</w:t>
      </w:r>
      <w:r w:rsidRPr="004B4B45">
        <w:rPr>
          <w:rFonts w:cs="Times New Roman"/>
        </w:rPr>
        <w:t>ditambahkan</w:t>
      </w:r>
      <w:r>
        <w:rPr>
          <w:rFonts w:cs="Times New Roman"/>
        </w:rPr>
        <w:t>’, ‘</w:t>
      </w:r>
      <w:r w:rsidRPr="004B4B45">
        <w:rPr>
          <w:rFonts w:cs="Times New Roman"/>
        </w:rPr>
        <w:t>ditandaskan</w:t>
      </w:r>
      <w:r>
        <w:rPr>
          <w:rFonts w:cs="Times New Roman"/>
        </w:rPr>
        <w:t>’, ‘</w:t>
      </w:r>
      <w:r w:rsidRPr="004B4B45">
        <w:rPr>
          <w:rFonts w:cs="Times New Roman"/>
        </w:rPr>
        <w:t>ditanya</w:t>
      </w:r>
      <w:r>
        <w:rPr>
          <w:rFonts w:cs="Times New Roman"/>
        </w:rPr>
        <w:t>’, ‘</w:t>
      </w:r>
      <w:r w:rsidRPr="004B4B45">
        <w:rPr>
          <w:rFonts w:cs="Times New Roman"/>
        </w:rPr>
        <w:t>ditanyai</w:t>
      </w:r>
      <w:r>
        <w:rPr>
          <w:rFonts w:cs="Times New Roman"/>
        </w:rPr>
        <w:t>’, ‘</w:t>
      </w:r>
      <w:r w:rsidRPr="004B4B45">
        <w:rPr>
          <w:rFonts w:cs="Times New Roman"/>
        </w:rPr>
        <w:t>ditanyakan</w:t>
      </w:r>
      <w:r>
        <w:rPr>
          <w:rFonts w:cs="Times New Roman"/>
        </w:rPr>
        <w:t>’, ‘</w:t>
      </w:r>
      <w:r w:rsidRPr="004B4B45">
        <w:rPr>
          <w:rFonts w:cs="Times New Roman"/>
        </w:rPr>
        <w:t>ditegaskan</w:t>
      </w:r>
      <w:r>
        <w:rPr>
          <w:rFonts w:cs="Times New Roman"/>
        </w:rPr>
        <w:t>’, ‘</w:t>
      </w:r>
      <w:r w:rsidRPr="004B4B45">
        <w:rPr>
          <w:rFonts w:cs="Times New Roman"/>
        </w:rPr>
        <w:t>ditujukan</w:t>
      </w:r>
      <w:r>
        <w:rPr>
          <w:rFonts w:cs="Times New Roman"/>
        </w:rPr>
        <w:t>’, ‘</w:t>
      </w:r>
      <w:r w:rsidRPr="004B4B45">
        <w:rPr>
          <w:rFonts w:cs="Times New Roman"/>
        </w:rPr>
        <w:t>ditunjuk</w:t>
      </w:r>
      <w:r>
        <w:rPr>
          <w:rFonts w:cs="Times New Roman"/>
        </w:rPr>
        <w:t>’, ‘</w:t>
      </w:r>
      <w:r w:rsidRPr="004B4B45">
        <w:rPr>
          <w:rFonts w:cs="Times New Roman"/>
        </w:rPr>
        <w:t>ditunjuki</w:t>
      </w:r>
      <w:r>
        <w:rPr>
          <w:rFonts w:cs="Times New Roman"/>
        </w:rPr>
        <w:t>’, ‘</w:t>
      </w:r>
      <w:r w:rsidRPr="004B4B45">
        <w:rPr>
          <w:rFonts w:cs="Times New Roman"/>
        </w:rPr>
        <w:t>ditunjukkan</w:t>
      </w:r>
      <w:r>
        <w:rPr>
          <w:rFonts w:cs="Times New Roman"/>
        </w:rPr>
        <w:t>’, ‘</w:t>
      </w:r>
      <w:r w:rsidRPr="004B4B45">
        <w:rPr>
          <w:rFonts w:cs="Times New Roman"/>
        </w:rPr>
        <w:t>ditunjukkannya</w:t>
      </w:r>
      <w:r>
        <w:rPr>
          <w:rFonts w:cs="Times New Roman"/>
        </w:rPr>
        <w:t>’, ‘</w:t>
      </w:r>
      <w:r w:rsidRPr="004B4B45">
        <w:rPr>
          <w:rFonts w:cs="Times New Roman"/>
        </w:rPr>
        <w:t>ditunjuknya</w:t>
      </w:r>
      <w:r>
        <w:rPr>
          <w:rFonts w:cs="Times New Roman"/>
        </w:rPr>
        <w:t>’, ‘</w:t>
      </w:r>
      <w:r w:rsidRPr="004B4B45">
        <w:rPr>
          <w:rFonts w:cs="Times New Roman"/>
        </w:rPr>
        <w:t>dituturkan</w:t>
      </w:r>
      <w:r>
        <w:rPr>
          <w:rFonts w:cs="Times New Roman"/>
        </w:rPr>
        <w:t>’, ‘</w:t>
      </w:r>
      <w:r w:rsidRPr="004B4B45">
        <w:rPr>
          <w:rFonts w:cs="Times New Roman"/>
        </w:rPr>
        <w:t>dituturkannya</w:t>
      </w:r>
      <w:r>
        <w:rPr>
          <w:rFonts w:cs="Times New Roman"/>
        </w:rPr>
        <w:t>’, ‘</w:t>
      </w:r>
      <w:r w:rsidRPr="004B4B45">
        <w:rPr>
          <w:rFonts w:cs="Times New Roman"/>
        </w:rPr>
        <w:t>diucapkan</w:t>
      </w:r>
      <w:r>
        <w:rPr>
          <w:rFonts w:cs="Times New Roman"/>
        </w:rPr>
        <w:t>’, ‘</w:t>
      </w:r>
      <w:r w:rsidRPr="004B4B45">
        <w:rPr>
          <w:rFonts w:cs="Times New Roman"/>
        </w:rPr>
        <w:t>diucapkannya</w:t>
      </w:r>
      <w:r>
        <w:rPr>
          <w:rFonts w:cs="Times New Roman"/>
        </w:rPr>
        <w:t>’, ‘</w:t>
      </w:r>
      <w:r w:rsidRPr="004B4B45">
        <w:rPr>
          <w:rFonts w:cs="Times New Roman"/>
        </w:rPr>
        <w:t>diungkapkan</w:t>
      </w:r>
      <w:r>
        <w:rPr>
          <w:rFonts w:cs="Times New Roman"/>
        </w:rPr>
        <w:t>’, ‘</w:t>
      </w:r>
      <w:r w:rsidRPr="004B4B45">
        <w:rPr>
          <w:rFonts w:cs="Times New Roman"/>
        </w:rPr>
        <w:t>dong</w:t>
      </w:r>
      <w:r>
        <w:rPr>
          <w:rFonts w:cs="Times New Roman"/>
        </w:rPr>
        <w:t>’, ‘</w:t>
      </w:r>
      <w:r w:rsidRPr="004B4B45">
        <w:rPr>
          <w:rFonts w:cs="Times New Roman"/>
        </w:rPr>
        <w:t>dua</w:t>
      </w:r>
      <w:r>
        <w:rPr>
          <w:rFonts w:cs="Times New Roman"/>
        </w:rPr>
        <w:t>’, ‘</w:t>
      </w:r>
      <w:r w:rsidRPr="004B4B45">
        <w:rPr>
          <w:rFonts w:cs="Times New Roman"/>
        </w:rPr>
        <w:t>dulu</w:t>
      </w:r>
      <w:r>
        <w:rPr>
          <w:rFonts w:cs="Times New Roman"/>
        </w:rPr>
        <w:t>’, ‘</w:t>
      </w:r>
      <w:r w:rsidRPr="004B4B45">
        <w:rPr>
          <w:rFonts w:cs="Times New Roman"/>
        </w:rPr>
        <w:t>empat</w:t>
      </w:r>
      <w:r>
        <w:rPr>
          <w:rFonts w:cs="Times New Roman"/>
        </w:rPr>
        <w:t>’, ‘</w:t>
      </w:r>
      <w:r w:rsidRPr="004B4B45">
        <w:rPr>
          <w:rFonts w:cs="Times New Roman"/>
        </w:rPr>
        <w:t>enggak</w:t>
      </w:r>
      <w:r>
        <w:rPr>
          <w:rFonts w:cs="Times New Roman"/>
        </w:rPr>
        <w:t>’, ‘</w:t>
      </w:r>
      <w:r w:rsidRPr="004B4B45">
        <w:rPr>
          <w:rFonts w:cs="Times New Roman"/>
        </w:rPr>
        <w:t>enggaknya</w:t>
      </w:r>
      <w:r>
        <w:rPr>
          <w:rFonts w:cs="Times New Roman"/>
        </w:rPr>
        <w:t>’, ‘</w:t>
      </w:r>
      <w:r w:rsidRPr="004B4B45">
        <w:rPr>
          <w:rFonts w:cs="Times New Roman"/>
        </w:rPr>
        <w:t>entah</w:t>
      </w:r>
      <w:r>
        <w:rPr>
          <w:rFonts w:cs="Times New Roman"/>
        </w:rPr>
        <w:t>’, ‘</w:t>
      </w:r>
      <w:r w:rsidRPr="004B4B45">
        <w:rPr>
          <w:rFonts w:cs="Times New Roman"/>
        </w:rPr>
        <w:t>entahlah</w:t>
      </w:r>
      <w:r>
        <w:rPr>
          <w:rFonts w:cs="Times New Roman"/>
        </w:rPr>
        <w:t>’, ‘</w:t>
      </w:r>
      <w:r w:rsidRPr="004B4B45">
        <w:rPr>
          <w:rFonts w:cs="Times New Roman"/>
        </w:rPr>
        <w:t>guna</w:t>
      </w:r>
      <w:r>
        <w:rPr>
          <w:rFonts w:cs="Times New Roman"/>
        </w:rPr>
        <w:t>’, ‘</w:t>
      </w:r>
      <w:r w:rsidRPr="004B4B45">
        <w:rPr>
          <w:rFonts w:cs="Times New Roman"/>
        </w:rPr>
        <w:t>gunakan</w:t>
      </w:r>
      <w:r>
        <w:rPr>
          <w:rFonts w:cs="Times New Roman"/>
        </w:rPr>
        <w:t>’, ‘</w:t>
      </w:r>
      <w:r w:rsidRPr="004B4B45">
        <w:rPr>
          <w:rFonts w:cs="Times New Roman"/>
        </w:rPr>
        <w:t>hal</w:t>
      </w:r>
      <w:r>
        <w:rPr>
          <w:rFonts w:cs="Times New Roman"/>
        </w:rPr>
        <w:t>’, ‘</w:t>
      </w:r>
      <w:r w:rsidRPr="004B4B45">
        <w:rPr>
          <w:rFonts w:cs="Times New Roman"/>
        </w:rPr>
        <w:t>hampir</w:t>
      </w:r>
      <w:r>
        <w:rPr>
          <w:rFonts w:cs="Times New Roman"/>
        </w:rPr>
        <w:t>’, ‘</w:t>
      </w:r>
      <w:r w:rsidRPr="004B4B45">
        <w:rPr>
          <w:rFonts w:cs="Times New Roman"/>
        </w:rPr>
        <w:t>hanya</w:t>
      </w:r>
      <w:r>
        <w:rPr>
          <w:rFonts w:cs="Times New Roman"/>
        </w:rPr>
        <w:t>’, ‘</w:t>
      </w:r>
      <w:r w:rsidRPr="004B4B45">
        <w:rPr>
          <w:rFonts w:cs="Times New Roman"/>
        </w:rPr>
        <w:t>hanyalah</w:t>
      </w:r>
      <w:r>
        <w:rPr>
          <w:rFonts w:cs="Times New Roman"/>
        </w:rPr>
        <w:t>’, ‘</w:t>
      </w:r>
      <w:r w:rsidRPr="004B4B45">
        <w:rPr>
          <w:rFonts w:cs="Times New Roman"/>
        </w:rPr>
        <w:t>hari</w:t>
      </w:r>
      <w:r>
        <w:rPr>
          <w:rFonts w:cs="Times New Roman"/>
        </w:rPr>
        <w:t>’, ‘</w:t>
      </w:r>
      <w:r w:rsidRPr="004B4B45">
        <w:rPr>
          <w:rFonts w:cs="Times New Roman"/>
        </w:rPr>
        <w:t>harus</w:t>
      </w:r>
      <w:r>
        <w:rPr>
          <w:rFonts w:cs="Times New Roman"/>
        </w:rPr>
        <w:t>’, ‘</w:t>
      </w:r>
      <w:r w:rsidRPr="004B4B45">
        <w:rPr>
          <w:rFonts w:cs="Times New Roman"/>
        </w:rPr>
        <w:t>haruslah</w:t>
      </w:r>
      <w:r>
        <w:rPr>
          <w:rFonts w:cs="Times New Roman"/>
        </w:rPr>
        <w:t>’, ‘</w:t>
      </w:r>
      <w:r w:rsidRPr="004B4B45">
        <w:rPr>
          <w:rFonts w:cs="Times New Roman"/>
        </w:rPr>
        <w:t>harusnya</w:t>
      </w:r>
      <w:r>
        <w:rPr>
          <w:rFonts w:cs="Times New Roman"/>
        </w:rPr>
        <w:t>’, ‘</w:t>
      </w:r>
      <w:r w:rsidRPr="004B4B45">
        <w:rPr>
          <w:rFonts w:cs="Times New Roman"/>
        </w:rPr>
        <w:t>hendak</w:t>
      </w:r>
      <w:r>
        <w:rPr>
          <w:rFonts w:cs="Times New Roman"/>
        </w:rPr>
        <w:t>’, ‘</w:t>
      </w:r>
      <w:r w:rsidRPr="004B4B45">
        <w:rPr>
          <w:rFonts w:cs="Times New Roman"/>
        </w:rPr>
        <w:t>hendaklah</w:t>
      </w:r>
      <w:r>
        <w:rPr>
          <w:rFonts w:cs="Times New Roman"/>
        </w:rPr>
        <w:t xml:space="preserve">’, </w:t>
      </w:r>
      <w:r>
        <w:rPr>
          <w:rFonts w:cs="Times New Roman"/>
        </w:rPr>
        <w:lastRenderedPageBreak/>
        <w:t>‘</w:t>
      </w:r>
      <w:r w:rsidRPr="004B4B45">
        <w:rPr>
          <w:rFonts w:cs="Times New Roman"/>
        </w:rPr>
        <w:t>hendaknya</w:t>
      </w:r>
      <w:r>
        <w:rPr>
          <w:rFonts w:cs="Times New Roman"/>
        </w:rPr>
        <w:t>’, ‘</w:t>
      </w:r>
      <w:r w:rsidRPr="004B4B45">
        <w:rPr>
          <w:rFonts w:cs="Times New Roman"/>
        </w:rPr>
        <w:t>hingga</w:t>
      </w:r>
      <w:r>
        <w:rPr>
          <w:rFonts w:cs="Times New Roman"/>
        </w:rPr>
        <w:t>’, ‘</w:t>
      </w:r>
      <w:r w:rsidRPr="004B4B45">
        <w:rPr>
          <w:rFonts w:cs="Times New Roman"/>
        </w:rPr>
        <w:t>ia</w:t>
      </w:r>
      <w:r>
        <w:rPr>
          <w:rFonts w:cs="Times New Roman"/>
        </w:rPr>
        <w:t>’, ‘</w:t>
      </w:r>
      <w:r w:rsidRPr="004B4B45">
        <w:rPr>
          <w:rFonts w:cs="Times New Roman"/>
        </w:rPr>
        <w:t>ialah</w:t>
      </w:r>
      <w:r>
        <w:rPr>
          <w:rFonts w:cs="Times New Roman"/>
        </w:rPr>
        <w:t>’, ‘</w:t>
      </w:r>
      <w:r w:rsidRPr="004B4B45">
        <w:rPr>
          <w:rFonts w:cs="Times New Roman"/>
        </w:rPr>
        <w:t>ibarat</w:t>
      </w:r>
      <w:r>
        <w:rPr>
          <w:rFonts w:cs="Times New Roman"/>
        </w:rPr>
        <w:t>’, ‘</w:t>
      </w:r>
      <w:r w:rsidRPr="004B4B45">
        <w:rPr>
          <w:rFonts w:cs="Times New Roman"/>
        </w:rPr>
        <w:t>ibaratkan</w:t>
      </w:r>
      <w:r>
        <w:rPr>
          <w:rFonts w:cs="Times New Roman"/>
        </w:rPr>
        <w:t>’, ‘</w:t>
      </w:r>
      <w:r w:rsidRPr="004B4B45">
        <w:rPr>
          <w:rFonts w:cs="Times New Roman"/>
        </w:rPr>
        <w:t>ibaratnya</w:t>
      </w:r>
      <w:r>
        <w:rPr>
          <w:rFonts w:cs="Times New Roman"/>
        </w:rPr>
        <w:t>’, ‘</w:t>
      </w:r>
      <w:r w:rsidRPr="004B4B45">
        <w:rPr>
          <w:rFonts w:cs="Times New Roman"/>
        </w:rPr>
        <w:t>ibu</w:t>
      </w:r>
      <w:r>
        <w:rPr>
          <w:rFonts w:cs="Times New Roman"/>
        </w:rPr>
        <w:t>’, ‘</w:t>
      </w:r>
      <w:r w:rsidRPr="004B4B45">
        <w:rPr>
          <w:rFonts w:cs="Times New Roman"/>
        </w:rPr>
        <w:t>ikut</w:t>
      </w:r>
      <w:r>
        <w:rPr>
          <w:rFonts w:cs="Times New Roman"/>
        </w:rPr>
        <w:t>’, ‘</w:t>
      </w:r>
      <w:r w:rsidRPr="004B4B45">
        <w:rPr>
          <w:rFonts w:cs="Times New Roman"/>
        </w:rPr>
        <w:t>ingat</w:t>
      </w:r>
      <w:r>
        <w:rPr>
          <w:rFonts w:cs="Times New Roman"/>
        </w:rPr>
        <w:t>’, ‘</w:t>
      </w:r>
      <w:r w:rsidRPr="004B4B45">
        <w:rPr>
          <w:rFonts w:cs="Times New Roman"/>
        </w:rPr>
        <w:t>ingat-ingat</w:t>
      </w:r>
      <w:r>
        <w:rPr>
          <w:rFonts w:cs="Times New Roman"/>
        </w:rPr>
        <w:t>’, ‘</w:t>
      </w:r>
      <w:r w:rsidRPr="004B4B45">
        <w:rPr>
          <w:rFonts w:cs="Times New Roman"/>
        </w:rPr>
        <w:t>ingin</w:t>
      </w:r>
      <w:r>
        <w:rPr>
          <w:rFonts w:cs="Times New Roman"/>
        </w:rPr>
        <w:t>’, ‘</w:t>
      </w:r>
      <w:r w:rsidRPr="004B4B45">
        <w:rPr>
          <w:rFonts w:cs="Times New Roman"/>
        </w:rPr>
        <w:t>inginkah</w:t>
      </w:r>
      <w:r>
        <w:rPr>
          <w:rFonts w:cs="Times New Roman"/>
        </w:rPr>
        <w:t>’, ‘</w:t>
      </w:r>
      <w:r w:rsidRPr="004B4B45">
        <w:rPr>
          <w:rFonts w:cs="Times New Roman"/>
        </w:rPr>
        <w:t>inginkan</w:t>
      </w:r>
      <w:r>
        <w:rPr>
          <w:rFonts w:cs="Times New Roman"/>
        </w:rPr>
        <w:t>’, ‘</w:t>
      </w:r>
      <w:r w:rsidRPr="004B4B45">
        <w:rPr>
          <w:rFonts w:cs="Times New Roman"/>
        </w:rPr>
        <w:t>ini</w:t>
      </w:r>
      <w:r>
        <w:rPr>
          <w:rFonts w:cs="Times New Roman"/>
        </w:rPr>
        <w:t>’, ‘</w:t>
      </w:r>
      <w:r w:rsidRPr="004B4B45">
        <w:rPr>
          <w:rFonts w:cs="Times New Roman"/>
        </w:rPr>
        <w:t>inikah</w:t>
      </w:r>
      <w:r>
        <w:rPr>
          <w:rFonts w:cs="Times New Roman"/>
        </w:rPr>
        <w:t>’, ‘</w:t>
      </w:r>
      <w:r w:rsidRPr="004B4B45">
        <w:rPr>
          <w:rFonts w:cs="Times New Roman"/>
        </w:rPr>
        <w:t>inilah</w:t>
      </w:r>
      <w:r>
        <w:rPr>
          <w:rFonts w:cs="Times New Roman"/>
        </w:rPr>
        <w:t>’, ‘</w:t>
      </w:r>
      <w:r w:rsidRPr="004B4B45">
        <w:rPr>
          <w:rFonts w:cs="Times New Roman"/>
        </w:rPr>
        <w:t>itu</w:t>
      </w:r>
      <w:r>
        <w:rPr>
          <w:rFonts w:cs="Times New Roman"/>
        </w:rPr>
        <w:t>’, ‘</w:t>
      </w:r>
      <w:r w:rsidRPr="004B4B45">
        <w:rPr>
          <w:rFonts w:cs="Times New Roman"/>
        </w:rPr>
        <w:t>itukah</w:t>
      </w:r>
      <w:r>
        <w:rPr>
          <w:rFonts w:cs="Times New Roman"/>
        </w:rPr>
        <w:t>’, ‘</w:t>
      </w:r>
      <w:r w:rsidRPr="004B4B45">
        <w:rPr>
          <w:rFonts w:cs="Times New Roman"/>
        </w:rPr>
        <w:t>itulah</w:t>
      </w:r>
      <w:r>
        <w:rPr>
          <w:rFonts w:cs="Times New Roman"/>
        </w:rPr>
        <w:t>’, ‘</w:t>
      </w:r>
      <w:r w:rsidRPr="004B4B45">
        <w:rPr>
          <w:rFonts w:cs="Times New Roman"/>
        </w:rPr>
        <w:t>jadi</w:t>
      </w:r>
      <w:r>
        <w:rPr>
          <w:rFonts w:cs="Times New Roman"/>
        </w:rPr>
        <w:t>’, ‘</w:t>
      </w:r>
      <w:r w:rsidRPr="004B4B45">
        <w:rPr>
          <w:rFonts w:cs="Times New Roman"/>
        </w:rPr>
        <w:t>jadilah</w:t>
      </w:r>
      <w:r>
        <w:rPr>
          <w:rFonts w:cs="Times New Roman"/>
        </w:rPr>
        <w:t>’, ‘</w:t>
      </w:r>
      <w:r w:rsidRPr="004B4B45">
        <w:rPr>
          <w:rFonts w:cs="Times New Roman"/>
        </w:rPr>
        <w:t>jadinya</w:t>
      </w:r>
      <w:r>
        <w:rPr>
          <w:rFonts w:cs="Times New Roman"/>
        </w:rPr>
        <w:t>’, ‘</w:t>
      </w:r>
      <w:r w:rsidRPr="004B4B45">
        <w:rPr>
          <w:rFonts w:cs="Times New Roman"/>
        </w:rPr>
        <w:t>jangan</w:t>
      </w:r>
      <w:r>
        <w:rPr>
          <w:rFonts w:cs="Times New Roman"/>
        </w:rPr>
        <w:t>’, ‘</w:t>
      </w:r>
      <w:r w:rsidRPr="004B4B45">
        <w:rPr>
          <w:rFonts w:cs="Times New Roman"/>
        </w:rPr>
        <w:t>jangankan</w:t>
      </w:r>
      <w:r>
        <w:rPr>
          <w:rFonts w:cs="Times New Roman"/>
        </w:rPr>
        <w:t>’, ‘</w:t>
      </w:r>
      <w:r w:rsidRPr="004B4B45">
        <w:rPr>
          <w:rFonts w:cs="Times New Roman"/>
        </w:rPr>
        <w:t>janganlah</w:t>
      </w:r>
      <w:r>
        <w:rPr>
          <w:rFonts w:cs="Times New Roman"/>
        </w:rPr>
        <w:t>’, ‘</w:t>
      </w:r>
      <w:r w:rsidRPr="004B4B45">
        <w:rPr>
          <w:rFonts w:cs="Times New Roman"/>
        </w:rPr>
        <w:t>jauh</w:t>
      </w:r>
      <w:r>
        <w:rPr>
          <w:rFonts w:cs="Times New Roman"/>
        </w:rPr>
        <w:t>’, ‘</w:t>
      </w:r>
      <w:r w:rsidRPr="004B4B45">
        <w:rPr>
          <w:rFonts w:cs="Times New Roman"/>
        </w:rPr>
        <w:t>jawab</w:t>
      </w:r>
      <w:r>
        <w:rPr>
          <w:rFonts w:cs="Times New Roman"/>
        </w:rPr>
        <w:t>’, ‘</w:t>
      </w:r>
      <w:r w:rsidRPr="004B4B45">
        <w:rPr>
          <w:rFonts w:cs="Times New Roman"/>
        </w:rPr>
        <w:t>jawaban</w:t>
      </w:r>
      <w:r>
        <w:rPr>
          <w:rFonts w:cs="Times New Roman"/>
        </w:rPr>
        <w:t>’, ‘</w:t>
      </w:r>
      <w:r w:rsidRPr="004B4B45">
        <w:rPr>
          <w:rFonts w:cs="Times New Roman"/>
        </w:rPr>
        <w:t>jawabnya</w:t>
      </w:r>
      <w:r>
        <w:rPr>
          <w:rFonts w:cs="Times New Roman"/>
        </w:rPr>
        <w:t>’, ‘</w:t>
      </w:r>
      <w:r w:rsidRPr="004B4B45">
        <w:rPr>
          <w:rFonts w:cs="Times New Roman"/>
        </w:rPr>
        <w:t>jelas</w:t>
      </w:r>
      <w:r>
        <w:rPr>
          <w:rFonts w:cs="Times New Roman"/>
        </w:rPr>
        <w:t>’, ‘</w:t>
      </w:r>
      <w:r w:rsidRPr="004B4B45">
        <w:rPr>
          <w:rFonts w:cs="Times New Roman"/>
        </w:rPr>
        <w:t>jelaskan</w:t>
      </w:r>
      <w:r>
        <w:rPr>
          <w:rFonts w:cs="Times New Roman"/>
        </w:rPr>
        <w:t>’, ‘</w:t>
      </w:r>
      <w:r w:rsidRPr="004B4B45">
        <w:rPr>
          <w:rFonts w:cs="Times New Roman"/>
        </w:rPr>
        <w:t>jelaslah</w:t>
      </w:r>
      <w:r>
        <w:rPr>
          <w:rFonts w:cs="Times New Roman"/>
        </w:rPr>
        <w:t>’, ‘</w:t>
      </w:r>
      <w:r w:rsidRPr="004B4B45">
        <w:rPr>
          <w:rFonts w:cs="Times New Roman"/>
        </w:rPr>
        <w:t>jelasnya</w:t>
      </w:r>
      <w:r>
        <w:rPr>
          <w:rFonts w:cs="Times New Roman"/>
        </w:rPr>
        <w:t>’, ‘</w:t>
      </w:r>
      <w:r w:rsidRPr="004B4B45">
        <w:rPr>
          <w:rFonts w:cs="Times New Roman"/>
        </w:rPr>
        <w:t>jika</w:t>
      </w:r>
      <w:r>
        <w:rPr>
          <w:rFonts w:cs="Times New Roman"/>
        </w:rPr>
        <w:t>’, ‘</w:t>
      </w:r>
      <w:r w:rsidRPr="004B4B45">
        <w:rPr>
          <w:rFonts w:cs="Times New Roman"/>
        </w:rPr>
        <w:t>jikalau</w:t>
      </w:r>
      <w:r>
        <w:rPr>
          <w:rFonts w:cs="Times New Roman"/>
        </w:rPr>
        <w:t>’, ‘</w:t>
      </w:r>
      <w:r w:rsidRPr="004B4B45">
        <w:rPr>
          <w:rFonts w:cs="Times New Roman"/>
        </w:rPr>
        <w:t>juga</w:t>
      </w:r>
      <w:r>
        <w:rPr>
          <w:rFonts w:cs="Times New Roman"/>
        </w:rPr>
        <w:t>’, ‘</w:t>
      </w:r>
      <w:r w:rsidRPr="004B4B45">
        <w:rPr>
          <w:rFonts w:cs="Times New Roman"/>
        </w:rPr>
        <w:t>jumlah</w:t>
      </w:r>
      <w:r>
        <w:rPr>
          <w:rFonts w:cs="Times New Roman"/>
        </w:rPr>
        <w:t>’, ‘</w:t>
      </w:r>
      <w:r w:rsidRPr="004B4B45">
        <w:rPr>
          <w:rFonts w:cs="Times New Roman"/>
        </w:rPr>
        <w:t>jumlahnya</w:t>
      </w:r>
      <w:r>
        <w:rPr>
          <w:rFonts w:cs="Times New Roman"/>
        </w:rPr>
        <w:t>’, ‘</w:t>
      </w:r>
      <w:r w:rsidRPr="004B4B45">
        <w:rPr>
          <w:rFonts w:cs="Times New Roman"/>
        </w:rPr>
        <w:t>justru</w:t>
      </w:r>
      <w:r>
        <w:rPr>
          <w:rFonts w:cs="Times New Roman"/>
        </w:rPr>
        <w:t>’, ‘</w:t>
      </w:r>
      <w:r w:rsidRPr="004B4B45">
        <w:rPr>
          <w:rFonts w:cs="Times New Roman"/>
        </w:rPr>
        <w:t>kala</w:t>
      </w:r>
      <w:r>
        <w:rPr>
          <w:rFonts w:cs="Times New Roman"/>
        </w:rPr>
        <w:t>’, ‘</w:t>
      </w:r>
      <w:r w:rsidRPr="004B4B45">
        <w:rPr>
          <w:rFonts w:cs="Times New Roman"/>
        </w:rPr>
        <w:t>kalau</w:t>
      </w:r>
      <w:r>
        <w:rPr>
          <w:rFonts w:cs="Times New Roman"/>
        </w:rPr>
        <w:t>’, ‘</w:t>
      </w:r>
      <w:r w:rsidRPr="004B4B45">
        <w:rPr>
          <w:rFonts w:cs="Times New Roman"/>
        </w:rPr>
        <w:t>kalaulah</w:t>
      </w:r>
      <w:r>
        <w:rPr>
          <w:rFonts w:cs="Times New Roman"/>
        </w:rPr>
        <w:t>’, ‘</w:t>
      </w:r>
      <w:r w:rsidRPr="004B4B45">
        <w:rPr>
          <w:rFonts w:cs="Times New Roman"/>
        </w:rPr>
        <w:t>kalaupun</w:t>
      </w:r>
      <w:r>
        <w:rPr>
          <w:rFonts w:cs="Times New Roman"/>
        </w:rPr>
        <w:t>’, ‘</w:t>
      </w:r>
      <w:r w:rsidRPr="004B4B45">
        <w:rPr>
          <w:rFonts w:cs="Times New Roman"/>
        </w:rPr>
        <w:t>kalian</w:t>
      </w:r>
      <w:r>
        <w:rPr>
          <w:rFonts w:cs="Times New Roman"/>
        </w:rPr>
        <w:t>’, ‘</w:t>
      </w:r>
      <w:r w:rsidRPr="004B4B45">
        <w:rPr>
          <w:rFonts w:cs="Times New Roman"/>
        </w:rPr>
        <w:t>kami</w:t>
      </w:r>
      <w:r>
        <w:rPr>
          <w:rFonts w:cs="Times New Roman"/>
        </w:rPr>
        <w:t>’, ‘</w:t>
      </w:r>
      <w:r w:rsidRPr="004B4B45">
        <w:rPr>
          <w:rFonts w:cs="Times New Roman"/>
        </w:rPr>
        <w:t>kamilah</w:t>
      </w:r>
      <w:r>
        <w:rPr>
          <w:rFonts w:cs="Times New Roman"/>
        </w:rPr>
        <w:t>’, ‘</w:t>
      </w:r>
      <w:r w:rsidRPr="004B4B45">
        <w:rPr>
          <w:rFonts w:cs="Times New Roman"/>
        </w:rPr>
        <w:t>kamu</w:t>
      </w:r>
      <w:r>
        <w:rPr>
          <w:rFonts w:cs="Times New Roman"/>
        </w:rPr>
        <w:t>’, ‘</w:t>
      </w:r>
      <w:r w:rsidRPr="004B4B45">
        <w:rPr>
          <w:rFonts w:cs="Times New Roman"/>
        </w:rPr>
        <w:t>kamulah</w:t>
      </w:r>
      <w:r>
        <w:rPr>
          <w:rFonts w:cs="Times New Roman"/>
        </w:rPr>
        <w:t>’, ‘</w:t>
      </w:r>
      <w:r w:rsidRPr="004B4B45">
        <w:rPr>
          <w:rFonts w:cs="Times New Roman"/>
        </w:rPr>
        <w:t>kan</w:t>
      </w:r>
      <w:r>
        <w:rPr>
          <w:rFonts w:cs="Times New Roman"/>
        </w:rPr>
        <w:t>’, ‘</w:t>
      </w:r>
      <w:r w:rsidRPr="004B4B45">
        <w:rPr>
          <w:rFonts w:cs="Times New Roman"/>
        </w:rPr>
        <w:t>kapan</w:t>
      </w:r>
      <w:r>
        <w:rPr>
          <w:rFonts w:cs="Times New Roman"/>
        </w:rPr>
        <w:t>’, ‘</w:t>
      </w:r>
      <w:r w:rsidRPr="004B4B45">
        <w:rPr>
          <w:rFonts w:cs="Times New Roman"/>
        </w:rPr>
        <w:t>kapankah</w:t>
      </w:r>
      <w:r>
        <w:rPr>
          <w:rFonts w:cs="Times New Roman"/>
        </w:rPr>
        <w:t>’, ‘</w:t>
      </w:r>
      <w:r w:rsidRPr="004B4B45">
        <w:rPr>
          <w:rFonts w:cs="Times New Roman"/>
        </w:rPr>
        <w:t>kapanpun</w:t>
      </w:r>
      <w:r>
        <w:rPr>
          <w:rFonts w:cs="Times New Roman"/>
        </w:rPr>
        <w:t>’, ‘</w:t>
      </w:r>
      <w:r w:rsidRPr="004B4B45">
        <w:rPr>
          <w:rFonts w:cs="Times New Roman"/>
        </w:rPr>
        <w:t>karena</w:t>
      </w:r>
      <w:r>
        <w:rPr>
          <w:rFonts w:cs="Times New Roman"/>
        </w:rPr>
        <w:t>’, ‘</w:t>
      </w:r>
      <w:r w:rsidRPr="004B4B45">
        <w:rPr>
          <w:rFonts w:cs="Times New Roman"/>
        </w:rPr>
        <w:t>karenanya</w:t>
      </w:r>
      <w:r>
        <w:rPr>
          <w:rFonts w:cs="Times New Roman"/>
        </w:rPr>
        <w:t>’, ‘</w:t>
      </w:r>
      <w:r w:rsidRPr="004B4B45">
        <w:rPr>
          <w:rFonts w:cs="Times New Roman"/>
        </w:rPr>
        <w:t>kasus</w:t>
      </w:r>
      <w:r>
        <w:rPr>
          <w:rFonts w:cs="Times New Roman"/>
        </w:rPr>
        <w:t>’, ‘</w:t>
      </w:r>
      <w:r w:rsidRPr="004B4B45">
        <w:rPr>
          <w:rFonts w:cs="Times New Roman"/>
        </w:rPr>
        <w:t>kata</w:t>
      </w:r>
      <w:r>
        <w:rPr>
          <w:rFonts w:cs="Times New Roman"/>
        </w:rPr>
        <w:t>’, ‘</w:t>
      </w:r>
      <w:r w:rsidRPr="004B4B45">
        <w:rPr>
          <w:rFonts w:cs="Times New Roman"/>
        </w:rPr>
        <w:t>katakan</w:t>
      </w:r>
      <w:r>
        <w:rPr>
          <w:rFonts w:cs="Times New Roman"/>
        </w:rPr>
        <w:t>’, ‘</w:t>
      </w:r>
      <w:r w:rsidRPr="004B4B45">
        <w:rPr>
          <w:rFonts w:cs="Times New Roman"/>
        </w:rPr>
        <w:t>katakanlah</w:t>
      </w:r>
      <w:r>
        <w:rPr>
          <w:rFonts w:cs="Times New Roman"/>
        </w:rPr>
        <w:t>’, ‘</w:t>
      </w:r>
      <w:r w:rsidRPr="004B4B45">
        <w:rPr>
          <w:rFonts w:cs="Times New Roman"/>
        </w:rPr>
        <w:t>katanya</w:t>
      </w:r>
      <w:r>
        <w:rPr>
          <w:rFonts w:cs="Times New Roman"/>
        </w:rPr>
        <w:t>’, ‘</w:t>
      </w:r>
      <w:r w:rsidRPr="004B4B45">
        <w:rPr>
          <w:rFonts w:cs="Times New Roman"/>
        </w:rPr>
        <w:t>ke</w:t>
      </w:r>
      <w:r>
        <w:rPr>
          <w:rFonts w:cs="Times New Roman"/>
        </w:rPr>
        <w:t>’, ‘</w:t>
      </w:r>
      <w:r w:rsidRPr="004B4B45">
        <w:rPr>
          <w:rFonts w:cs="Times New Roman"/>
        </w:rPr>
        <w:t>keadaan</w:t>
      </w:r>
      <w:r>
        <w:rPr>
          <w:rFonts w:cs="Times New Roman"/>
        </w:rPr>
        <w:t>’, ‘</w:t>
      </w:r>
      <w:r w:rsidRPr="004B4B45">
        <w:rPr>
          <w:rFonts w:cs="Times New Roman"/>
        </w:rPr>
        <w:t>kebetulan</w:t>
      </w:r>
      <w:r>
        <w:rPr>
          <w:rFonts w:cs="Times New Roman"/>
        </w:rPr>
        <w:t>’, ‘</w:t>
      </w:r>
      <w:r w:rsidRPr="004B4B45">
        <w:rPr>
          <w:rFonts w:cs="Times New Roman"/>
        </w:rPr>
        <w:t>kecil</w:t>
      </w:r>
      <w:r>
        <w:rPr>
          <w:rFonts w:cs="Times New Roman"/>
        </w:rPr>
        <w:t>’, ‘</w:t>
      </w:r>
      <w:r w:rsidRPr="004B4B45">
        <w:rPr>
          <w:rFonts w:cs="Times New Roman"/>
        </w:rPr>
        <w:t>kedua</w:t>
      </w:r>
      <w:r>
        <w:rPr>
          <w:rFonts w:cs="Times New Roman"/>
        </w:rPr>
        <w:t>’, ‘</w:t>
      </w:r>
      <w:r w:rsidRPr="004B4B45">
        <w:rPr>
          <w:rFonts w:cs="Times New Roman"/>
        </w:rPr>
        <w:t>keduanya</w:t>
      </w:r>
      <w:r>
        <w:rPr>
          <w:rFonts w:cs="Times New Roman"/>
        </w:rPr>
        <w:t>’, ‘</w:t>
      </w:r>
      <w:r w:rsidRPr="004B4B45">
        <w:rPr>
          <w:rFonts w:cs="Times New Roman"/>
        </w:rPr>
        <w:t>keinginan</w:t>
      </w:r>
      <w:r>
        <w:rPr>
          <w:rFonts w:cs="Times New Roman"/>
        </w:rPr>
        <w:t>’, ‘</w:t>
      </w:r>
      <w:r w:rsidRPr="004B4B45">
        <w:rPr>
          <w:rFonts w:cs="Times New Roman"/>
        </w:rPr>
        <w:t>kelamaan</w:t>
      </w:r>
      <w:r>
        <w:rPr>
          <w:rFonts w:cs="Times New Roman"/>
        </w:rPr>
        <w:t>’, ‘</w:t>
      </w:r>
      <w:r w:rsidRPr="004B4B45">
        <w:rPr>
          <w:rFonts w:cs="Times New Roman"/>
        </w:rPr>
        <w:t>kelihatan</w:t>
      </w:r>
      <w:r>
        <w:rPr>
          <w:rFonts w:cs="Times New Roman"/>
        </w:rPr>
        <w:t>’, ‘</w:t>
      </w:r>
      <w:r w:rsidRPr="004B4B45">
        <w:rPr>
          <w:rFonts w:cs="Times New Roman"/>
        </w:rPr>
        <w:t>kelihatannya</w:t>
      </w:r>
      <w:r>
        <w:rPr>
          <w:rFonts w:cs="Times New Roman"/>
        </w:rPr>
        <w:t>’, ‘</w:t>
      </w:r>
      <w:r w:rsidRPr="004B4B45">
        <w:rPr>
          <w:rFonts w:cs="Times New Roman"/>
        </w:rPr>
        <w:t>kelima</w:t>
      </w:r>
      <w:r>
        <w:rPr>
          <w:rFonts w:cs="Times New Roman"/>
        </w:rPr>
        <w:t>’, ‘</w:t>
      </w:r>
      <w:r w:rsidRPr="004B4B45">
        <w:rPr>
          <w:rFonts w:cs="Times New Roman"/>
        </w:rPr>
        <w:t>keluar</w:t>
      </w:r>
      <w:r>
        <w:rPr>
          <w:rFonts w:cs="Times New Roman"/>
        </w:rPr>
        <w:t>’, ‘</w:t>
      </w:r>
      <w:r w:rsidRPr="004B4B45">
        <w:rPr>
          <w:rFonts w:cs="Times New Roman"/>
        </w:rPr>
        <w:t>kembali</w:t>
      </w:r>
      <w:r>
        <w:rPr>
          <w:rFonts w:cs="Times New Roman"/>
        </w:rPr>
        <w:t>’, ‘</w:t>
      </w:r>
      <w:r w:rsidRPr="004B4B45">
        <w:rPr>
          <w:rFonts w:cs="Times New Roman"/>
        </w:rPr>
        <w:t>kemudian</w:t>
      </w:r>
      <w:r>
        <w:rPr>
          <w:rFonts w:cs="Times New Roman"/>
        </w:rPr>
        <w:t>’, ‘</w:t>
      </w:r>
      <w:r w:rsidRPr="004B4B45">
        <w:rPr>
          <w:rFonts w:cs="Times New Roman"/>
        </w:rPr>
        <w:t>kemungkinan</w:t>
      </w:r>
      <w:r>
        <w:rPr>
          <w:rFonts w:cs="Times New Roman"/>
        </w:rPr>
        <w:t>’, ‘</w:t>
      </w:r>
      <w:r w:rsidRPr="004B4B45">
        <w:rPr>
          <w:rFonts w:cs="Times New Roman"/>
        </w:rPr>
        <w:t>kemungkinannya</w:t>
      </w:r>
      <w:r>
        <w:rPr>
          <w:rFonts w:cs="Times New Roman"/>
        </w:rPr>
        <w:t>’, ‘</w:t>
      </w:r>
      <w:r w:rsidRPr="004B4B45">
        <w:rPr>
          <w:rFonts w:cs="Times New Roman"/>
        </w:rPr>
        <w:t>kenapa</w:t>
      </w:r>
      <w:r>
        <w:rPr>
          <w:rFonts w:cs="Times New Roman"/>
        </w:rPr>
        <w:t>’, ‘</w:t>
      </w:r>
      <w:r w:rsidRPr="004B4B45">
        <w:rPr>
          <w:rFonts w:cs="Times New Roman"/>
        </w:rPr>
        <w:t>kepada</w:t>
      </w:r>
      <w:r>
        <w:rPr>
          <w:rFonts w:cs="Times New Roman"/>
        </w:rPr>
        <w:t>’, ‘</w:t>
      </w:r>
      <w:r w:rsidRPr="004B4B45">
        <w:rPr>
          <w:rFonts w:cs="Times New Roman"/>
        </w:rPr>
        <w:t>kepadanya</w:t>
      </w:r>
      <w:r>
        <w:rPr>
          <w:rFonts w:cs="Times New Roman"/>
        </w:rPr>
        <w:t>’, ‘</w:t>
      </w:r>
      <w:r w:rsidRPr="004B4B45">
        <w:rPr>
          <w:rFonts w:cs="Times New Roman"/>
        </w:rPr>
        <w:t>kesampaian</w:t>
      </w:r>
      <w:r>
        <w:rPr>
          <w:rFonts w:cs="Times New Roman"/>
        </w:rPr>
        <w:t>’, ‘</w:t>
      </w:r>
      <w:r w:rsidRPr="004B4B45">
        <w:rPr>
          <w:rFonts w:cs="Times New Roman"/>
        </w:rPr>
        <w:t>keseluruhan</w:t>
      </w:r>
      <w:r>
        <w:rPr>
          <w:rFonts w:cs="Times New Roman"/>
        </w:rPr>
        <w:t>’, ‘</w:t>
      </w:r>
      <w:r w:rsidRPr="004B4B45">
        <w:rPr>
          <w:rFonts w:cs="Times New Roman"/>
        </w:rPr>
        <w:t>keseluruhannya</w:t>
      </w:r>
      <w:r>
        <w:rPr>
          <w:rFonts w:cs="Times New Roman"/>
        </w:rPr>
        <w:t>’, ‘</w:t>
      </w:r>
      <w:r w:rsidRPr="004B4B45">
        <w:rPr>
          <w:rFonts w:cs="Times New Roman"/>
        </w:rPr>
        <w:t>keterlaluan</w:t>
      </w:r>
      <w:r>
        <w:rPr>
          <w:rFonts w:cs="Times New Roman"/>
        </w:rPr>
        <w:t>’, ‘</w:t>
      </w:r>
      <w:r w:rsidRPr="004B4B45">
        <w:rPr>
          <w:rFonts w:cs="Times New Roman"/>
        </w:rPr>
        <w:t>ketika</w:t>
      </w:r>
      <w:r>
        <w:rPr>
          <w:rFonts w:cs="Times New Roman"/>
        </w:rPr>
        <w:t>’, ‘</w:t>
      </w:r>
      <w:r w:rsidRPr="004B4B45">
        <w:rPr>
          <w:rFonts w:cs="Times New Roman"/>
        </w:rPr>
        <w:t>khususnya</w:t>
      </w:r>
      <w:r>
        <w:rPr>
          <w:rFonts w:cs="Times New Roman"/>
        </w:rPr>
        <w:t>’, ‘</w:t>
      </w:r>
      <w:r w:rsidRPr="004B4B45">
        <w:rPr>
          <w:rFonts w:cs="Times New Roman"/>
        </w:rPr>
        <w:t>kini</w:t>
      </w:r>
      <w:r>
        <w:rPr>
          <w:rFonts w:cs="Times New Roman"/>
        </w:rPr>
        <w:t>’, ‘</w:t>
      </w:r>
      <w:r w:rsidRPr="004B4B45">
        <w:rPr>
          <w:rFonts w:cs="Times New Roman"/>
        </w:rPr>
        <w:t>kinilah</w:t>
      </w:r>
      <w:r>
        <w:rPr>
          <w:rFonts w:cs="Times New Roman"/>
        </w:rPr>
        <w:t>’, ‘</w:t>
      </w:r>
      <w:r w:rsidRPr="004B4B45">
        <w:rPr>
          <w:rFonts w:cs="Times New Roman"/>
        </w:rPr>
        <w:t>kira</w:t>
      </w:r>
      <w:r>
        <w:rPr>
          <w:rFonts w:cs="Times New Roman"/>
        </w:rPr>
        <w:t>’, ‘</w:t>
      </w:r>
      <w:r w:rsidRPr="004B4B45">
        <w:rPr>
          <w:rFonts w:cs="Times New Roman"/>
        </w:rPr>
        <w:t>kira-kira</w:t>
      </w:r>
      <w:r>
        <w:rPr>
          <w:rFonts w:cs="Times New Roman"/>
        </w:rPr>
        <w:t>’, ‘</w:t>
      </w:r>
      <w:r w:rsidRPr="004B4B45">
        <w:rPr>
          <w:rFonts w:cs="Times New Roman"/>
        </w:rPr>
        <w:t>kiranya</w:t>
      </w:r>
      <w:r>
        <w:rPr>
          <w:rFonts w:cs="Times New Roman"/>
        </w:rPr>
        <w:t>’, ‘</w:t>
      </w:r>
      <w:r w:rsidRPr="004B4B45">
        <w:rPr>
          <w:rFonts w:cs="Times New Roman"/>
        </w:rPr>
        <w:t>kita</w:t>
      </w:r>
      <w:r>
        <w:rPr>
          <w:rFonts w:cs="Times New Roman"/>
        </w:rPr>
        <w:t>’, ‘</w:t>
      </w:r>
      <w:r w:rsidRPr="004B4B45">
        <w:rPr>
          <w:rFonts w:cs="Times New Roman"/>
        </w:rPr>
        <w:t>kitalah</w:t>
      </w:r>
      <w:r>
        <w:rPr>
          <w:rFonts w:cs="Times New Roman"/>
        </w:rPr>
        <w:t>’, ‘</w:t>
      </w:r>
      <w:r w:rsidRPr="004B4B45">
        <w:rPr>
          <w:rFonts w:cs="Times New Roman"/>
        </w:rPr>
        <w:t>kok</w:t>
      </w:r>
      <w:r>
        <w:rPr>
          <w:rFonts w:cs="Times New Roman"/>
        </w:rPr>
        <w:t>’, ‘</w:t>
      </w:r>
      <w:r w:rsidRPr="004B4B45">
        <w:rPr>
          <w:rFonts w:cs="Times New Roman"/>
        </w:rPr>
        <w:t>kurang</w:t>
      </w:r>
      <w:r>
        <w:rPr>
          <w:rFonts w:cs="Times New Roman"/>
        </w:rPr>
        <w:t>’, ‘</w:t>
      </w:r>
      <w:r w:rsidRPr="004B4B45">
        <w:rPr>
          <w:rFonts w:cs="Times New Roman"/>
        </w:rPr>
        <w:t>lagi</w:t>
      </w:r>
      <w:r>
        <w:rPr>
          <w:rFonts w:cs="Times New Roman"/>
        </w:rPr>
        <w:t>’, ‘</w:t>
      </w:r>
      <w:r w:rsidRPr="004B4B45">
        <w:rPr>
          <w:rFonts w:cs="Times New Roman"/>
        </w:rPr>
        <w:t>lagian</w:t>
      </w:r>
      <w:r>
        <w:rPr>
          <w:rFonts w:cs="Times New Roman"/>
        </w:rPr>
        <w:t>’, ‘</w:t>
      </w:r>
      <w:r w:rsidRPr="004B4B45">
        <w:rPr>
          <w:rFonts w:cs="Times New Roman"/>
        </w:rPr>
        <w:t>lah</w:t>
      </w:r>
      <w:r>
        <w:rPr>
          <w:rFonts w:cs="Times New Roman"/>
        </w:rPr>
        <w:t>’, ‘</w:t>
      </w:r>
      <w:r w:rsidRPr="004B4B45">
        <w:rPr>
          <w:rFonts w:cs="Times New Roman"/>
        </w:rPr>
        <w:t>lain</w:t>
      </w:r>
      <w:r>
        <w:rPr>
          <w:rFonts w:cs="Times New Roman"/>
        </w:rPr>
        <w:t>’, ‘</w:t>
      </w:r>
      <w:r w:rsidRPr="004B4B45">
        <w:rPr>
          <w:rFonts w:cs="Times New Roman"/>
        </w:rPr>
        <w:t>lainnya</w:t>
      </w:r>
      <w:r>
        <w:rPr>
          <w:rFonts w:cs="Times New Roman"/>
        </w:rPr>
        <w:t>’, ‘</w:t>
      </w:r>
      <w:r w:rsidRPr="004B4B45">
        <w:rPr>
          <w:rFonts w:cs="Times New Roman"/>
        </w:rPr>
        <w:t>lalu</w:t>
      </w:r>
      <w:r>
        <w:rPr>
          <w:rFonts w:cs="Times New Roman"/>
        </w:rPr>
        <w:t>’, ‘</w:t>
      </w:r>
      <w:r w:rsidRPr="004B4B45">
        <w:rPr>
          <w:rFonts w:cs="Times New Roman"/>
        </w:rPr>
        <w:t>lama</w:t>
      </w:r>
      <w:r>
        <w:rPr>
          <w:rFonts w:cs="Times New Roman"/>
        </w:rPr>
        <w:t>’, ‘</w:t>
      </w:r>
      <w:r w:rsidRPr="004B4B45">
        <w:rPr>
          <w:rFonts w:cs="Times New Roman"/>
        </w:rPr>
        <w:t>lamanya</w:t>
      </w:r>
      <w:r>
        <w:rPr>
          <w:rFonts w:cs="Times New Roman"/>
        </w:rPr>
        <w:t>’, ‘</w:t>
      </w:r>
      <w:r w:rsidRPr="004B4B45">
        <w:rPr>
          <w:rFonts w:cs="Times New Roman"/>
        </w:rPr>
        <w:t>lanjut</w:t>
      </w:r>
      <w:r>
        <w:rPr>
          <w:rFonts w:cs="Times New Roman"/>
        </w:rPr>
        <w:t>’, ‘</w:t>
      </w:r>
      <w:r w:rsidRPr="004B4B45">
        <w:rPr>
          <w:rFonts w:cs="Times New Roman"/>
        </w:rPr>
        <w:t>lanjutnya</w:t>
      </w:r>
      <w:r>
        <w:rPr>
          <w:rFonts w:cs="Times New Roman"/>
        </w:rPr>
        <w:t>’, ‘</w:t>
      </w:r>
      <w:r w:rsidRPr="004B4B45">
        <w:rPr>
          <w:rFonts w:cs="Times New Roman"/>
        </w:rPr>
        <w:t>lebih</w:t>
      </w:r>
      <w:r>
        <w:rPr>
          <w:rFonts w:cs="Times New Roman"/>
        </w:rPr>
        <w:t>’, ‘</w:t>
      </w:r>
      <w:r w:rsidRPr="004B4B45">
        <w:rPr>
          <w:rFonts w:cs="Times New Roman"/>
        </w:rPr>
        <w:t>lewat</w:t>
      </w:r>
      <w:r>
        <w:rPr>
          <w:rFonts w:cs="Times New Roman"/>
        </w:rPr>
        <w:t>’, ‘</w:t>
      </w:r>
      <w:r w:rsidRPr="004B4B45">
        <w:rPr>
          <w:rFonts w:cs="Times New Roman"/>
        </w:rPr>
        <w:t>lima</w:t>
      </w:r>
      <w:r>
        <w:rPr>
          <w:rFonts w:cs="Times New Roman"/>
        </w:rPr>
        <w:t>’, ‘</w:t>
      </w:r>
      <w:r w:rsidRPr="004B4B45">
        <w:rPr>
          <w:rFonts w:cs="Times New Roman"/>
        </w:rPr>
        <w:t>luar</w:t>
      </w:r>
      <w:r>
        <w:rPr>
          <w:rFonts w:cs="Times New Roman"/>
        </w:rPr>
        <w:t>’, ‘</w:t>
      </w:r>
      <w:r w:rsidRPr="004B4B45">
        <w:rPr>
          <w:rFonts w:cs="Times New Roman"/>
        </w:rPr>
        <w:t>macam</w:t>
      </w:r>
      <w:r>
        <w:rPr>
          <w:rFonts w:cs="Times New Roman"/>
        </w:rPr>
        <w:t>’, ‘</w:t>
      </w:r>
      <w:r w:rsidRPr="004B4B45">
        <w:rPr>
          <w:rFonts w:cs="Times New Roman"/>
        </w:rPr>
        <w:t>maka</w:t>
      </w:r>
      <w:r>
        <w:rPr>
          <w:rFonts w:cs="Times New Roman"/>
        </w:rPr>
        <w:t>’, ‘</w:t>
      </w:r>
      <w:r w:rsidRPr="004B4B45">
        <w:rPr>
          <w:rFonts w:cs="Times New Roman"/>
        </w:rPr>
        <w:t>makanya</w:t>
      </w:r>
      <w:r>
        <w:rPr>
          <w:rFonts w:cs="Times New Roman"/>
        </w:rPr>
        <w:t>’, ‘</w:t>
      </w:r>
      <w:r w:rsidRPr="004B4B45">
        <w:rPr>
          <w:rFonts w:cs="Times New Roman"/>
        </w:rPr>
        <w:t>makin</w:t>
      </w:r>
      <w:r>
        <w:rPr>
          <w:rFonts w:cs="Times New Roman"/>
        </w:rPr>
        <w:t>’, ‘</w:t>
      </w:r>
      <w:r w:rsidRPr="004B4B45">
        <w:rPr>
          <w:rFonts w:cs="Times New Roman"/>
        </w:rPr>
        <w:t>malah</w:t>
      </w:r>
      <w:r>
        <w:rPr>
          <w:rFonts w:cs="Times New Roman"/>
        </w:rPr>
        <w:t>’, ‘</w:t>
      </w:r>
      <w:r w:rsidRPr="004B4B45">
        <w:rPr>
          <w:rFonts w:cs="Times New Roman"/>
        </w:rPr>
        <w:t>malahan</w:t>
      </w:r>
      <w:r>
        <w:rPr>
          <w:rFonts w:cs="Times New Roman"/>
        </w:rPr>
        <w:t>’, ‘</w:t>
      </w:r>
      <w:r w:rsidRPr="004B4B45">
        <w:rPr>
          <w:rFonts w:cs="Times New Roman"/>
        </w:rPr>
        <w:t>mampu</w:t>
      </w:r>
      <w:r>
        <w:rPr>
          <w:rFonts w:cs="Times New Roman"/>
        </w:rPr>
        <w:t>’, ‘</w:t>
      </w:r>
      <w:r w:rsidRPr="004B4B45">
        <w:rPr>
          <w:rFonts w:cs="Times New Roman"/>
        </w:rPr>
        <w:t>mampukah</w:t>
      </w:r>
      <w:r>
        <w:rPr>
          <w:rFonts w:cs="Times New Roman"/>
        </w:rPr>
        <w:t>’, ‘</w:t>
      </w:r>
      <w:r w:rsidRPr="004B4B45">
        <w:rPr>
          <w:rFonts w:cs="Times New Roman"/>
        </w:rPr>
        <w:t>mana</w:t>
      </w:r>
      <w:r>
        <w:rPr>
          <w:rFonts w:cs="Times New Roman"/>
        </w:rPr>
        <w:t>’, ‘</w:t>
      </w:r>
      <w:r w:rsidRPr="004B4B45">
        <w:rPr>
          <w:rFonts w:cs="Times New Roman"/>
        </w:rPr>
        <w:t>manakala</w:t>
      </w:r>
      <w:r>
        <w:rPr>
          <w:rFonts w:cs="Times New Roman"/>
        </w:rPr>
        <w:t>’, ‘</w:t>
      </w:r>
      <w:r w:rsidRPr="004B4B45">
        <w:rPr>
          <w:rFonts w:cs="Times New Roman"/>
        </w:rPr>
        <w:t>manalagi</w:t>
      </w:r>
      <w:r>
        <w:rPr>
          <w:rFonts w:cs="Times New Roman"/>
        </w:rPr>
        <w:t>’, ‘</w:t>
      </w:r>
      <w:r w:rsidRPr="004B4B45">
        <w:rPr>
          <w:rFonts w:cs="Times New Roman"/>
        </w:rPr>
        <w:t>masa</w:t>
      </w:r>
      <w:r>
        <w:rPr>
          <w:rFonts w:cs="Times New Roman"/>
        </w:rPr>
        <w:t>’, ‘</w:t>
      </w:r>
      <w:r w:rsidRPr="004B4B45">
        <w:rPr>
          <w:rFonts w:cs="Times New Roman"/>
        </w:rPr>
        <w:t>masalah</w:t>
      </w:r>
      <w:r>
        <w:rPr>
          <w:rFonts w:cs="Times New Roman"/>
        </w:rPr>
        <w:t>’, ‘</w:t>
      </w:r>
      <w:r w:rsidRPr="004B4B45">
        <w:rPr>
          <w:rFonts w:cs="Times New Roman"/>
        </w:rPr>
        <w:t>masalahnya</w:t>
      </w:r>
      <w:r>
        <w:rPr>
          <w:rFonts w:cs="Times New Roman"/>
        </w:rPr>
        <w:t>’, ‘</w:t>
      </w:r>
      <w:r w:rsidRPr="004B4B45">
        <w:rPr>
          <w:rFonts w:cs="Times New Roman"/>
        </w:rPr>
        <w:t>masih</w:t>
      </w:r>
      <w:r>
        <w:rPr>
          <w:rFonts w:cs="Times New Roman"/>
        </w:rPr>
        <w:t>’, ‘</w:t>
      </w:r>
      <w:r w:rsidRPr="004B4B45">
        <w:rPr>
          <w:rFonts w:cs="Times New Roman"/>
        </w:rPr>
        <w:t>masihkah</w:t>
      </w:r>
      <w:r>
        <w:rPr>
          <w:rFonts w:cs="Times New Roman"/>
        </w:rPr>
        <w:t>’, ‘</w:t>
      </w:r>
      <w:r w:rsidRPr="004B4B45">
        <w:rPr>
          <w:rFonts w:cs="Times New Roman"/>
        </w:rPr>
        <w:t>masing</w:t>
      </w:r>
      <w:r>
        <w:rPr>
          <w:rFonts w:cs="Times New Roman"/>
        </w:rPr>
        <w:t>’, ‘</w:t>
      </w:r>
      <w:r w:rsidRPr="004B4B45">
        <w:rPr>
          <w:rFonts w:cs="Times New Roman"/>
        </w:rPr>
        <w:t>masing-masing</w:t>
      </w:r>
      <w:r>
        <w:rPr>
          <w:rFonts w:cs="Times New Roman"/>
        </w:rPr>
        <w:t>’, ‘</w:t>
      </w:r>
      <w:r w:rsidRPr="004B4B45">
        <w:rPr>
          <w:rFonts w:cs="Times New Roman"/>
        </w:rPr>
        <w:t>mau</w:t>
      </w:r>
      <w:r>
        <w:rPr>
          <w:rFonts w:cs="Times New Roman"/>
        </w:rPr>
        <w:t>’, ‘</w:t>
      </w:r>
      <w:r w:rsidRPr="004B4B45">
        <w:rPr>
          <w:rFonts w:cs="Times New Roman"/>
        </w:rPr>
        <w:t>maupun</w:t>
      </w:r>
      <w:r>
        <w:rPr>
          <w:rFonts w:cs="Times New Roman"/>
        </w:rPr>
        <w:t>’, ‘</w:t>
      </w:r>
      <w:r w:rsidRPr="004B4B45">
        <w:rPr>
          <w:rFonts w:cs="Times New Roman"/>
        </w:rPr>
        <w:t>melainkan</w:t>
      </w:r>
      <w:r>
        <w:rPr>
          <w:rFonts w:cs="Times New Roman"/>
        </w:rPr>
        <w:t>’, ‘</w:t>
      </w:r>
      <w:r w:rsidRPr="004B4B45">
        <w:rPr>
          <w:rFonts w:cs="Times New Roman"/>
        </w:rPr>
        <w:t>melakukan</w:t>
      </w:r>
      <w:r>
        <w:rPr>
          <w:rFonts w:cs="Times New Roman"/>
        </w:rPr>
        <w:t>’, ‘</w:t>
      </w:r>
      <w:r w:rsidRPr="004B4B45">
        <w:rPr>
          <w:rFonts w:cs="Times New Roman"/>
        </w:rPr>
        <w:t>melalui</w:t>
      </w:r>
      <w:r>
        <w:rPr>
          <w:rFonts w:cs="Times New Roman"/>
        </w:rPr>
        <w:t>’, ‘</w:t>
      </w:r>
      <w:r w:rsidRPr="004B4B45">
        <w:rPr>
          <w:rFonts w:cs="Times New Roman"/>
        </w:rPr>
        <w:t>melihat</w:t>
      </w:r>
      <w:r>
        <w:rPr>
          <w:rFonts w:cs="Times New Roman"/>
        </w:rPr>
        <w:t>’, ‘</w:t>
      </w:r>
      <w:r w:rsidRPr="004B4B45">
        <w:rPr>
          <w:rFonts w:cs="Times New Roman"/>
        </w:rPr>
        <w:t>melihatnya</w:t>
      </w:r>
      <w:r>
        <w:rPr>
          <w:rFonts w:cs="Times New Roman"/>
        </w:rPr>
        <w:t>’, ‘</w:t>
      </w:r>
      <w:r w:rsidRPr="004B4B45">
        <w:rPr>
          <w:rFonts w:cs="Times New Roman"/>
        </w:rPr>
        <w:t>memang</w:t>
      </w:r>
      <w:r>
        <w:rPr>
          <w:rFonts w:cs="Times New Roman"/>
        </w:rPr>
        <w:t>’, ‘</w:t>
      </w:r>
      <w:r w:rsidRPr="004B4B45">
        <w:rPr>
          <w:rFonts w:cs="Times New Roman"/>
        </w:rPr>
        <w:t>memastikan</w:t>
      </w:r>
      <w:r>
        <w:rPr>
          <w:rFonts w:cs="Times New Roman"/>
        </w:rPr>
        <w:t>’, ‘</w:t>
      </w:r>
      <w:r w:rsidRPr="004B4B45">
        <w:rPr>
          <w:rFonts w:cs="Times New Roman"/>
        </w:rPr>
        <w:t>memberi</w:t>
      </w:r>
      <w:r>
        <w:rPr>
          <w:rFonts w:cs="Times New Roman"/>
        </w:rPr>
        <w:t>’, ‘</w:t>
      </w:r>
      <w:r w:rsidRPr="004B4B45">
        <w:rPr>
          <w:rFonts w:cs="Times New Roman"/>
        </w:rPr>
        <w:t>memberikan</w:t>
      </w:r>
      <w:r>
        <w:rPr>
          <w:rFonts w:cs="Times New Roman"/>
        </w:rPr>
        <w:t>’, ‘</w:t>
      </w:r>
      <w:r w:rsidRPr="004B4B45">
        <w:rPr>
          <w:rFonts w:cs="Times New Roman"/>
        </w:rPr>
        <w:t>membuat</w:t>
      </w:r>
      <w:r>
        <w:rPr>
          <w:rFonts w:cs="Times New Roman"/>
        </w:rPr>
        <w:t>’, ‘</w:t>
      </w:r>
      <w:r w:rsidRPr="004B4B45">
        <w:rPr>
          <w:rFonts w:cs="Times New Roman"/>
        </w:rPr>
        <w:t>memerlukan</w:t>
      </w:r>
      <w:r>
        <w:rPr>
          <w:rFonts w:cs="Times New Roman"/>
        </w:rPr>
        <w:t>’, ‘</w:t>
      </w:r>
      <w:r w:rsidRPr="004B4B45">
        <w:rPr>
          <w:rFonts w:cs="Times New Roman"/>
        </w:rPr>
        <w:t>memihak</w:t>
      </w:r>
      <w:r>
        <w:rPr>
          <w:rFonts w:cs="Times New Roman"/>
        </w:rPr>
        <w:t>’, ‘</w:t>
      </w:r>
      <w:r w:rsidRPr="004B4B45">
        <w:rPr>
          <w:rFonts w:cs="Times New Roman"/>
        </w:rPr>
        <w:t>meminta</w:t>
      </w:r>
      <w:r>
        <w:rPr>
          <w:rFonts w:cs="Times New Roman"/>
        </w:rPr>
        <w:t>’, ‘</w:t>
      </w:r>
      <w:r w:rsidRPr="004B4B45">
        <w:rPr>
          <w:rFonts w:cs="Times New Roman"/>
        </w:rPr>
        <w:t>memintakan</w:t>
      </w:r>
      <w:r>
        <w:rPr>
          <w:rFonts w:cs="Times New Roman"/>
        </w:rPr>
        <w:t>’, ‘</w:t>
      </w:r>
      <w:r w:rsidRPr="004B4B45">
        <w:rPr>
          <w:rFonts w:cs="Times New Roman"/>
        </w:rPr>
        <w:t>memisalkan</w:t>
      </w:r>
      <w:r>
        <w:rPr>
          <w:rFonts w:cs="Times New Roman"/>
        </w:rPr>
        <w:t>’, ‘</w:t>
      </w:r>
      <w:r w:rsidRPr="004B4B45">
        <w:rPr>
          <w:rFonts w:cs="Times New Roman"/>
        </w:rPr>
        <w:t>memperbuat</w:t>
      </w:r>
      <w:r>
        <w:rPr>
          <w:rFonts w:cs="Times New Roman"/>
        </w:rPr>
        <w:t>’, ‘</w:t>
      </w:r>
      <w:r w:rsidRPr="004B4B45">
        <w:rPr>
          <w:rFonts w:cs="Times New Roman"/>
        </w:rPr>
        <w:t>mempergunakan</w:t>
      </w:r>
      <w:r>
        <w:rPr>
          <w:rFonts w:cs="Times New Roman"/>
        </w:rPr>
        <w:t>’, ‘</w:t>
      </w:r>
      <w:r w:rsidRPr="004B4B45">
        <w:rPr>
          <w:rFonts w:cs="Times New Roman"/>
        </w:rPr>
        <w:t>memperkirakan</w:t>
      </w:r>
      <w:r>
        <w:rPr>
          <w:rFonts w:cs="Times New Roman"/>
        </w:rPr>
        <w:t>’, ‘</w:t>
      </w:r>
      <w:r w:rsidRPr="004B4B45">
        <w:rPr>
          <w:rFonts w:cs="Times New Roman"/>
        </w:rPr>
        <w:t>memperlihatkan</w:t>
      </w:r>
      <w:r>
        <w:rPr>
          <w:rFonts w:cs="Times New Roman"/>
        </w:rPr>
        <w:t>’, ‘</w:t>
      </w:r>
      <w:r w:rsidRPr="004B4B45">
        <w:rPr>
          <w:rFonts w:cs="Times New Roman"/>
        </w:rPr>
        <w:t>mempersiapkan</w:t>
      </w:r>
      <w:r>
        <w:rPr>
          <w:rFonts w:cs="Times New Roman"/>
        </w:rPr>
        <w:t>’, ‘</w:t>
      </w:r>
      <w:r w:rsidRPr="004B4B45">
        <w:rPr>
          <w:rFonts w:cs="Times New Roman"/>
        </w:rPr>
        <w:t>mempersoalkan</w:t>
      </w:r>
      <w:r>
        <w:rPr>
          <w:rFonts w:cs="Times New Roman"/>
        </w:rPr>
        <w:t>’, ‘</w:t>
      </w:r>
      <w:r w:rsidRPr="004B4B45">
        <w:rPr>
          <w:rFonts w:cs="Times New Roman"/>
        </w:rPr>
        <w:t>mempertanyakan</w:t>
      </w:r>
      <w:r>
        <w:rPr>
          <w:rFonts w:cs="Times New Roman"/>
        </w:rPr>
        <w:t>’, ‘</w:t>
      </w:r>
      <w:r w:rsidRPr="004B4B45">
        <w:rPr>
          <w:rFonts w:cs="Times New Roman"/>
        </w:rPr>
        <w:t>mempunyai</w:t>
      </w:r>
      <w:r>
        <w:rPr>
          <w:rFonts w:cs="Times New Roman"/>
        </w:rPr>
        <w:t>’, ‘</w:t>
      </w:r>
      <w:r w:rsidRPr="004B4B45">
        <w:rPr>
          <w:rFonts w:cs="Times New Roman"/>
        </w:rPr>
        <w:t>memulai</w:t>
      </w:r>
      <w:r>
        <w:rPr>
          <w:rFonts w:cs="Times New Roman"/>
        </w:rPr>
        <w:t>’, ‘</w:t>
      </w:r>
      <w:r w:rsidRPr="004B4B45">
        <w:rPr>
          <w:rFonts w:cs="Times New Roman"/>
        </w:rPr>
        <w:t>memungkinkan</w:t>
      </w:r>
      <w:r>
        <w:rPr>
          <w:rFonts w:cs="Times New Roman"/>
        </w:rPr>
        <w:t>’, ‘</w:t>
      </w:r>
      <w:r w:rsidRPr="004B4B45">
        <w:rPr>
          <w:rFonts w:cs="Times New Roman"/>
        </w:rPr>
        <w:t>menaiki</w:t>
      </w:r>
      <w:r>
        <w:rPr>
          <w:rFonts w:cs="Times New Roman"/>
        </w:rPr>
        <w:t>’, ‘</w:t>
      </w:r>
      <w:r w:rsidRPr="004B4B45">
        <w:rPr>
          <w:rFonts w:cs="Times New Roman"/>
        </w:rPr>
        <w:t>menambahkan</w:t>
      </w:r>
      <w:r>
        <w:rPr>
          <w:rFonts w:cs="Times New Roman"/>
        </w:rPr>
        <w:t>’, ‘</w:t>
      </w:r>
      <w:r w:rsidRPr="004B4B45">
        <w:rPr>
          <w:rFonts w:cs="Times New Roman"/>
        </w:rPr>
        <w:t>menandaskan</w:t>
      </w:r>
      <w:r>
        <w:rPr>
          <w:rFonts w:cs="Times New Roman"/>
        </w:rPr>
        <w:t>’, ‘</w:t>
      </w:r>
      <w:r w:rsidRPr="004B4B45">
        <w:rPr>
          <w:rFonts w:cs="Times New Roman"/>
        </w:rPr>
        <w:t>menanti</w:t>
      </w:r>
      <w:r>
        <w:rPr>
          <w:rFonts w:cs="Times New Roman"/>
        </w:rPr>
        <w:t>’, ‘</w:t>
      </w:r>
      <w:r w:rsidRPr="004B4B45">
        <w:rPr>
          <w:rFonts w:cs="Times New Roman"/>
        </w:rPr>
        <w:t>menanti-nanti</w:t>
      </w:r>
      <w:r>
        <w:rPr>
          <w:rFonts w:cs="Times New Roman"/>
        </w:rPr>
        <w:t>’, ‘</w:t>
      </w:r>
      <w:r w:rsidRPr="004B4B45">
        <w:rPr>
          <w:rFonts w:cs="Times New Roman"/>
        </w:rPr>
        <w:t>menantikan</w:t>
      </w:r>
      <w:r>
        <w:rPr>
          <w:rFonts w:cs="Times New Roman"/>
        </w:rPr>
        <w:t>’, ‘</w:t>
      </w:r>
      <w:r w:rsidRPr="004B4B45">
        <w:rPr>
          <w:rFonts w:cs="Times New Roman"/>
        </w:rPr>
        <w:t>menanya</w:t>
      </w:r>
      <w:r>
        <w:rPr>
          <w:rFonts w:cs="Times New Roman"/>
        </w:rPr>
        <w:t>’, ‘</w:t>
      </w:r>
      <w:r w:rsidRPr="004B4B45">
        <w:rPr>
          <w:rFonts w:cs="Times New Roman"/>
        </w:rPr>
        <w:t>menanyai</w:t>
      </w:r>
      <w:r>
        <w:rPr>
          <w:rFonts w:cs="Times New Roman"/>
        </w:rPr>
        <w:t>’, ‘</w:t>
      </w:r>
      <w:r w:rsidRPr="004B4B45">
        <w:rPr>
          <w:rFonts w:cs="Times New Roman"/>
        </w:rPr>
        <w:t>menanyakan</w:t>
      </w:r>
      <w:r>
        <w:rPr>
          <w:rFonts w:cs="Times New Roman"/>
        </w:rPr>
        <w:t>’, ‘</w:t>
      </w:r>
      <w:r w:rsidRPr="004B4B45">
        <w:rPr>
          <w:rFonts w:cs="Times New Roman"/>
        </w:rPr>
        <w:t>mendapat</w:t>
      </w:r>
      <w:r>
        <w:rPr>
          <w:rFonts w:cs="Times New Roman"/>
        </w:rPr>
        <w:t>’, ‘</w:t>
      </w:r>
      <w:r w:rsidRPr="004B4B45">
        <w:rPr>
          <w:rFonts w:cs="Times New Roman"/>
        </w:rPr>
        <w:t>mendapatkan</w:t>
      </w:r>
      <w:r>
        <w:rPr>
          <w:rFonts w:cs="Times New Roman"/>
        </w:rPr>
        <w:t>’, ‘</w:t>
      </w:r>
      <w:r w:rsidRPr="004B4B45">
        <w:rPr>
          <w:rFonts w:cs="Times New Roman"/>
        </w:rPr>
        <w:t>mendatang</w:t>
      </w:r>
      <w:r>
        <w:rPr>
          <w:rFonts w:cs="Times New Roman"/>
        </w:rPr>
        <w:t>’, ‘</w:t>
      </w:r>
      <w:r w:rsidRPr="004B4B45">
        <w:rPr>
          <w:rFonts w:cs="Times New Roman"/>
        </w:rPr>
        <w:t>mendatangi</w:t>
      </w:r>
      <w:r>
        <w:rPr>
          <w:rFonts w:cs="Times New Roman"/>
        </w:rPr>
        <w:t>’, ‘</w:t>
      </w:r>
      <w:r w:rsidRPr="004B4B45">
        <w:rPr>
          <w:rFonts w:cs="Times New Roman"/>
        </w:rPr>
        <w:t>mendatangkan</w:t>
      </w:r>
      <w:r>
        <w:rPr>
          <w:rFonts w:cs="Times New Roman"/>
        </w:rPr>
        <w:t>’, ‘</w:t>
      </w:r>
      <w:r w:rsidRPr="004B4B45">
        <w:rPr>
          <w:rFonts w:cs="Times New Roman"/>
        </w:rPr>
        <w:t>menegaskan</w:t>
      </w:r>
      <w:r>
        <w:rPr>
          <w:rFonts w:cs="Times New Roman"/>
        </w:rPr>
        <w:t>’, ‘</w:t>
      </w:r>
      <w:r w:rsidRPr="004B4B45">
        <w:rPr>
          <w:rFonts w:cs="Times New Roman"/>
        </w:rPr>
        <w:t>mengakhiri</w:t>
      </w:r>
      <w:r>
        <w:rPr>
          <w:rFonts w:cs="Times New Roman"/>
        </w:rPr>
        <w:t>’, ‘</w:t>
      </w:r>
      <w:r w:rsidRPr="004B4B45">
        <w:rPr>
          <w:rFonts w:cs="Times New Roman"/>
        </w:rPr>
        <w:t>mengapa</w:t>
      </w:r>
      <w:r>
        <w:rPr>
          <w:rFonts w:cs="Times New Roman"/>
        </w:rPr>
        <w:t>’, ‘</w:t>
      </w:r>
      <w:r w:rsidRPr="004B4B45">
        <w:rPr>
          <w:rFonts w:cs="Times New Roman"/>
        </w:rPr>
        <w:t>mengatakan</w:t>
      </w:r>
      <w:r>
        <w:rPr>
          <w:rFonts w:cs="Times New Roman"/>
        </w:rPr>
        <w:t>’, ‘</w:t>
      </w:r>
      <w:r w:rsidRPr="004B4B45">
        <w:rPr>
          <w:rFonts w:cs="Times New Roman"/>
        </w:rPr>
        <w:t>mengatakannya</w:t>
      </w:r>
      <w:r>
        <w:rPr>
          <w:rFonts w:cs="Times New Roman"/>
        </w:rPr>
        <w:t>’, ‘</w:t>
      </w:r>
      <w:r w:rsidRPr="004B4B45">
        <w:rPr>
          <w:rFonts w:cs="Times New Roman"/>
        </w:rPr>
        <w:t>mengenai</w:t>
      </w:r>
      <w:r>
        <w:rPr>
          <w:rFonts w:cs="Times New Roman"/>
        </w:rPr>
        <w:t>’, ‘</w:t>
      </w:r>
      <w:r w:rsidRPr="004B4B45">
        <w:rPr>
          <w:rFonts w:cs="Times New Roman"/>
        </w:rPr>
        <w:t>mengerjakan</w:t>
      </w:r>
      <w:r>
        <w:rPr>
          <w:rFonts w:cs="Times New Roman"/>
        </w:rPr>
        <w:t>’, ‘</w:t>
      </w:r>
      <w:r w:rsidRPr="004B4B45">
        <w:rPr>
          <w:rFonts w:cs="Times New Roman"/>
        </w:rPr>
        <w:t>mengetahui</w:t>
      </w:r>
      <w:r>
        <w:rPr>
          <w:rFonts w:cs="Times New Roman"/>
        </w:rPr>
        <w:t>’, ‘</w:t>
      </w:r>
      <w:r w:rsidRPr="004B4B45">
        <w:rPr>
          <w:rFonts w:cs="Times New Roman"/>
        </w:rPr>
        <w:t>menggunakan</w:t>
      </w:r>
      <w:r>
        <w:rPr>
          <w:rFonts w:cs="Times New Roman"/>
        </w:rPr>
        <w:t>’, ‘</w:t>
      </w:r>
      <w:r w:rsidRPr="004B4B45">
        <w:rPr>
          <w:rFonts w:cs="Times New Roman"/>
        </w:rPr>
        <w:t>menghendaki</w:t>
      </w:r>
      <w:r>
        <w:rPr>
          <w:rFonts w:cs="Times New Roman"/>
        </w:rPr>
        <w:t>’, ‘</w:t>
      </w:r>
      <w:r w:rsidRPr="004B4B45">
        <w:rPr>
          <w:rFonts w:cs="Times New Roman"/>
        </w:rPr>
        <w:t>mengibaratkan</w:t>
      </w:r>
      <w:r>
        <w:rPr>
          <w:rFonts w:cs="Times New Roman"/>
        </w:rPr>
        <w:t>’, ‘</w:t>
      </w:r>
      <w:r w:rsidRPr="004B4B45">
        <w:rPr>
          <w:rFonts w:cs="Times New Roman"/>
        </w:rPr>
        <w:t>mengibaratkannya</w:t>
      </w:r>
      <w:r>
        <w:rPr>
          <w:rFonts w:cs="Times New Roman"/>
        </w:rPr>
        <w:t>’, ‘</w:t>
      </w:r>
      <w:r w:rsidRPr="004B4B45">
        <w:rPr>
          <w:rFonts w:cs="Times New Roman"/>
        </w:rPr>
        <w:t>mengingat</w:t>
      </w:r>
      <w:r>
        <w:rPr>
          <w:rFonts w:cs="Times New Roman"/>
        </w:rPr>
        <w:t>’, ‘</w:t>
      </w:r>
      <w:r w:rsidRPr="004B4B45">
        <w:rPr>
          <w:rFonts w:cs="Times New Roman"/>
        </w:rPr>
        <w:t>mengingatkan</w:t>
      </w:r>
      <w:r>
        <w:rPr>
          <w:rFonts w:cs="Times New Roman"/>
        </w:rPr>
        <w:t>’, ‘</w:t>
      </w:r>
      <w:r w:rsidRPr="004B4B45">
        <w:rPr>
          <w:rFonts w:cs="Times New Roman"/>
        </w:rPr>
        <w:t>menginginkan</w:t>
      </w:r>
      <w:r>
        <w:rPr>
          <w:rFonts w:cs="Times New Roman"/>
        </w:rPr>
        <w:t>’, ‘</w:t>
      </w:r>
      <w:r w:rsidRPr="004B4B45">
        <w:rPr>
          <w:rFonts w:cs="Times New Roman"/>
        </w:rPr>
        <w:t>mengira</w:t>
      </w:r>
      <w:r>
        <w:rPr>
          <w:rFonts w:cs="Times New Roman"/>
        </w:rPr>
        <w:t>’, ‘</w:t>
      </w:r>
      <w:r w:rsidRPr="004B4B45">
        <w:rPr>
          <w:rFonts w:cs="Times New Roman"/>
        </w:rPr>
        <w:t>mengucapkan</w:t>
      </w:r>
      <w:r>
        <w:rPr>
          <w:rFonts w:cs="Times New Roman"/>
        </w:rPr>
        <w:t>’, ‘</w:t>
      </w:r>
      <w:r w:rsidRPr="004B4B45">
        <w:rPr>
          <w:rFonts w:cs="Times New Roman"/>
        </w:rPr>
        <w:t>mengucapkannya</w:t>
      </w:r>
      <w:r>
        <w:rPr>
          <w:rFonts w:cs="Times New Roman"/>
        </w:rPr>
        <w:t>’, ‘</w:t>
      </w:r>
      <w:r w:rsidRPr="004B4B45">
        <w:rPr>
          <w:rFonts w:cs="Times New Roman"/>
        </w:rPr>
        <w:t>mengungkapkan</w:t>
      </w:r>
      <w:r>
        <w:rPr>
          <w:rFonts w:cs="Times New Roman"/>
        </w:rPr>
        <w:t>’, ‘</w:t>
      </w:r>
      <w:r w:rsidRPr="004B4B45">
        <w:rPr>
          <w:rFonts w:cs="Times New Roman"/>
        </w:rPr>
        <w:t>menjadi</w:t>
      </w:r>
      <w:r>
        <w:rPr>
          <w:rFonts w:cs="Times New Roman"/>
        </w:rPr>
        <w:t>’, ‘</w:t>
      </w:r>
      <w:r w:rsidRPr="004B4B45">
        <w:rPr>
          <w:rFonts w:cs="Times New Roman"/>
        </w:rPr>
        <w:t>menjawab</w:t>
      </w:r>
      <w:r>
        <w:rPr>
          <w:rFonts w:cs="Times New Roman"/>
        </w:rPr>
        <w:t>’, ‘</w:t>
      </w:r>
      <w:r w:rsidRPr="004B4B45">
        <w:rPr>
          <w:rFonts w:cs="Times New Roman"/>
        </w:rPr>
        <w:t>menjelaskan</w:t>
      </w:r>
      <w:r>
        <w:rPr>
          <w:rFonts w:cs="Times New Roman"/>
        </w:rPr>
        <w:t>’, ‘</w:t>
      </w:r>
      <w:r w:rsidRPr="004B4B45">
        <w:rPr>
          <w:rFonts w:cs="Times New Roman"/>
        </w:rPr>
        <w:t>menuju</w:t>
      </w:r>
      <w:r>
        <w:rPr>
          <w:rFonts w:cs="Times New Roman"/>
        </w:rPr>
        <w:t>’, ‘</w:t>
      </w:r>
      <w:r w:rsidRPr="004B4B45">
        <w:rPr>
          <w:rFonts w:cs="Times New Roman"/>
        </w:rPr>
        <w:t>menunjuk</w:t>
      </w:r>
      <w:r>
        <w:rPr>
          <w:rFonts w:cs="Times New Roman"/>
        </w:rPr>
        <w:t>’, ‘</w:t>
      </w:r>
      <w:r w:rsidRPr="004B4B45">
        <w:rPr>
          <w:rFonts w:cs="Times New Roman"/>
        </w:rPr>
        <w:t>menunjuki</w:t>
      </w:r>
      <w:r>
        <w:rPr>
          <w:rFonts w:cs="Times New Roman"/>
        </w:rPr>
        <w:t>’, ‘</w:t>
      </w:r>
      <w:r w:rsidRPr="004B4B45">
        <w:rPr>
          <w:rFonts w:cs="Times New Roman"/>
        </w:rPr>
        <w:t>menunjukkan</w:t>
      </w:r>
      <w:r>
        <w:rPr>
          <w:rFonts w:cs="Times New Roman"/>
        </w:rPr>
        <w:t>’, ‘</w:t>
      </w:r>
      <w:r w:rsidRPr="004B4B45">
        <w:rPr>
          <w:rFonts w:cs="Times New Roman"/>
        </w:rPr>
        <w:t>menunjuknya</w:t>
      </w:r>
      <w:r>
        <w:rPr>
          <w:rFonts w:cs="Times New Roman"/>
        </w:rPr>
        <w:t>’, ‘</w:t>
      </w:r>
      <w:r w:rsidRPr="004B4B45">
        <w:rPr>
          <w:rFonts w:cs="Times New Roman"/>
        </w:rPr>
        <w:t>menurut</w:t>
      </w:r>
      <w:r>
        <w:rPr>
          <w:rFonts w:cs="Times New Roman"/>
        </w:rPr>
        <w:t>’, ‘</w:t>
      </w:r>
      <w:r w:rsidRPr="004B4B45">
        <w:rPr>
          <w:rFonts w:cs="Times New Roman"/>
        </w:rPr>
        <w:t>menuturkan</w:t>
      </w:r>
      <w:r>
        <w:rPr>
          <w:rFonts w:cs="Times New Roman"/>
        </w:rPr>
        <w:t>’, ‘</w:t>
      </w:r>
      <w:r w:rsidRPr="004B4B45">
        <w:rPr>
          <w:rFonts w:cs="Times New Roman"/>
        </w:rPr>
        <w:t>menyampaikan</w:t>
      </w:r>
      <w:r>
        <w:rPr>
          <w:rFonts w:cs="Times New Roman"/>
        </w:rPr>
        <w:t>’, ‘</w:t>
      </w:r>
      <w:r w:rsidRPr="004B4B45">
        <w:rPr>
          <w:rFonts w:cs="Times New Roman"/>
        </w:rPr>
        <w:t>menyangkut</w:t>
      </w:r>
      <w:r>
        <w:rPr>
          <w:rFonts w:cs="Times New Roman"/>
        </w:rPr>
        <w:t>’, ‘</w:t>
      </w:r>
      <w:r w:rsidRPr="004B4B45">
        <w:rPr>
          <w:rFonts w:cs="Times New Roman"/>
        </w:rPr>
        <w:t>menyatakan</w:t>
      </w:r>
      <w:r>
        <w:rPr>
          <w:rFonts w:cs="Times New Roman"/>
        </w:rPr>
        <w:t>’, ‘</w:t>
      </w:r>
      <w:r w:rsidRPr="004B4B45">
        <w:rPr>
          <w:rFonts w:cs="Times New Roman"/>
        </w:rPr>
        <w:t>menyebutkan</w:t>
      </w:r>
      <w:r>
        <w:rPr>
          <w:rFonts w:cs="Times New Roman"/>
        </w:rPr>
        <w:t>’, ‘</w:t>
      </w:r>
      <w:r w:rsidRPr="004B4B45">
        <w:rPr>
          <w:rFonts w:cs="Times New Roman"/>
        </w:rPr>
        <w:t>menyeluruh</w:t>
      </w:r>
      <w:r>
        <w:rPr>
          <w:rFonts w:cs="Times New Roman"/>
        </w:rPr>
        <w:t>’, ‘</w:t>
      </w:r>
      <w:r w:rsidRPr="004B4B45">
        <w:rPr>
          <w:rFonts w:cs="Times New Roman"/>
        </w:rPr>
        <w:t>menyiapkan</w:t>
      </w:r>
      <w:r>
        <w:rPr>
          <w:rFonts w:cs="Times New Roman"/>
        </w:rPr>
        <w:t>’, ‘</w:t>
      </w:r>
      <w:r w:rsidRPr="004B4B45">
        <w:rPr>
          <w:rFonts w:cs="Times New Roman"/>
        </w:rPr>
        <w:t>merasa</w:t>
      </w:r>
      <w:r>
        <w:rPr>
          <w:rFonts w:cs="Times New Roman"/>
        </w:rPr>
        <w:t>’, ‘</w:t>
      </w:r>
      <w:r w:rsidRPr="004B4B45">
        <w:rPr>
          <w:rFonts w:cs="Times New Roman"/>
        </w:rPr>
        <w:t>mereka</w:t>
      </w:r>
      <w:r>
        <w:rPr>
          <w:rFonts w:cs="Times New Roman"/>
        </w:rPr>
        <w:t>’, ‘</w:t>
      </w:r>
      <w:r w:rsidRPr="004B4B45">
        <w:rPr>
          <w:rFonts w:cs="Times New Roman"/>
        </w:rPr>
        <w:t>merekalah</w:t>
      </w:r>
      <w:r>
        <w:rPr>
          <w:rFonts w:cs="Times New Roman"/>
        </w:rPr>
        <w:t>’, ‘</w:t>
      </w:r>
      <w:r w:rsidRPr="004B4B45">
        <w:rPr>
          <w:rFonts w:cs="Times New Roman"/>
        </w:rPr>
        <w:t>merupakan</w:t>
      </w:r>
      <w:r>
        <w:rPr>
          <w:rFonts w:cs="Times New Roman"/>
        </w:rPr>
        <w:t>’, ‘</w:t>
      </w:r>
      <w:r w:rsidRPr="004B4B45">
        <w:rPr>
          <w:rFonts w:cs="Times New Roman"/>
        </w:rPr>
        <w:t>meski</w:t>
      </w:r>
      <w:r>
        <w:rPr>
          <w:rFonts w:cs="Times New Roman"/>
        </w:rPr>
        <w:t>’, ‘</w:t>
      </w:r>
      <w:r w:rsidRPr="004B4B45">
        <w:rPr>
          <w:rFonts w:cs="Times New Roman"/>
        </w:rPr>
        <w:t>meskipun</w:t>
      </w:r>
      <w:r>
        <w:rPr>
          <w:rFonts w:cs="Times New Roman"/>
        </w:rPr>
        <w:t>’, ‘</w:t>
      </w:r>
      <w:r w:rsidRPr="004B4B45">
        <w:rPr>
          <w:rFonts w:cs="Times New Roman"/>
        </w:rPr>
        <w:t>meyakini</w:t>
      </w:r>
      <w:r>
        <w:rPr>
          <w:rFonts w:cs="Times New Roman"/>
        </w:rPr>
        <w:t>’, ‘</w:t>
      </w:r>
      <w:r w:rsidRPr="004B4B45">
        <w:rPr>
          <w:rFonts w:cs="Times New Roman"/>
        </w:rPr>
        <w:t>meyakinkan</w:t>
      </w:r>
      <w:r>
        <w:rPr>
          <w:rFonts w:cs="Times New Roman"/>
        </w:rPr>
        <w:t>’, ‘</w:t>
      </w:r>
      <w:r w:rsidRPr="004B4B45">
        <w:rPr>
          <w:rFonts w:cs="Times New Roman"/>
        </w:rPr>
        <w:t>mirip</w:t>
      </w:r>
      <w:r>
        <w:rPr>
          <w:rFonts w:cs="Times New Roman"/>
        </w:rPr>
        <w:t>’, ‘</w:t>
      </w:r>
      <w:r w:rsidRPr="004B4B45">
        <w:rPr>
          <w:rFonts w:cs="Times New Roman"/>
        </w:rPr>
        <w:t>misal</w:t>
      </w:r>
      <w:r>
        <w:rPr>
          <w:rFonts w:cs="Times New Roman"/>
        </w:rPr>
        <w:t>’, ‘</w:t>
      </w:r>
      <w:r w:rsidRPr="004B4B45">
        <w:rPr>
          <w:rFonts w:cs="Times New Roman"/>
        </w:rPr>
        <w:t>misalkan</w:t>
      </w:r>
      <w:r>
        <w:rPr>
          <w:rFonts w:cs="Times New Roman"/>
        </w:rPr>
        <w:t>’, ‘</w:t>
      </w:r>
      <w:r w:rsidRPr="004B4B45">
        <w:rPr>
          <w:rFonts w:cs="Times New Roman"/>
        </w:rPr>
        <w:t>misalnya</w:t>
      </w:r>
      <w:r>
        <w:rPr>
          <w:rFonts w:cs="Times New Roman"/>
        </w:rPr>
        <w:t>’, ‘</w:t>
      </w:r>
      <w:r w:rsidRPr="004B4B45">
        <w:rPr>
          <w:rFonts w:cs="Times New Roman"/>
        </w:rPr>
        <w:t>mula</w:t>
      </w:r>
      <w:r>
        <w:rPr>
          <w:rFonts w:cs="Times New Roman"/>
        </w:rPr>
        <w:t>’, ‘</w:t>
      </w:r>
      <w:r w:rsidRPr="004B4B45">
        <w:rPr>
          <w:rFonts w:cs="Times New Roman"/>
        </w:rPr>
        <w:t>mulai</w:t>
      </w:r>
      <w:r>
        <w:rPr>
          <w:rFonts w:cs="Times New Roman"/>
        </w:rPr>
        <w:t>’, ‘</w:t>
      </w:r>
      <w:r w:rsidRPr="004B4B45">
        <w:rPr>
          <w:rFonts w:cs="Times New Roman"/>
        </w:rPr>
        <w:t>mulailah</w:t>
      </w:r>
      <w:r>
        <w:rPr>
          <w:rFonts w:cs="Times New Roman"/>
        </w:rPr>
        <w:t>’, ‘</w:t>
      </w:r>
      <w:r w:rsidRPr="004B4B45">
        <w:rPr>
          <w:rFonts w:cs="Times New Roman"/>
        </w:rPr>
        <w:t>mulanya</w:t>
      </w:r>
      <w:r>
        <w:rPr>
          <w:rFonts w:cs="Times New Roman"/>
        </w:rPr>
        <w:t>’, ‘</w:t>
      </w:r>
      <w:r w:rsidRPr="004B4B45">
        <w:rPr>
          <w:rFonts w:cs="Times New Roman"/>
        </w:rPr>
        <w:t>mungkin</w:t>
      </w:r>
      <w:r>
        <w:rPr>
          <w:rFonts w:cs="Times New Roman"/>
        </w:rPr>
        <w:t>’, ‘</w:t>
      </w:r>
      <w:r w:rsidRPr="004B4B45">
        <w:rPr>
          <w:rFonts w:cs="Times New Roman"/>
        </w:rPr>
        <w:t>mungkinkah</w:t>
      </w:r>
      <w:r>
        <w:rPr>
          <w:rFonts w:cs="Times New Roman"/>
        </w:rPr>
        <w:t>’, ‘</w:t>
      </w:r>
      <w:r w:rsidRPr="004B4B45">
        <w:rPr>
          <w:rFonts w:cs="Times New Roman"/>
        </w:rPr>
        <w:t>nah</w:t>
      </w:r>
      <w:r>
        <w:rPr>
          <w:rFonts w:cs="Times New Roman"/>
        </w:rPr>
        <w:t>’, ‘</w:t>
      </w:r>
      <w:r w:rsidRPr="004B4B45">
        <w:rPr>
          <w:rFonts w:cs="Times New Roman"/>
        </w:rPr>
        <w:t>naik</w:t>
      </w:r>
      <w:r>
        <w:rPr>
          <w:rFonts w:cs="Times New Roman"/>
        </w:rPr>
        <w:t>’, ‘</w:t>
      </w:r>
      <w:r w:rsidRPr="004B4B45">
        <w:rPr>
          <w:rFonts w:cs="Times New Roman"/>
        </w:rPr>
        <w:t>namun</w:t>
      </w:r>
      <w:r>
        <w:rPr>
          <w:rFonts w:cs="Times New Roman"/>
        </w:rPr>
        <w:t>’, ‘</w:t>
      </w:r>
      <w:r w:rsidRPr="004B4B45">
        <w:rPr>
          <w:rFonts w:cs="Times New Roman"/>
        </w:rPr>
        <w:t>nanti</w:t>
      </w:r>
      <w:r>
        <w:rPr>
          <w:rFonts w:cs="Times New Roman"/>
        </w:rPr>
        <w:t>’, ‘</w:t>
      </w:r>
      <w:r w:rsidRPr="004B4B45">
        <w:rPr>
          <w:rFonts w:cs="Times New Roman"/>
        </w:rPr>
        <w:t>nantinya</w:t>
      </w:r>
      <w:r>
        <w:rPr>
          <w:rFonts w:cs="Times New Roman"/>
        </w:rPr>
        <w:t>’, ‘</w:t>
      </w:r>
      <w:r w:rsidRPr="004B4B45">
        <w:rPr>
          <w:rFonts w:cs="Times New Roman"/>
        </w:rPr>
        <w:t>nyaris</w:t>
      </w:r>
      <w:r>
        <w:rPr>
          <w:rFonts w:cs="Times New Roman"/>
        </w:rPr>
        <w:t>’, ‘</w:t>
      </w:r>
      <w:r w:rsidRPr="004B4B45">
        <w:rPr>
          <w:rFonts w:cs="Times New Roman"/>
        </w:rPr>
        <w:t>nyatanya</w:t>
      </w:r>
      <w:r>
        <w:rPr>
          <w:rFonts w:cs="Times New Roman"/>
        </w:rPr>
        <w:t>’, ‘</w:t>
      </w:r>
      <w:r w:rsidRPr="004B4B45">
        <w:rPr>
          <w:rFonts w:cs="Times New Roman"/>
        </w:rPr>
        <w:t>oleh</w:t>
      </w:r>
      <w:r>
        <w:rPr>
          <w:rFonts w:cs="Times New Roman"/>
        </w:rPr>
        <w:t>’, ‘</w:t>
      </w:r>
      <w:r w:rsidRPr="004B4B45">
        <w:rPr>
          <w:rFonts w:cs="Times New Roman"/>
        </w:rPr>
        <w:t>olehnya</w:t>
      </w:r>
      <w:r>
        <w:rPr>
          <w:rFonts w:cs="Times New Roman"/>
        </w:rPr>
        <w:t>’, ‘</w:t>
      </w:r>
      <w:r w:rsidRPr="004B4B45">
        <w:rPr>
          <w:rFonts w:cs="Times New Roman"/>
        </w:rPr>
        <w:t>pada</w:t>
      </w:r>
      <w:r>
        <w:rPr>
          <w:rFonts w:cs="Times New Roman"/>
        </w:rPr>
        <w:t>’, ‘</w:t>
      </w:r>
      <w:r w:rsidRPr="004B4B45">
        <w:rPr>
          <w:rFonts w:cs="Times New Roman"/>
        </w:rPr>
        <w:t>padahal</w:t>
      </w:r>
      <w:r>
        <w:rPr>
          <w:rFonts w:cs="Times New Roman"/>
        </w:rPr>
        <w:t>’, ‘</w:t>
      </w:r>
      <w:r w:rsidRPr="004B4B45">
        <w:rPr>
          <w:rFonts w:cs="Times New Roman"/>
        </w:rPr>
        <w:t>padanya</w:t>
      </w:r>
      <w:r>
        <w:rPr>
          <w:rFonts w:cs="Times New Roman"/>
        </w:rPr>
        <w:t>’, ‘</w:t>
      </w:r>
      <w:r w:rsidRPr="004B4B45">
        <w:rPr>
          <w:rFonts w:cs="Times New Roman"/>
        </w:rPr>
        <w:t>pak</w:t>
      </w:r>
      <w:r>
        <w:rPr>
          <w:rFonts w:cs="Times New Roman"/>
        </w:rPr>
        <w:t>’, ‘</w:t>
      </w:r>
      <w:r w:rsidRPr="004B4B45">
        <w:rPr>
          <w:rFonts w:cs="Times New Roman"/>
        </w:rPr>
        <w:t>paling</w:t>
      </w:r>
      <w:r>
        <w:rPr>
          <w:rFonts w:cs="Times New Roman"/>
        </w:rPr>
        <w:t>’, ‘</w:t>
      </w:r>
      <w:r w:rsidRPr="004B4B45">
        <w:rPr>
          <w:rFonts w:cs="Times New Roman"/>
        </w:rPr>
        <w:t>panjang</w:t>
      </w:r>
      <w:r>
        <w:rPr>
          <w:rFonts w:cs="Times New Roman"/>
        </w:rPr>
        <w:t>’, ‘</w:t>
      </w:r>
      <w:r w:rsidRPr="004B4B45">
        <w:rPr>
          <w:rFonts w:cs="Times New Roman"/>
        </w:rPr>
        <w:t>pantas</w:t>
      </w:r>
      <w:r>
        <w:rPr>
          <w:rFonts w:cs="Times New Roman"/>
        </w:rPr>
        <w:t>’, ‘</w:t>
      </w:r>
      <w:r w:rsidRPr="004B4B45">
        <w:rPr>
          <w:rFonts w:cs="Times New Roman"/>
        </w:rPr>
        <w:t>para</w:t>
      </w:r>
      <w:r>
        <w:rPr>
          <w:rFonts w:cs="Times New Roman"/>
        </w:rPr>
        <w:t>’, ‘</w:t>
      </w:r>
      <w:r w:rsidRPr="004B4B45">
        <w:rPr>
          <w:rFonts w:cs="Times New Roman"/>
        </w:rPr>
        <w:t>pasti</w:t>
      </w:r>
      <w:r>
        <w:rPr>
          <w:rFonts w:cs="Times New Roman"/>
        </w:rPr>
        <w:t>’, ‘</w:t>
      </w:r>
      <w:r w:rsidRPr="004B4B45">
        <w:rPr>
          <w:rFonts w:cs="Times New Roman"/>
        </w:rPr>
        <w:t>pastilah</w:t>
      </w:r>
      <w:r>
        <w:rPr>
          <w:rFonts w:cs="Times New Roman"/>
        </w:rPr>
        <w:t>’, ‘</w:t>
      </w:r>
      <w:r w:rsidRPr="004B4B45">
        <w:rPr>
          <w:rFonts w:cs="Times New Roman"/>
        </w:rPr>
        <w:t>penting</w:t>
      </w:r>
      <w:r>
        <w:rPr>
          <w:rFonts w:cs="Times New Roman"/>
        </w:rPr>
        <w:t>’, ‘</w:t>
      </w:r>
      <w:r w:rsidRPr="004B4B45">
        <w:rPr>
          <w:rFonts w:cs="Times New Roman"/>
        </w:rPr>
        <w:t>pentingnya</w:t>
      </w:r>
      <w:r>
        <w:rPr>
          <w:rFonts w:cs="Times New Roman"/>
        </w:rPr>
        <w:t>’, ‘</w:t>
      </w:r>
      <w:r w:rsidRPr="004B4B45">
        <w:rPr>
          <w:rFonts w:cs="Times New Roman"/>
        </w:rPr>
        <w:t>per</w:t>
      </w:r>
      <w:r>
        <w:rPr>
          <w:rFonts w:cs="Times New Roman"/>
        </w:rPr>
        <w:t>’, ‘</w:t>
      </w:r>
      <w:r w:rsidRPr="004B4B45">
        <w:rPr>
          <w:rFonts w:cs="Times New Roman"/>
        </w:rPr>
        <w:t>percuma</w:t>
      </w:r>
      <w:r>
        <w:rPr>
          <w:rFonts w:cs="Times New Roman"/>
        </w:rPr>
        <w:t>’, ‘</w:t>
      </w:r>
      <w:r w:rsidRPr="004B4B45">
        <w:rPr>
          <w:rFonts w:cs="Times New Roman"/>
        </w:rPr>
        <w:t>perlu</w:t>
      </w:r>
      <w:r>
        <w:rPr>
          <w:rFonts w:cs="Times New Roman"/>
        </w:rPr>
        <w:t>’, ‘</w:t>
      </w:r>
      <w:r w:rsidRPr="004B4B45">
        <w:rPr>
          <w:rFonts w:cs="Times New Roman"/>
        </w:rPr>
        <w:t>perlukah</w:t>
      </w:r>
      <w:r>
        <w:rPr>
          <w:rFonts w:cs="Times New Roman"/>
        </w:rPr>
        <w:t>’, ‘</w:t>
      </w:r>
      <w:r w:rsidRPr="004B4B45">
        <w:rPr>
          <w:rFonts w:cs="Times New Roman"/>
        </w:rPr>
        <w:t>perlunya</w:t>
      </w:r>
      <w:r>
        <w:rPr>
          <w:rFonts w:cs="Times New Roman"/>
        </w:rPr>
        <w:t>’, ‘</w:t>
      </w:r>
      <w:r w:rsidRPr="004B4B45">
        <w:rPr>
          <w:rFonts w:cs="Times New Roman"/>
        </w:rPr>
        <w:t>pernah</w:t>
      </w:r>
      <w:r>
        <w:rPr>
          <w:rFonts w:cs="Times New Roman"/>
        </w:rPr>
        <w:t>’, ‘</w:t>
      </w:r>
      <w:r w:rsidRPr="004B4B45">
        <w:rPr>
          <w:rFonts w:cs="Times New Roman"/>
        </w:rPr>
        <w:t>persoalan</w:t>
      </w:r>
      <w:r>
        <w:rPr>
          <w:rFonts w:cs="Times New Roman"/>
        </w:rPr>
        <w:t>’, ‘</w:t>
      </w:r>
      <w:r w:rsidRPr="004B4B45">
        <w:rPr>
          <w:rFonts w:cs="Times New Roman"/>
        </w:rPr>
        <w:t>pertama</w:t>
      </w:r>
      <w:r>
        <w:rPr>
          <w:rFonts w:cs="Times New Roman"/>
        </w:rPr>
        <w:t>’, ‘</w:t>
      </w:r>
      <w:r w:rsidRPr="004B4B45">
        <w:rPr>
          <w:rFonts w:cs="Times New Roman"/>
        </w:rPr>
        <w:t>pertama-tama</w:t>
      </w:r>
      <w:r>
        <w:rPr>
          <w:rFonts w:cs="Times New Roman"/>
        </w:rPr>
        <w:t>’, ‘</w:t>
      </w:r>
      <w:r w:rsidRPr="004B4B45">
        <w:rPr>
          <w:rFonts w:cs="Times New Roman"/>
        </w:rPr>
        <w:t>pertanyaan</w:t>
      </w:r>
      <w:r>
        <w:rPr>
          <w:rFonts w:cs="Times New Roman"/>
        </w:rPr>
        <w:t>’, ‘</w:t>
      </w:r>
      <w:r w:rsidRPr="004B4B45">
        <w:rPr>
          <w:rFonts w:cs="Times New Roman"/>
        </w:rPr>
        <w:t>pertanyakan</w:t>
      </w:r>
      <w:r>
        <w:rPr>
          <w:rFonts w:cs="Times New Roman"/>
        </w:rPr>
        <w:t>’, ‘</w:t>
      </w:r>
      <w:r w:rsidRPr="004B4B45">
        <w:rPr>
          <w:rFonts w:cs="Times New Roman"/>
        </w:rPr>
        <w:t>pihak</w:t>
      </w:r>
      <w:r>
        <w:rPr>
          <w:rFonts w:cs="Times New Roman"/>
        </w:rPr>
        <w:t>’, ‘</w:t>
      </w:r>
      <w:r w:rsidRPr="004B4B45">
        <w:rPr>
          <w:rFonts w:cs="Times New Roman"/>
        </w:rPr>
        <w:t>pihaknya</w:t>
      </w:r>
      <w:r>
        <w:rPr>
          <w:rFonts w:cs="Times New Roman"/>
        </w:rPr>
        <w:t>’, ‘</w:t>
      </w:r>
      <w:r w:rsidRPr="004B4B45">
        <w:rPr>
          <w:rFonts w:cs="Times New Roman"/>
        </w:rPr>
        <w:t>pukul</w:t>
      </w:r>
      <w:r>
        <w:rPr>
          <w:rFonts w:cs="Times New Roman"/>
        </w:rPr>
        <w:t>’, ‘</w:t>
      </w:r>
      <w:r w:rsidRPr="004B4B45">
        <w:rPr>
          <w:rFonts w:cs="Times New Roman"/>
        </w:rPr>
        <w:t>pula</w:t>
      </w:r>
      <w:r>
        <w:rPr>
          <w:rFonts w:cs="Times New Roman"/>
        </w:rPr>
        <w:t>’, ‘</w:t>
      </w:r>
      <w:r w:rsidRPr="004B4B45">
        <w:rPr>
          <w:rFonts w:cs="Times New Roman"/>
        </w:rPr>
        <w:t>pun</w:t>
      </w:r>
      <w:r>
        <w:rPr>
          <w:rFonts w:cs="Times New Roman"/>
        </w:rPr>
        <w:t>’, ‘</w:t>
      </w:r>
      <w:r w:rsidRPr="004B4B45">
        <w:rPr>
          <w:rFonts w:cs="Times New Roman"/>
        </w:rPr>
        <w:t>punya</w:t>
      </w:r>
      <w:r>
        <w:rPr>
          <w:rFonts w:cs="Times New Roman"/>
        </w:rPr>
        <w:t>’, ‘</w:t>
      </w:r>
      <w:r w:rsidRPr="004B4B45">
        <w:rPr>
          <w:rFonts w:cs="Times New Roman"/>
        </w:rPr>
        <w:t>rasa</w:t>
      </w:r>
      <w:r>
        <w:rPr>
          <w:rFonts w:cs="Times New Roman"/>
        </w:rPr>
        <w:t>’, ‘</w:t>
      </w:r>
      <w:r w:rsidRPr="004B4B45">
        <w:rPr>
          <w:rFonts w:cs="Times New Roman"/>
        </w:rPr>
        <w:t>rasanya</w:t>
      </w:r>
      <w:r>
        <w:rPr>
          <w:rFonts w:cs="Times New Roman"/>
        </w:rPr>
        <w:t>’, ‘</w:t>
      </w:r>
      <w:r w:rsidRPr="004B4B45">
        <w:rPr>
          <w:rFonts w:cs="Times New Roman"/>
        </w:rPr>
        <w:t>rata</w:t>
      </w:r>
      <w:r>
        <w:rPr>
          <w:rFonts w:cs="Times New Roman"/>
        </w:rPr>
        <w:t>’, ‘</w:t>
      </w:r>
      <w:r w:rsidRPr="004B4B45">
        <w:rPr>
          <w:rFonts w:cs="Times New Roman"/>
        </w:rPr>
        <w:t>rupanya</w:t>
      </w:r>
      <w:r>
        <w:rPr>
          <w:rFonts w:cs="Times New Roman"/>
        </w:rPr>
        <w:t>’, ‘</w:t>
      </w:r>
      <w:r w:rsidRPr="004B4B45">
        <w:rPr>
          <w:rFonts w:cs="Times New Roman"/>
        </w:rPr>
        <w:t>saat</w:t>
      </w:r>
      <w:r>
        <w:rPr>
          <w:rFonts w:cs="Times New Roman"/>
        </w:rPr>
        <w:t>’, ‘</w:t>
      </w:r>
      <w:r w:rsidRPr="004B4B45">
        <w:rPr>
          <w:rFonts w:cs="Times New Roman"/>
        </w:rPr>
        <w:t>saatnya</w:t>
      </w:r>
      <w:r>
        <w:rPr>
          <w:rFonts w:cs="Times New Roman"/>
        </w:rPr>
        <w:t>’, ‘</w:t>
      </w:r>
      <w:r w:rsidRPr="004B4B45">
        <w:rPr>
          <w:rFonts w:cs="Times New Roman"/>
        </w:rPr>
        <w:t>saja</w:t>
      </w:r>
      <w:r>
        <w:rPr>
          <w:rFonts w:cs="Times New Roman"/>
        </w:rPr>
        <w:t>’, ‘</w:t>
      </w:r>
      <w:r w:rsidRPr="004B4B45">
        <w:rPr>
          <w:rFonts w:cs="Times New Roman"/>
        </w:rPr>
        <w:t>sajalah</w:t>
      </w:r>
      <w:r>
        <w:rPr>
          <w:rFonts w:cs="Times New Roman"/>
        </w:rPr>
        <w:t>’, ‘</w:t>
      </w:r>
      <w:r w:rsidRPr="004B4B45">
        <w:rPr>
          <w:rFonts w:cs="Times New Roman"/>
        </w:rPr>
        <w:t>saling</w:t>
      </w:r>
      <w:r>
        <w:rPr>
          <w:rFonts w:cs="Times New Roman"/>
        </w:rPr>
        <w:t>’, ‘</w:t>
      </w:r>
      <w:r w:rsidRPr="004B4B45">
        <w:rPr>
          <w:rFonts w:cs="Times New Roman"/>
        </w:rPr>
        <w:t>sama</w:t>
      </w:r>
      <w:r>
        <w:rPr>
          <w:rFonts w:cs="Times New Roman"/>
        </w:rPr>
        <w:t>’, ‘</w:t>
      </w:r>
      <w:r w:rsidRPr="004B4B45">
        <w:rPr>
          <w:rFonts w:cs="Times New Roman"/>
        </w:rPr>
        <w:t>sama-sama</w:t>
      </w:r>
      <w:r>
        <w:rPr>
          <w:rFonts w:cs="Times New Roman"/>
        </w:rPr>
        <w:t>’, ‘</w:t>
      </w:r>
      <w:r w:rsidRPr="004B4B45">
        <w:rPr>
          <w:rFonts w:cs="Times New Roman"/>
        </w:rPr>
        <w:t>sambil</w:t>
      </w:r>
      <w:r>
        <w:rPr>
          <w:rFonts w:cs="Times New Roman"/>
        </w:rPr>
        <w:t xml:space="preserve">’, </w:t>
      </w:r>
      <w:r>
        <w:rPr>
          <w:rFonts w:cs="Times New Roman"/>
        </w:rPr>
        <w:lastRenderedPageBreak/>
        <w:t>‘</w:t>
      </w:r>
      <w:r w:rsidRPr="004B4B45">
        <w:rPr>
          <w:rFonts w:cs="Times New Roman"/>
        </w:rPr>
        <w:t>sampai</w:t>
      </w:r>
      <w:r>
        <w:rPr>
          <w:rFonts w:cs="Times New Roman"/>
        </w:rPr>
        <w:t>’, ‘</w:t>
      </w:r>
      <w:r w:rsidRPr="004B4B45">
        <w:rPr>
          <w:rFonts w:cs="Times New Roman"/>
        </w:rPr>
        <w:t>sampai-sampai</w:t>
      </w:r>
      <w:r>
        <w:rPr>
          <w:rFonts w:cs="Times New Roman"/>
        </w:rPr>
        <w:t>’, ‘</w:t>
      </w:r>
      <w:r w:rsidRPr="004B4B45">
        <w:rPr>
          <w:rFonts w:cs="Times New Roman"/>
        </w:rPr>
        <w:t>sampaikan</w:t>
      </w:r>
      <w:r>
        <w:rPr>
          <w:rFonts w:cs="Times New Roman"/>
        </w:rPr>
        <w:t>’, ‘</w:t>
      </w:r>
      <w:r w:rsidRPr="004B4B45">
        <w:rPr>
          <w:rFonts w:cs="Times New Roman"/>
        </w:rPr>
        <w:t>sana</w:t>
      </w:r>
      <w:r>
        <w:rPr>
          <w:rFonts w:cs="Times New Roman"/>
        </w:rPr>
        <w:t>’, ‘</w:t>
      </w:r>
      <w:r w:rsidRPr="004B4B45">
        <w:rPr>
          <w:rFonts w:cs="Times New Roman"/>
        </w:rPr>
        <w:t>sangat</w:t>
      </w:r>
      <w:r>
        <w:rPr>
          <w:rFonts w:cs="Times New Roman"/>
        </w:rPr>
        <w:t>’, ‘</w:t>
      </w:r>
      <w:r w:rsidRPr="004B4B45">
        <w:rPr>
          <w:rFonts w:cs="Times New Roman"/>
        </w:rPr>
        <w:t>sangatlah</w:t>
      </w:r>
      <w:r>
        <w:rPr>
          <w:rFonts w:cs="Times New Roman"/>
        </w:rPr>
        <w:t>’, ‘</w:t>
      </w:r>
      <w:r w:rsidRPr="004B4B45">
        <w:rPr>
          <w:rFonts w:cs="Times New Roman"/>
        </w:rPr>
        <w:t>satu</w:t>
      </w:r>
      <w:r>
        <w:rPr>
          <w:rFonts w:cs="Times New Roman"/>
        </w:rPr>
        <w:t>’, ‘</w:t>
      </w:r>
      <w:r w:rsidRPr="004B4B45">
        <w:rPr>
          <w:rFonts w:cs="Times New Roman"/>
        </w:rPr>
        <w:t>saya</w:t>
      </w:r>
      <w:r>
        <w:rPr>
          <w:rFonts w:cs="Times New Roman"/>
        </w:rPr>
        <w:t>’, ‘</w:t>
      </w:r>
      <w:r w:rsidRPr="004B4B45">
        <w:rPr>
          <w:rFonts w:cs="Times New Roman"/>
        </w:rPr>
        <w:t>sayalah</w:t>
      </w:r>
      <w:r>
        <w:rPr>
          <w:rFonts w:cs="Times New Roman"/>
        </w:rPr>
        <w:t>’, ‘</w:t>
      </w:r>
      <w:r w:rsidRPr="004B4B45">
        <w:rPr>
          <w:rFonts w:cs="Times New Roman"/>
        </w:rPr>
        <w:t>se</w:t>
      </w:r>
      <w:r>
        <w:rPr>
          <w:rFonts w:cs="Times New Roman"/>
        </w:rPr>
        <w:t>’, ‘</w:t>
      </w:r>
      <w:r w:rsidRPr="004B4B45">
        <w:rPr>
          <w:rFonts w:cs="Times New Roman"/>
        </w:rPr>
        <w:t>sebab</w:t>
      </w:r>
      <w:r>
        <w:rPr>
          <w:rFonts w:cs="Times New Roman"/>
        </w:rPr>
        <w:t>’, ‘</w:t>
      </w:r>
      <w:r w:rsidRPr="004B4B45">
        <w:rPr>
          <w:rFonts w:cs="Times New Roman"/>
        </w:rPr>
        <w:t>sebabnya</w:t>
      </w:r>
      <w:r>
        <w:rPr>
          <w:rFonts w:cs="Times New Roman"/>
        </w:rPr>
        <w:t>’, ‘</w:t>
      </w:r>
      <w:r w:rsidRPr="004B4B45">
        <w:rPr>
          <w:rFonts w:cs="Times New Roman"/>
        </w:rPr>
        <w:t>sebagai</w:t>
      </w:r>
      <w:r>
        <w:rPr>
          <w:rFonts w:cs="Times New Roman"/>
        </w:rPr>
        <w:t>’, ‘</w:t>
      </w:r>
      <w:r w:rsidRPr="004B4B45">
        <w:rPr>
          <w:rFonts w:cs="Times New Roman"/>
        </w:rPr>
        <w:t>sebagaimana</w:t>
      </w:r>
      <w:r>
        <w:rPr>
          <w:rFonts w:cs="Times New Roman"/>
        </w:rPr>
        <w:t>’, ‘</w:t>
      </w:r>
      <w:r w:rsidRPr="004B4B45">
        <w:rPr>
          <w:rFonts w:cs="Times New Roman"/>
        </w:rPr>
        <w:t>sebagainya</w:t>
      </w:r>
      <w:r>
        <w:rPr>
          <w:rFonts w:cs="Times New Roman"/>
        </w:rPr>
        <w:t>’, ‘</w:t>
      </w:r>
      <w:r w:rsidRPr="004B4B45">
        <w:rPr>
          <w:rFonts w:cs="Times New Roman"/>
        </w:rPr>
        <w:t>sebagian</w:t>
      </w:r>
      <w:r>
        <w:rPr>
          <w:rFonts w:cs="Times New Roman"/>
        </w:rPr>
        <w:t>’, ‘</w:t>
      </w:r>
      <w:r w:rsidRPr="004B4B45">
        <w:rPr>
          <w:rFonts w:cs="Times New Roman"/>
        </w:rPr>
        <w:t>sebaik</w:t>
      </w:r>
      <w:r>
        <w:rPr>
          <w:rFonts w:cs="Times New Roman"/>
        </w:rPr>
        <w:t>’, ‘</w:t>
      </w:r>
      <w:r w:rsidRPr="004B4B45">
        <w:rPr>
          <w:rFonts w:cs="Times New Roman"/>
        </w:rPr>
        <w:t>sebaik-baiknya</w:t>
      </w:r>
      <w:r>
        <w:rPr>
          <w:rFonts w:cs="Times New Roman"/>
        </w:rPr>
        <w:t>’, ‘</w:t>
      </w:r>
      <w:r w:rsidRPr="004B4B45">
        <w:rPr>
          <w:rFonts w:cs="Times New Roman"/>
        </w:rPr>
        <w:t>sebaiknya</w:t>
      </w:r>
      <w:r>
        <w:rPr>
          <w:rFonts w:cs="Times New Roman"/>
        </w:rPr>
        <w:t>’, ‘</w:t>
      </w:r>
      <w:r w:rsidRPr="004B4B45">
        <w:rPr>
          <w:rFonts w:cs="Times New Roman"/>
        </w:rPr>
        <w:t>sebaliknya</w:t>
      </w:r>
      <w:r>
        <w:rPr>
          <w:rFonts w:cs="Times New Roman"/>
        </w:rPr>
        <w:t>’, ‘</w:t>
      </w:r>
      <w:r w:rsidRPr="004B4B45">
        <w:rPr>
          <w:rFonts w:cs="Times New Roman"/>
        </w:rPr>
        <w:t>sebanyak</w:t>
      </w:r>
      <w:r>
        <w:rPr>
          <w:rFonts w:cs="Times New Roman"/>
        </w:rPr>
        <w:t>’, ‘</w:t>
      </w:r>
      <w:r w:rsidRPr="004B4B45">
        <w:rPr>
          <w:rFonts w:cs="Times New Roman"/>
        </w:rPr>
        <w:t>sebegini</w:t>
      </w:r>
      <w:r>
        <w:rPr>
          <w:rFonts w:cs="Times New Roman"/>
        </w:rPr>
        <w:t>’, ‘</w:t>
      </w:r>
      <w:r w:rsidRPr="004B4B45">
        <w:rPr>
          <w:rFonts w:cs="Times New Roman"/>
        </w:rPr>
        <w:t>sebegitu</w:t>
      </w:r>
      <w:r>
        <w:rPr>
          <w:rFonts w:cs="Times New Roman"/>
        </w:rPr>
        <w:t>’, ‘</w:t>
      </w:r>
      <w:r w:rsidRPr="004B4B45">
        <w:rPr>
          <w:rFonts w:cs="Times New Roman"/>
        </w:rPr>
        <w:t>sebelum</w:t>
      </w:r>
      <w:r>
        <w:rPr>
          <w:rFonts w:cs="Times New Roman"/>
        </w:rPr>
        <w:t>’, ‘</w:t>
      </w:r>
      <w:r w:rsidRPr="004B4B45">
        <w:rPr>
          <w:rFonts w:cs="Times New Roman"/>
        </w:rPr>
        <w:t>sebelumnya</w:t>
      </w:r>
      <w:r>
        <w:rPr>
          <w:rFonts w:cs="Times New Roman"/>
        </w:rPr>
        <w:t>’, ‘</w:t>
      </w:r>
      <w:r w:rsidRPr="004B4B45">
        <w:rPr>
          <w:rFonts w:cs="Times New Roman"/>
        </w:rPr>
        <w:t>sebenarnya</w:t>
      </w:r>
      <w:r>
        <w:rPr>
          <w:rFonts w:cs="Times New Roman"/>
        </w:rPr>
        <w:t>’, ‘</w:t>
      </w:r>
      <w:r w:rsidRPr="004B4B45">
        <w:rPr>
          <w:rFonts w:cs="Times New Roman"/>
        </w:rPr>
        <w:t>seberapa</w:t>
      </w:r>
      <w:r>
        <w:rPr>
          <w:rFonts w:cs="Times New Roman"/>
        </w:rPr>
        <w:t>’, ‘</w:t>
      </w:r>
      <w:r w:rsidRPr="004B4B45">
        <w:rPr>
          <w:rFonts w:cs="Times New Roman"/>
        </w:rPr>
        <w:t>sebesar</w:t>
      </w:r>
      <w:r>
        <w:rPr>
          <w:rFonts w:cs="Times New Roman"/>
        </w:rPr>
        <w:t>’, ‘</w:t>
      </w:r>
      <w:r w:rsidRPr="004B4B45">
        <w:rPr>
          <w:rFonts w:cs="Times New Roman"/>
        </w:rPr>
        <w:t>sebetulnya</w:t>
      </w:r>
      <w:r>
        <w:rPr>
          <w:rFonts w:cs="Times New Roman"/>
        </w:rPr>
        <w:t>’, ‘</w:t>
      </w:r>
      <w:r w:rsidRPr="004B4B45">
        <w:rPr>
          <w:rFonts w:cs="Times New Roman"/>
        </w:rPr>
        <w:t>sebisanya</w:t>
      </w:r>
      <w:r>
        <w:rPr>
          <w:rFonts w:cs="Times New Roman"/>
        </w:rPr>
        <w:t>’, ‘</w:t>
      </w:r>
      <w:r w:rsidRPr="004B4B45">
        <w:rPr>
          <w:rFonts w:cs="Times New Roman"/>
        </w:rPr>
        <w:t>sebuah</w:t>
      </w:r>
      <w:r>
        <w:rPr>
          <w:rFonts w:cs="Times New Roman"/>
        </w:rPr>
        <w:t>’, ‘</w:t>
      </w:r>
      <w:r w:rsidRPr="004B4B45">
        <w:rPr>
          <w:rFonts w:cs="Times New Roman"/>
        </w:rPr>
        <w:t>sebut</w:t>
      </w:r>
      <w:r>
        <w:rPr>
          <w:rFonts w:cs="Times New Roman"/>
        </w:rPr>
        <w:t>’, ‘</w:t>
      </w:r>
      <w:r w:rsidRPr="004B4B45">
        <w:rPr>
          <w:rFonts w:cs="Times New Roman"/>
        </w:rPr>
        <w:t>sebutlah</w:t>
      </w:r>
      <w:r>
        <w:rPr>
          <w:rFonts w:cs="Times New Roman"/>
        </w:rPr>
        <w:t>’, ‘</w:t>
      </w:r>
      <w:r w:rsidRPr="004B4B45">
        <w:rPr>
          <w:rFonts w:cs="Times New Roman"/>
        </w:rPr>
        <w:t>sebutnya</w:t>
      </w:r>
      <w:r>
        <w:rPr>
          <w:rFonts w:cs="Times New Roman"/>
        </w:rPr>
        <w:t>’, ‘</w:t>
      </w:r>
      <w:r w:rsidRPr="004B4B45">
        <w:rPr>
          <w:rFonts w:cs="Times New Roman"/>
        </w:rPr>
        <w:t>secara</w:t>
      </w:r>
      <w:r>
        <w:rPr>
          <w:rFonts w:cs="Times New Roman"/>
        </w:rPr>
        <w:t>’, ‘</w:t>
      </w:r>
      <w:r w:rsidRPr="004B4B45">
        <w:rPr>
          <w:rFonts w:cs="Times New Roman"/>
        </w:rPr>
        <w:t>secukupnya</w:t>
      </w:r>
      <w:r>
        <w:rPr>
          <w:rFonts w:cs="Times New Roman"/>
        </w:rPr>
        <w:t>’, ‘</w:t>
      </w:r>
      <w:r w:rsidRPr="004B4B45">
        <w:rPr>
          <w:rFonts w:cs="Times New Roman"/>
        </w:rPr>
        <w:t>sedang</w:t>
      </w:r>
      <w:r>
        <w:rPr>
          <w:rFonts w:cs="Times New Roman"/>
        </w:rPr>
        <w:t>’, ‘</w:t>
      </w:r>
      <w:r w:rsidRPr="004B4B45">
        <w:rPr>
          <w:rFonts w:cs="Times New Roman"/>
        </w:rPr>
        <w:t>sedangkan</w:t>
      </w:r>
      <w:r>
        <w:rPr>
          <w:rFonts w:cs="Times New Roman"/>
        </w:rPr>
        <w:t>’, ‘</w:t>
      </w:r>
      <w:r w:rsidRPr="004B4B45">
        <w:rPr>
          <w:rFonts w:cs="Times New Roman"/>
        </w:rPr>
        <w:t>sedemikian</w:t>
      </w:r>
      <w:r>
        <w:rPr>
          <w:rFonts w:cs="Times New Roman"/>
        </w:rPr>
        <w:t>’, ‘</w:t>
      </w:r>
      <w:r w:rsidRPr="004B4B45">
        <w:rPr>
          <w:rFonts w:cs="Times New Roman"/>
        </w:rPr>
        <w:t>sedikit</w:t>
      </w:r>
      <w:r>
        <w:rPr>
          <w:rFonts w:cs="Times New Roman"/>
        </w:rPr>
        <w:t>’, ‘</w:t>
      </w:r>
      <w:r w:rsidRPr="004B4B45">
        <w:rPr>
          <w:rFonts w:cs="Times New Roman"/>
        </w:rPr>
        <w:t>sedikitnya</w:t>
      </w:r>
      <w:r>
        <w:rPr>
          <w:rFonts w:cs="Times New Roman"/>
        </w:rPr>
        <w:t>’, ‘</w:t>
      </w:r>
      <w:r w:rsidRPr="004B4B45">
        <w:rPr>
          <w:rFonts w:cs="Times New Roman"/>
        </w:rPr>
        <w:t>seenaknya</w:t>
      </w:r>
      <w:r>
        <w:rPr>
          <w:rFonts w:cs="Times New Roman"/>
        </w:rPr>
        <w:t>’, ‘</w:t>
      </w:r>
      <w:r w:rsidRPr="004B4B45">
        <w:rPr>
          <w:rFonts w:cs="Times New Roman"/>
        </w:rPr>
        <w:t>segala</w:t>
      </w:r>
      <w:r>
        <w:rPr>
          <w:rFonts w:cs="Times New Roman"/>
        </w:rPr>
        <w:t>’, ‘</w:t>
      </w:r>
      <w:r w:rsidRPr="004B4B45">
        <w:rPr>
          <w:rFonts w:cs="Times New Roman"/>
        </w:rPr>
        <w:t>segalanya</w:t>
      </w:r>
      <w:r>
        <w:rPr>
          <w:rFonts w:cs="Times New Roman"/>
        </w:rPr>
        <w:t>’, ‘</w:t>
      </w:r>
      <w:r w:rsidRPr="004B4B45">
        <w:rPr>
          <w:rFonts w:cs="Times New Roman"/>
        </w:rPr>
        <w:t>segera</w:t>
      </w:r>
      <w:r>
        <w:rPr>
          <w:rFonts w:cs="Times New Roman"/>
        </w:rPr>
        <w:t>’, ‘</w:t>
      </w:r>
      <w:r w:rsidRPr="004B4B45">
        <w:rPr>
          <w:rFonts w:cs="Times New Roman"/>
        </w:rPr>
        <w:t>seharusnya</w:t>
      </w:r>
      <w:r>
        <w:rPr>
          <w:rFonts w:cs="Times New Roman"/>
        </w:rPr>
        <w:t>’, ‘</w:t>
      </w:r>
      <w:r w:rsidRPr="004B4B45">
        <w:rPr>
          <w:rFonts w:cs="Times New Roman"/>
        </w:rPr>
        <w:t>sehingga</w:t>
      </w:r>
      <w:r>
        <w:rPr>
          <w:rFonts w:cs="Times New Roman"/>
        </w:rPr>
        <w:t>’, ‘</w:t>
      </w:r>
      <w:r w:rsidRPr="004B4B45">
        <w:rPr>
          <w:rFonts w:cs="Times New Roman"/>
        </w:rPr>
        <w:t>seingat</w:t>
      </w:r>
      <w:r>
        <w:rPr>
          <w:rFonts w:cs="Times New Roman"/>
        </w:rPr>
        <w:t>’, ‘</w:t>
      </w:r>
      <w:r w:rsidRPr="004B4B45">
        <w:rPr>
          <w:rFonts w:cs="Times New Roman"/>
        </w:rPr>
        <w:t>sejak</w:t>
      </w:r>
      <w:r>
        <w:rPr>
          <w:rFonts w:cs="Times New Roman"/>
        </w:rPr>
        <w:t>’, ‘</w:t>
      </w:r>
      <w:r w:rsidRPr="004B4B45">
        <w:rPr>
          <w:rFonts w:cs="Times New Roman"/>
        </w:rPr>
        <w:t>sejauh</w:t>
      </w:r>
      <w:r>
        <w:rPr>
          <w:rFonts w:cs="Times New Roman"/>
        </w:rPr>
        <w:t>’, ‘</w:t>
      </w:r>
      <w:r w:rsidRPr="004B4B45">
        <w:rPr>
          <w:rFonts w:cs="Times New Roman"/>
        </w:rPr>
        <w:t>sejenak</w:t>
      </w:r>
      <w:r>
        <w:rPr>
          <w:rFonts w:cs="Times New Roman"/>
        </w:rPr>
        <w:t>’, ‘</w:t>
      </w:r>
      <w:r w:rsidRPr="004B4B45">
        <w:rPr>
          <w:rFonts w:cs="Times New Roman"/>
        </w:rPr>
        <w:t>sejumlah</w:t>
      </w:r>
      <w:r>
        <w:rPr>
          <w:rFonts w:cs="Times New Roman"/>
        </w:rPr>
        <w:t>’, ‘</w:t>
      </w:r>
      <w:r w:rsidRPr="004B4B45">
        <w:rPr>
          <w:rFonts w:cs="Times New Roman"/>
        </w:rPr>
        <w:t>sekadar</w:t>
      </w:r>
      <w:r>
        <w:rPr>
          <w:rFonts w:cs="Times New Roman"/>
        </w:rPr>
        <w:t>’, ‘</w:t>
      </w:r>
      <w:r w:rsidRPr="004B4B45">
        <w:rPr>
          <w:rFonts w:cs="Times New Roman"/>
        </w:rPr>
        <w:t>sekadarnya</w:t>
      </w:r>
      <w:r>
        <w:rPr>
          <w:rFonts w:cs="Times New Roman"/>
        </w:rPr>
        <w:t>’, ‘</w:t>
      </w:r>
      <w:r w:rsidRPr="004B4B45">
        <w:rPr>
          <w:rFonts w:cs="Times New Roman"/>
        </w:rPr>
        <w:t>sekali</w:t>
      </w:r>
      <w:r>
        <w:rPr>
          <w:rFonts w:cs="Times New Roman"/>
        </w:rPr>
        <w:t>’, ‘</w:t>
      </w:r>
      <w:r w:rsidRPr="004B4B45">
        <w:rPr>
          <w:rFonts w:cs="Times New Roman"/>
        </w:rPr>
        <w:t>sekali-kali</w:t>
      </w:r>
      <w:r>
        <w:rPr>
          <w:rFonts w:cs="Times New Roman"/>
        </w:rPr>
        <w:t>’, ‘</w:t>
      </w:r>
      <w:r w:rsidRPr="004B4B45">
        <w:rPr>
          <w:rFonts w:cs="Times New Roman"/>
        </w:rPr>
        <w:t>sekalian</w:t>
      </w:r>
      <w:r>
        <w:rPr>
          <w:rFonts w:cs="Times New Roman"/>
        </w:rPr>
        <w:t>’, ‘</w:t>
      </w:r>
      <w:r w:rsidRPr="004B4B45">
        <w:rPr>
          <w:rFonts w:cs="Times New Roman"/>
        </w:rPr>
        <w:t>sekaligus</w:t>
      </w:r>
      <w:r>
        <w:rPr>
          <w:rFonts w:cs="Times New Roman"/>
        </w:rPr>
        <w:t>’, ‘</w:t>
      </w:r>
      <w:r w:rsidRPr="004B4B45">
        <w:rPr>
          <w:rFonts w:cs="Times New Roman"/>
        </w:rPr>
        <w:t>sekalipun</w:t>
      </w:r>
      <w:r>
        <w:rPr>
          <w:rFonts w:cs="Times New Roman"/>
        </w:rPr>
        <w:t>’, ‘</w:t>
      </w:r>
      <w:r w:rsidRPr="004B4B45">
        <w:rPr>
          <w:rFonts w:cs="Times New Roman"/>
        </w:rPr>
        <w:t>sekarang</w:t>
      </w:r>
      <w:r>
        <w:rPr>
          <w:rFonts w:cs="Times New Roman"/>
        </w:rPr>
        <w:t>’, ‘</w:t>
      </w:r>
      <w:r w:rsidRPr="004B4B45">
        <w:rPr>
          <w:rFonts w:cs="Times New Roman"/>
        </w:rPr>
        <w:t>sekarang</w:t>
      </w:r>
      <w:r>
        <w:rPr>
          <w:rFonts w:cs="Times New Roman"/>
        </w:rPr>
        <w:t>’, ‘</w:t>
      </w:r>
      <w:r w:rsidRPr="004B4B45">
        <w:rPr>
          <w:rFonts w:cs="Times New Roman"/>
        </w:rPr>
        <w:t>sekecil</w:t>
      </w:r>
      <w:r>
        <w:rPr>
          <w:rFonts w:cs="Times New Roman"/>
        </w:rPr>
        <w:t>’, ‘</w:t>
      </w:r>
      <w:r w:rsidRPr="004B4B45">
        <w:rPr>
          <w:rFonts w:cs="Times New Roman"/>
        </w:rPr>
        <w:t>seketika</w:t>
      </w:r>
      <w:r>
        <w:rPr>
          <w:rFonts w:cs="Times New Roman"/>
        </w:rPr>
        <w:t>’, ‘</w:t>
      </w:r>
      <w:r w:rsidRPr="004B4B45">
        <w:rPr>
          <w:rFonts w:cs="Times New Roman"/>
        </w:rPr>
        <w:t>sekiranya</w:t>
      </w:r>
      <w:r>
        <w:rPr>
          <w:rFonts w:cs="Times New Roman"/>
        </w:rPr>
        <w:t>’, ‘</w:t>
      </w:r>
      <w:r w:rsidRPr="004B4B45">
        <w:rPr>
          <w:rFonts w:cs="Times New Roman"/>
        </w:rPr>
        <w:t>sekitar</w:t>
      </w:r>
      <w:r>
        <w:rPr>
          <w:rFonts w:cs="Times New Roman"/>
        </w:rPr>
        <w:t>’, ‘</w:t>
      </w:r>
      <w:r w:rsidRPr="004B4B45">
        <w:rPr>
          <w:rFonts w:cs="Times New Roman"/>
        </w:rPr>
        <w:t>sekitarnya</w:t>
      </w:r>
      <w:r>
        <w:rPr>
          <w:rFonts w:cs="Times New Roman"/>
        </w:rPr>
        <w:t>’, ‘</w:t>
      </w:r>
      <w:r w:rsidRPr="004B4B45">
        <w:rPr>
          <w:rFonts w:cs="Times New Roman"/>
        </w:rPr>
        <w:t>sekurang-kurangnya</w:t>
      </w:r>
      <w:r>
        <w:rPr>
          <w:rFonts w:cs="Times New Roman"/>
        </w:rPr>
        <w:t>’, ‘</w:t>
      </w:r>
      <w:r w:rsidRPr="004B4B45">
        <w:rPr>
          <w:rFonts w:cs="Times New Roman"/>
        </w:rPr>
        <w:t>sekurangnya</w:t>
      </w:r>
      <w:r>
        <w:rPr>
          <w:rFonts w:cs="Times New Roman"/>
        </w:rPr>
        <w:t>’, ‘</w:t>
      </w:r>
      <w:r w:rsidRPr="004B4B45">
        <w:rPr>
          <w:rFonts w:cs="Times New Roman"/>
        </w:rPr>
        <w:t>sela</w:t>
      </w:r>
      <w:r>
        <w:rPr>
          <w:rFonts w:cs="Times New Roman"/>
        </w:rPr>
        <w:t>’, ‘</w:t>
      </w:r>
      <w:r w:rsidRPr="004B4B45">
        <w:rPr>
          <w:rFonts w:cs="Times New Roman"/>
        </w:rPr>
        <w:t>selain</w:t>
      </w:r>
      <w:r>
        <w:rPr>
          <w:rFonts w:cs="Times New Roman"/>
        </w:rPr>
        <w:t>’, ‘</w:t>
      </w:r>
      <w:r w:rsidRPr="004B4B45">
        <w:rPr>
          <w:rFonts w:cs="Times New Roman"/>
        </w:rPr>
        <w:t>selaku</w:t>
      </w:r>
      <w:r>
        <w:rPr>
          <w:rFonts w:cs="Times New Roman"/>
        </w:rPr>
        <w:t>’, ‘</w:t>
      </w:r>
      <w:r w:rsidRPr="004B4B45">
        <w:rPr>
          <w:rFonts w:cs="Times New Roman"/>
        </w:rPr>
        <w:t>selalu</w:t>
      </w:r>
      <w:r>
        <w:rPr>
          <w:rFonts w:cs="Times New Roman"/>
        </w:rPr>
        <w:t>’, ‘</w:t>
      </w:r>
      <w:r w:rsidRPr="004B4B45">
        <w:rPr>
          <w:rFonts w:cs="Times New Roman"/>
        </w:rPr>
        <w:t>selama</w:t>
      </w:r>
      <w:r>
        <w:rPr>
          <w:rFonts w:cs="Times New Roman"/>
        </w:rPr>
        <w:t>’, ‘</w:t>
      </w:r>
      <w:r w:rsidRPr="004B4B45">
        <w:rPr>
          <w:rFonts w:cs="Times New Roman"/>
        </w:rPr>
        <w:t>selama-lamanya</w:t>
      </w:r>
      <w:r>
        <w:rPr>
          <w:rFonts w:cs="Times New Roman"/>
        </w:rPr>
        <w:t>’, ‘</w:t>
      </w:r>
      <w:r w:rsidRPr="004B4B45">
        <w:rPr>
          <w:rFonts w:cs="Times New Roman"/>
        </w:rPr>
        <w:t>selamanya</w:t>
      </w:r>
      <w:r>
        <w:rPr>
          <w:rFonts w:cs="Times New Roman"/>
        </w:rPr>
        <w:t>’, ‘</w:t>
      </w:r>
      <w:r w:rsidRPr="004B4B45">
        <w:rPr>
          <w:rFonts w:cs="Times New Roman"/>
        </w:rPr>
        <w:t>selanjutnya</w:t>
      </w:r>
      <w:r>
        <w:rPr>
          <w:rFonts w:cs="Times New Roman"/>
        </w:rPr>
        <w:t>’, ‘</w:t>
      </w:r>
      <w:r w:rsidRPr="004B4B45">
        <w:rPr>
          <w:rFonts w:cs="Times New Roman"/>
        </w:rPr>
        <w:t>seluruh</w:t>
      </w:r>
      <w:r>
        <w:rPr>
          <w:rFonts w:cs="Times New Roman"/>
        </w:rPr>
        <w:t>’, ‘</w:t>
      </w:r>
      <w:r w:rsidRPr="004B4B45">
        <w:rPr>
          <w:rFonts w:cs="Times New Roman"/>
        </w:rPr>
        <w:t>seluruhnya</w:t>
      </w:r>
      <w:r>
        <w:rPr>
          <w:rFonts w:cs="Times New Roman"/>
        </w:rPr>
        <w:t>’, ‘</w:t>
      </w:r>
      <w:r w:rsidRPr="004B4B45">
        <w:rPr>
          <w:rFonts w:cs="Times New Roman"/>
        </w:rPr>
        <w:t>semacam</w:t>
      </w:r>
      <w:r>
        <w:rPr>
          <w:rFonts w:cs="Times New Roman"/>
        </w:rPr>
        <w:t>’, ‘</w:t>
      </w:r>
      <w:r w:rsidRPr="004B4B45">
        <w:rPr>
          <w:rFonts w:cs="Times New Roman"/>
        </w:rPr>
        <w:t>semakin</w:t>
      </w:r>
      <w:r>
        <w:rPr>
          <w:rFonts w:cs="Times New Roman"/>
        </w:rPr>
        <w:t>’, ‘</w:t>
      </w:r>
      <w:r w:rsidRPr="004B4B45">
        <w:rPr>
          <w:rFonts w:cs="Times New Roman"/>
        </w:rPr>
        <w:t>semampu</w:t>
      </w:r>
      <w:r>
        <w:rPr>
          <w:rFonts w:cs="Times New Roman"/>
        </w:rPr>
        <w:t>’, ‘</w:t>
      </w:r>
      <w:r w:rsidRPr="004B4B45">
        <w:rPr>
          <w:rFonts w:cs="Times New Roman"/>
        </w:rPr>
        <w:t>semampunya</w:t>
      </w:r>
      <w:r>
        <w:rPr>
          <w:rFonts w:cs="Times New Roman"/>
        </w:rPr>
        <w:t>’, ‘</w:t>
      </w:r>
      <w:r w:rsidRPr="004B4B45">
        <w:rPr>
          <w:rFonts w:cs="Times New Roman"/>
        </w:rPr>
        <w:t>semasa</w:t>
      </w:r>
      <w:r>
        <w:rPr>
          <w:rFonts w:cs="Times New Roman"/>
        </w:rPr>
        <w:t>’, ‘</w:t>
      </w:r>
      <w:r w:rsidRPr="004B4B45">
        <w:rPr>
          <w:rFonts w:cs="Times New Roman"/>
        </w:rPr>
        <w:t>semasih</w:t>
      </w:r>
      <w:r>
        <w:rPr>
          <w:rFonts w:cs="Times New Roman"/>
        </w:rPr>
        <w:t>’, ‘</w:t>
      </w:r>
      <w:r w:rsidRPr="004B4B45">
        <w:rPr>
          <w:rFonts w:cs="Times New Roman"/>
        </w:rPr>
        <w:t>semata</w:t>
      </w:r>
      <w:r>
        <w:rPr>
          <w:rFonts w:cs="Times New Roman"/>
        </w:rPr>
        <w:t>’, ‘</w:t>
      </w:r>
      <w:r w:rsidRPr="004B4B45">
        <w:rPr>
          <w:rFonts w:cs="Times New Roman"/>
        </w:rPr>
        <w:t>semata-mata</w:t>
      </w:r>
      <w:r>
        <w:rPr>
          <w:rFonts w:cs="Times New Roman"/>
        </w:rPr>
        <w:t>’, ‘</w:t>
      </w:r>
      <w:r w:rsidRPr="004B4B45">
        <w:rPr>
          <w:rFonts w:cs="Times New Roman"/>
        </w:rPr>
        <w:t>semaunya</w:t>
      </w:r>
      <w:r>
        <w:rPr>
          <w:rFonts w:cs="Times New Roman"/>
        </w:rPr>
        <w:t>’, ‘</w:t>
      </w:r>
      <w:r w:rsidRPr="004B4B45">
        <w:rPr>
          <w:rFonts w:cs="Times New Roman"/>
        </w:rPr>
        <w:t>sementara</w:t>
      </w:r>
      <w:r>
        <w:rPr>
          <w:rFonts w:cs="Times New Roman"/>
        </w:rPr>
        <w:t>’, ‘</w:t>
      </w:r>
      <w:r w:rsidRPr="004B4B45">
        <w:rPr>
          <w:rFonts w:cs="Times New Roman"/>
        </w:rPr>
        <w:t>semisal</w:t>
      </w:r>
      <w:r>
        <w:rPr>
          <w:rFonts w:cs="Times New Roman"/>
        </w:rPr>
        <w:t>’, ‘</w:t>
      </w:r>
      <w:r w:rsidRPr="004B4B45">
        <w:rPr>
          <w:rFonts w:cs="Times New Roman"/>
        </w:rPr>
        <w:t>semisalnya</w:t>
      </w:r>
      <w:r>
        <w:rPr>
          <w:rFonts w:cs="Times New Roman"/>
        </w:rPr>
        <w:t>’, ‘</w:t>
      </w:r>
      <w:r w:rsidRPr="004B4B45">
        <w:rPr>
          <w:rFonts w:cs="Times New Roman"/>
        </w:rPr>
        <w:t>sempat</w:t>
      </w:r>
      <w:r>
        <w:rPr>
          <w:rFonts w:cs="Times New Roman"/>
        </w:rPr>
        <w:t>’, ‘</w:t>
      </w:r>
      <w:r w:rsidRPr="004B4B45">
        <w:rPr>
          <w:rFonts w:cs="Times New Roman"/>
        </w:rPr>
        <w:t>semua</w:t>
      </w:r>
      <w:r>
        <w:rPr>
          <w:rFonts w:cs="Times New Roman"/>
        </w:rPr>
        <w:t>’, ‘</w:t>
      </w:r>
      <w:r w:rsidRPr="004B4B45">
        <w:rPr>
          <w:rFonts w:cs="Times New Roman"/>
        </w:rPr>
        <w:t>semuanya</w:t>
      </w:r>
      <w:r>
        <w:rPr>
          <w:rFonts w:cs="Times New Roman"/>
        </w:rPr>
        <w:t>’, ‘</w:t>
      </w:r>
      <w:r w:rsidRPr="004B4B45">
        <w:rPr>
          <w:rFonts w:cs="Times New Roman"/>
        </w:rPr>
        <w:t>semula</w:t>
      </w:r>
      <w:r>
        <w:rPr>
          <w:rFonts w:cs="Times New Roman"/>
        </w:rPr>
        <w:t>’, ‘</w:t>
      </w:r>
      <w:r w:rsidRPr="004B4B45">
        <w:rPr>
          <w:rFonts w:cs="Times New Roman"/>
        </w:rPr>
        <w:t>sendiri</w:t>
      </w:r>
      <w:r>
        <w:rPr>
          <w:rFonts w:cs="Times New Roman"/>
        </w:rPr>
        <w:t>’, ‘</w:t>
      </w:r>
      <w:r w:rsidRPr="004B4B45">
        <w:rPr>
          <w:rFonts w:cs="Times New Roman"/>
        </w:rPr>
        <w:t>sendirian</w:t>
      </w:r>
      <w:r>
        <w:rPr>
          <w:rFonts w:cs="Times New Roman"/>
        </w:rPr>
        <w:t>’, ‘</w:t>
      </w:r>
      <w:r w:rsidRPr="004B4B45">
        <w:rPr>
          <w:rFonts w:cs="Times New Roman"/>
        </w:rPr>
        <w:t>sendirinya</w:t>
      </w:r>
      <w:r>
        <w:rPr>
          <w:rFonts w:cs="Times New Roman"/>
        </w:rPr>
        <w:t>’, ‘</w:t>
      </w:r>
      <w:r w:rsidRPr="004B4B45">
        <w:rPr>
          <w:rFonts w:cs="Times New Roman"/>
        </w:rPr>
        <w:t>seolah</w:t>
      </w:r>
      <w:r>
        <w:rPr>
          <w:rFonts w:cs="Times New Roman"/>
        </w:rPr>
        <w:t>’, ‘</w:t>
      </w:r>
      <w:r w:rsidRPr="004B4B45">
        <w:rPr>
          <w:rFonts w:cs="Times New Roman"/>
        </w:rPr>
        <w:t>seolah-olah</w:t>
      </w:r>
      <w:r>
        <w:rPr>
          <w:rFonts w:cs="Times New Roman"/>
        </w:rPr>
        <w:t>’, ‘</w:t>
      </w:r>
      <w:r w:rsidRPr="004B4B45">
        <w:rPr>
          <w:rFonts w:cs="Times New Roman"/>
        </w:rPr>
        <w:t>seorang</w:t>
      </w:r>
      <w:r>
        <w:rPr>
          <w:rFonts w:cs="Times New Roman"/>
        </w:rPr>
        <w:t>’, ‘</w:t>
      </w:r>
      <w:r w:rsidRPr="004B4B45">
        <w:rPr>
          <w:rFonts w:cs="Times New Roman"/>
        </w:rPr>
        <w:t>sepanjang</w:t>
      </w:r>
      <w:r>
        <w:rPr>
          <w:rFonts w:cs="Times New Roman"/>
        </w:rPr>
        <w:t>’, ‘</w:t>
      </w:r>
      <w:r w:rsidRPr="004B4B45">
        <w:rPr>
          <w:rFonts w:cs="Times New Roman"/>
        </w:rPr>
        <w:t>sepantasnya</w:t>
      </w:r>
      <w:r>
        <w:rPr>
          <w:rFonts w:cs="Times New Roman"/>
        </w:rPr>
        <w:t>’, ‘</w:t>
      </w:r>
      <w:r w:rsidRPr="004B4B45">
        <w:rPr>
          <w:rFonts w:cs="Times New Roman"/>
        </w:rPr>
        <w:t>sepantasnyalah</w:t>
      </w:r>
      <w:r>
        <w:rPr>
          <w:rFonts w:cs="Times New Roman"/>
        </w:rPr>
        <w:t>’, ‘</w:t>
      </w:r>
      <w:r w:rsidRPr="004B4B45">
        <w:rPr>
          <w:rFonts w:cs="Times New Roman"/>
        </w:rPr>
        <w:t>seperlunya</w:t>
      </w:r>
      <w:r>
        <w:rPr>
          <w:rFonts w:cs="Times New Roman"/>
        </w:rPr>
        <w:t>’, ‘</w:t>
      </w:r>
      <w:r w:rsidRPr="004B4B45">
        <w:rPr>
          <w:rFonts w:cs="Times New Roman"/>
        </w:rPr>
        <w:t>seperti</w:t>
      </w:r>
      <w:r>
        <w:rPr>
          <w:rFonts w:cs="Times New Roman"/>
        </w:rPr>
        <w:t>’, ‘</w:t>
      </w:r>
      <w:r w:rsidRPr="004B4B45">
        <w:rPr>
          <w:rFonts w:cs="Times New Roman"/>
        </w:rPr>
        <w:t>sepertinya</w:t>
      </w:r>
      <w:r>
        <w:rPr>
          <w:rFonts w:cs="Times New Roman"/>
        </w:rPr>
        <w:t>’, ‘</w:t>
      </w:r>
      <w:r w:rsidRPr="004B4B45">
        <w:rPr>
          <w:rFonts w:cs="Times New Roman"/>
        </w:rPr>
        <w:t>sepihak</w:t>
      </w:r>
      <w:r>
        <w:rPr>
          <w:rFonts w:cs="Times New Roman"/>
        </w:rPr>
        <w:t>’, ‘</w:t>
      </w:r>
      <w:r w:rsidRPr="004B4B45">
        <w:rPr>
          <w:rFonts w:cs="Times New Roman"/>
        </w:rPr>
        <w:t>sering</w:t>
      </w:r>
      <w:r>
        <w:rPr>
          <w:rFonts w:cs="Times New Roman"/>
        </w:rPr>
        <w:t>’, ‘</w:t>
      </w:r>
      <w:r w:rsidRPr="004B4B45">
        <w:rPr>
          <w:rFonts w:cs="Times New Roman"/>
        </w:rPr>
        <w:t>seringnya</w:t>
      </w:r>
      <w:r>
        <w:rPr>
          <w:rFonts w:cs="Times New Roman"/>
        </w:rPr>
        <w:t>’, ‘</w:t>
      </w:r>
      <w:r w:rsidRPr="004B4B45">
        <w:rPr>
          <w:rFonts w:cs="Times New Roman"/>
        </w:rPr>
        <w:t>serta</w:t>
      </w:r>
      <w:r>
        <w:rPr>
          <w:rFonts w:cs="Times New Roman"/>
        </w:rPr>
        <w:t>’, ‘</w:t>
      </w:r>
      <w:r w:rsidRPr="004B4B45">
        <w:rPr>
          <w:rFonts w:cs="Times New Roman"/>
        </w:rPr>
        <w:t>serupa</w:t>
      </w:r>
      <w:r>
        <w:rPr>
          <w:rFonts w:cs="Times New Roman"/>
        </w:rPr>
        <w:t>’, ‘</w:t>
      </w:r>
      <w:r w:rsidRPr="004B4B45">
        <w:rPr>
          <w:rFonts w:cs="Times New Roman"/>
        </w:rPr>
        <w:t>sesaat</w:t>
      </w:r>
      <w:r>
        <w:rPr>
          <w:rFonts w:cs="Times New Roman"/>
        </w:rPr>
        <w:t>’, ‘</w:t>
      </w:r>
      <w:r w:rsidRPr="004B4B45">
        <w:rPr>
          <w:rFonts w:cs="Times New Roman"/>
        </w:rPr>
        <w:t>sesama</w:t>
      </w:r>
      <w:r>
        <w:rPr>
          <w:rFonts w:cs="Times New Roman"/>
        </w:rPr>
        <w:t>’, ‘</w:t>
      </w:r>
      <w:r w:rsidRPr="004B4B45">
        <w:rPr>
          <w:rFonts w:cs="Times New Roman"/>
        </w:rPr>
        <w:t>sesampai</w:t>
      </w:r>
      <w:r>
        <w:rPr>
          <w:rFonts w:cs="Times New Roman"/>
        </w:rPr>
        <w:t>’, ‘</w:t>
      </w:r>
      <w:r w:rsidRPr="004B4B45">
        <w:rPr>
          <w:rFonts w:cs="Times New Roman"/>
        </w:rPr>
        <w:t>sesegera</w:t>
      </w:r>
      <w:r>
        <w:rPr>
          <w:rFonts w:cs="Times New Roman"/>
        </w:rPr>
        <w:t>’, ‘</w:t>
      </w:r>
      <w:r w:rsidRPr="004B4B45">
        <w:rPr>
          <w:rFonts w:cs="Times New Roman"/>
        </w:rPr>
        <w:t>sesekali</w:t>
      </w:r>
      <w:r>
        <w:rPr>
          <w:rFonts w:cs="Times New Roman"/>
        </w:rPr>
        <w:t>’, ‘</w:t>
      </w:r>
      <w:r w:rsidRPr="004B4B45">
        <w:rPr>
          <w:rFonts w:cs="Times New Roman"/>
        </w:rPr>
        <w:t>seseorang</w:t>
      </w:r>
      <w:r>
        <w:rPr>
          <w:rFonts w:cs="Times New Roman"/>
        </w:rPr>
        <w:t>’, ‘</w:t>
      </w:r>
      <w:r w:rsidRPr="004B4B45">
        <w:rPr>
          <w:rFonts w:cs="Times New Roman"/>
        </w:rPr>
        <w:t>sesuatu</w:t>
      </w:r>
      <w:r>
        <w:rPr>
          <w:rFonts w:cs="Times New Roman"/>
        </w:rPr>
        <w:t>’, ‘</w:t>
      </w:r>
      <w:r w:rsidRPr="004B4B45">
        <w:rPr>
          <w:rFonts w:cs="Times New Roman"/>
        </w:rPr>
        <w:t>sesuatunya</w:t>
      </w:r>
      <w:r>
        <w:rPr>
          <w:rFonts w:cs="Times New Roman"/>
        </w:rPr>
        <w:t>’, ‘</w:t>
      </w:r>
      <w:r w:rsidRPr="004B4B45">
        <w:rPr>
          <w:rFonts w:cs="Times New Roman"/>
        </w:rPr>
        <w:t>sesudah</w:t>
      </w:r>
      <w:r>
        <w:rPr>
          <w:rFonts w:cs="Times New Roman"/>
        </w:rPr>
        <w:t>’, ‘</w:t>
      </w:r>
      <w:r w:rsidRPr="004B4B45">
        <w:rPr>
          <w:rFonts w:cs="Times New Roman"/>
        </w:rPr>
        <w:t>sesudahnya</w:t>
      </w:r>
      <w:r>
        <w:rPr>
          <w:rFonts w:cs="Times New Roman"/>
        </w:rPr>
        <w:t>’, ‘</w:t>
      </w:r>
      <w:r w:rsidRPr="004B4B45">
        <w:rPr>
          <w:rFonts w:cs="Times New Roman"/>
        </w:rPr>
        <w:t>setelah</w:t>
      </w:r>
      <w:r>
        <w:rPr>
          <w:rFonts w:cs="Times New Roman"/>
        </w:rPr>
        <w:t>’, ‘</w:t>
      </w:r>
      <w:r w:rsidRPr="004B4B45">
        <w:rPr>
          <w:rFonts w:cs="Times New Roman"/>
        </w:rPr>
        <w:t>setempat</w:t>
      </w:r>
      <w:r>
        <w:rPr>
          <w:rFonts w:cs="Times New Roman"/>
        </w:rPr>
        <w:t>’, ‘</w:t>
      </w:r>
      <w:r w:rsidRPr="004B4B45">
        <w:rPr>
          <w:rFonts w:cs="Times New Roman"/>
        </w:rPr>
        <w:t>setengah</w:t>
      </w:r>
      <w:r>
        <w:rPr>
          <w:rFonts w:cs="Times New Roman"/>
        </w:rPr>
        <w:t>’, ‘</w:t>
      </w:r>
      <w:r w:rsidRPr="004B4B45">
        <w:rPr>
          <w:rFonts w:cs="Times New Roman"/>
        </w:rPr>
        <w:t>seterusnya</w:t>
      </w:r>
      <w:r>
        <w:rPr>
          <w:rFonts w:cs="Times New Roman"/>
        </w:rPr>
        <w:t>’, ‘</w:t>
      </w:r>
      <w:r w:rsidRPr="004B4B45">
        <w:rPr>
          <w:rFonts w:cs="Times New Roman"/>
        </w:rPr>
        <w:t>setiap</w:t>
      </w:r>
      <w:r>
        <w:rPr>
          <w:rFonts w:cs="Times New Roman"/>
        </w:rPr>
        <w:t>’, ‘</w:t>
      </w:r>
      <w:r w:rsidRPr="004B4B45">
        <w:rPr>
          <w:rFonts w:cs="Times New Roman"/>
        </w:rPr>
        <w:t>setiba</w:t>
      </w:r>
      <w:r>
        <w:rPr>
          <w:rFonts w:cs="Times New Roman"/>
        </w:rPr>
        <w:t>’, ‘</w:t>
      </w:r>
      <w:r w:rsidRPr="004B4B45">
        <w:rPr>
          <w:rFonts w:cs="Times New Roman"/>
        </w:rPr>
        <w:t>setibanya</w:t>
      </w:r>
      <w:r>
        <w:rPr>
          <w:rFonts w:cs="Times New Roman"/>
        </w:rPr>
        <w:t>’, ‘</w:t>
      </w:r>
      <w:r w:rsidRPr="004B4B45">
        <w:rPr>
          <w:rFonts w:cs="Times New Roman"/>
        </w:rPr>
        <w:t>setidak-tidaknya</w:t>
      </w:r>
      <w:r>
        <w:rPr>
          <w:rFonts w:cs="Times New Roman"/>
        </w:rPr>
        <w:t>’, ‘</w:t>
      </w:r>
      <w:r w:rsidRPr="004B4B45">
        <w:rPr>
          <w:rFonts w:cs="Times New Roman"/>
        </w:rPr>
        <w:t>setidaknya</w:t>
      </w:r>
      <w:r>
        <w:rPr>
          <w:rFonts w:cs="Times New Roman"/>
        </w:rPr>
        <w:t>’, ‘</w:t>
      </w:r>
      <w:r w:rsidRPr="004B4B45">
        <w:rPr>
          <w:rFonts w:cs="Times New Roman"/>
        </w:rPr>
        <w:t>setinggi</w:t>
      </w:r>
      <w:r>
        <w:rPr>
          <w:rFonts w:cs="Times New Roman"/>
        </w:rPr>
        <w:t>’, ‘</w:t>
      </w:r>
      <w:r w:rsidRPr="004B4B45">
        <w:rPr>
          <w:rFonts w:cs="Times New Roman"/>
        </w:rPr>
        <w:t>seusai</w:t>
      </w:r>
      <w:r>
        <w:rPr>
          <w:rFonts w:cs="Times New Roman"/>
        </w:rPr>
        <w:t>’, ‘</w:t>
      </w:r>
      <w:r w:rsidRPr="004B4B45">
        <w:rPr>
          <w:rFonts w:cs="Times New Roman"/>
        </w:rPr>
        <w:t>sewaktu</w:t>
      </w:r>
      <w:r>
        <w:rPr>
          <w:rFonts w:cs="Times New Roman"/>
        </w:rPr>
        <w:t>’, ‘</w:t>
      </w:r>
      <w:r w:rsidRPr="004B4B45">
        <w:rPr>
          <w:rFonts w:cs="Times New Roman"/>
        </w:rPr>
        <w:t>siap</w:t>
      </w:r>
      <w:r>
        <w:rPr>
          <w:rFonts w:cs="Times New Roman"/>
        </w:rPr>
        <w:t>’, ‘</w:t>
      </w:r>
      <w:r w:rsidRPr="004B4B45">
        <w:rPr>
          <w:rFonts w:cs="Times New Roman"/>
        </w:rPr>
        <w:t>siapa</w:t>
      </w:r>
      <w:r>
        <w:rPr>
          <w:rFonts w:cs="Times New Roman"/>
        </w:rPr>
        <w:t>’, ‘</w:t>
      </w:r>
      <w:r w:rsidRPr="004B4B45">
        <w:rPr>
          <w:rFonts w:cs="Times New Roman"/>
        </w:rPr>
        <w:t>siapakah</w:t>
      </w:r>
      <w:r>
        <w:rPr>
          <w:rFonts w:cs="Times New Roman"/>
        </w:rPr>
        <w:t>’, ‘</w:t>
      </w:r>
      <w:r w:rsidRPr="004B4B45">
        <w:rPr>
          <w:rFonts w:cs="Times New Roman"/>
        </w:rPr>
        <w:t>siapapun</w:t>
      </w:r>
      <w:r>
        <w:rPr>
          <w:rFonts w:cs="Times New Roman"/>
        </w:rPr>
        <w:t>’, ‘</w:t>
      </w:r>
      <w:r w:rsidRPr="004B4B45">
        <w:rPr>
          <w:rFonts w:cs="Times New Roman"/>
        </w:rPr>
        <w:t>sini</w:t>
      </w:r>
      <w:r>
        <w:rPr>
          <w:rFonts w:cs="Times New Roman"/>
        </w:rPr>
        <w:t>’, ‘</w:t>
      </w:r>
      <w:r w:rsidRPr="004B4B45">
        <w:rPr>
          <w:rFonts w:cs="Times New Roman"/>
        </w:rPr>
        <w:t>sinilah</w:t>
      </w:r>
      <w:r>
        <w:rPr>
          <w:rFonts w:cs="Times New Roman"/>
        </w:rPr>
        <w:t>’, ‘</w:t>
      </w:r>
      <w:r w:rsidRPr="004B4B45">
        <w:rPr>
          <w:rFonts w:cs="Times New Roman"/>
        </w:rPr>
        <w:t>soal</w:t>
      </w:r>
      <w:r>
        <w:rPr>
          <w:rFonts w:cs="Times New Roman"/>
        </w:rPr>
        <w:t>’, ‘</w:t>
      </w:r>
      <w:r w:rsidRPr="004B4B45">
        <w:rPr>
          <w:rFonts w:cs="Times New Roman"/>
        </w:rPr>
        <w:t>soalnya</w:t>
      </w:r>
      <w:r>
        <w:rPr>
          <w:rFonts w:cs="Times New Roman"/>
        </w:rPr>
        <w:t>’, ‘</w:t>
      </w:r>
      <w:r w:rsidRPr="004B4B45">
        <w:rPr>
          <w:rFonts w:cs="Times New Roman"/>
        </w:rPr>
        <w:t>suatu</w:t>
      </w:r>
      <w:r>
        <w:rPr>
          <w:rFonts w:cs="Times New Roman"/>
        </w:rPr>
        <w:t>’, ‘</w:t>
      </w:r>
      <w:r w:rsidRPr="004B4B45">
        <w:rPr>
          <w:rFonts w:cs="Times New Roman"/>
        </w:rPr>
        <w:t>sudah</w:t>
      </w:r>
      <w:r>
        <w:rPr>
          <w:rFonts w:cs="Times New Roman"/>
        </w:rPr>
        <w:t>’, ‘</w:t>
      </w:r>
      <w:r w:rsidRPr="004B4B45">
        <w:rPr>
          <w:rFonts w:cs="Times New Roman"/>
        </w:rPr>
        <w:t>sudahkah</w:t>
      </w:r>
      <w:r>
        <w:rPr>
          <w:rFonts w:cs="Times New Roman"/>
        </w:rPr>
        <w:t>’, ‘</w:t>
      </w:r>
      <w:r w:rsidRPr="004B4B45">
        <w:rPr>
          <w:rFonts w:cs="Times New Roman"/>
        </w:rPr>
        <w:t>sudahlah</w:t>
      </w:r>
      <w:r>
        <w:rPr>
          <w:rFonts w:cs="Times New Roman"/>
        </w:rPr>
        <w:t>’, ‘</w:t>
      </w:r>
      <w:r w:rsidRPr="004B4B45">
        <w:rPr>
          <w:rFonts w:cs="Times New Roman"/>
        </w:rPr>
        <w:t>supaya</w:t>
      </w:r>
      <w:r>
        <w:rPr>
          <w:rFonts w:cs="Times New Roman"/>
        </w:rPr>
        <w:t>’, ‘</w:t>
      </w:r>
      <w:r w:rsidRPr="004B4B45">
        <w:rPr>
          <w:rFonts w:cs="Times New Roman"/>
        </w:rPr>
        <w:t>tadi</w:t>
      </w:r>
      <w:r>
        <w:rPr>
          <w:rFonts w:cs="Times New Roman"/>
        </w:rPr>
        <w:t>’, ‘</w:t>
      </w:r>
      <w:r w:rsidRPr="004B4B45">
        <w:rPr>
          <w:rFonts w:cs="Times New Roman"/>
        </w:rPr>
        <w:t>tadinya</w:t>
      </w:r>
      <w:r>
        <w:rPr>
          <w:rFonts w:cs="Times New Roman"/>
        </w:rPr>
        <w:t>’, ‘</w:t>
      </w:r>
      <w:r w:rsidRPr="004B4B45">
        <w:rPr>
          <w:rFonts w:cs="Times New Roman"/>
        </w:rPr>
        <w:t>tahu</w:t>
      </w:r>
      <w:r>
        <w:rPr>
          <w:rFonts w:cs="Times New Roman"/>
        </w:rPr>
        <w:t>’, ‘</w:t>
      </w:r>
      <w:r w:rsidRPr="004B4B45">
        <w:rPr>
          <w:rFonts w:cs="Times New Roman"/>
        </w:rPr>
        <w:t>tahun</w:t>
      </w:r>
      <w:r>
        <w:rPr>
          <w:rFonts w:cs="Times New Roman"/>
        </w:rPr>
        <w:t>’, ‘</w:t>
      </w:r>
      <w:r w:rsidRPr="004B4B45">
        <w:rPr>
          <w:rFonts w:cs="Times New Roman"/>
        </w:rPr>
        <w:t>tak</w:t>
      </w:r>
      <w:r>
        <w:rPr>
          <w:rFonts w:cs="Times New Roman"/>
        </w:rPr>
        <w:t>’, ‘</w:t>
      </w:r>
      <w:r w:rsidRPr="004B4B45">
        <w:rPr>
          <w:rFonts w:cs="Times New Roman"/>
        </w:rPr>
        <w:t>tambah</w:t>
      </w:r>
      <w:r>
        <w:rPr>
          <w:rFonts w:cs="Times New Roman"/>
        </w:rPr>
        <w:t>’, ‘</w:t>
      </w:r>
      <w:r w:rsidRPr="004B4B45">
        <w:rPr>
          <w:rFonts w:cs="Times New Roman"/>
        </w:rPr>
        <w:t>tambahnya</w:t>
      </w:r>
      <w:r>
        <w:rPr>
          <w:rFonts w:cs="Times New Roman"/>
        </w:rPr>
        <w:t>’, ‘</w:t>
      </w:r>
      <w:r w:rsidRPr="004B4B45">
        <w:rPr>
          <w:rFonts w:cs="Times New Roman"/>
        </w:rPr>
        <w:t>tampak</w:t>
      </w:r>
      <w:r>
        <w:rPr>
          <w:rFonts w:cs="Times New Roman"/>
        </w:rPr>
        <w:t>’, ‘</w:t>
      </w:r>
      <w:r w:rsidRPr="004B4B45">
        <w:rPr>
          <w:rFonts w:cs="Times New Roman"/>
        </w:rPr>
        <w:t>tampaknya</w:t>
      </w:r>
      <w:r>
        <w:rPr>
          <w:rFonts w:cs="Times New Roman"/>
        </w:rPr>
        <w:t>’, ‘</w:t>
      </w:r>
      <w:r w:rsidRPr="004B4B45">
        <w:rPr>
          <w:rFonts w:cs="Times New Roman"/>
        </w:rPr>
        <w:t>tandas</w:t>
      </w:r>
      <w:r>
        <w:rPr>
          <w:rFonts w:cs="Times New Roman"/>
        </w:rPr>
        <w:t>’, ‘</w:t>
      </w:r>
      <w:r w:rsidRPr="004B4B45">
        <w:rPr>
          <w:rFonts w:cs="Times New Roman"/>
        </w:rPr>
        <w:t>tandasnya</w:t>
      </w:r>
      <w:r>
        <w:rPr>
          <w:rFonts w:cs="Times New Roman"/>
        </w:rPr>
        <w:t>’, ‘</w:t>
      </w:r>
      <w:r w:rsidRPr="004B4B45">
        <w:rPr>
          <w:rFonts w:cs="Times New Roman"/>
        </w:rPr>
        <w:t>tanpa</w:t>
      </w:r>
      <w:r>
        <w:rPr>
          <w:rFonts w:cs="Times New Roman"/>
        </w:rPr>
        <w:t>’, ‘</w:t>
      </w:r>
      <w:r w:rsidRPr="004B4B45">
        <w:rPr>
          <w:rFonts w:cs="Times New Roman"/>
        </w:rPr>
        <w:t>tanya</w:t>
      </w:r>
      <w:r>
        <w:rPr>
          <w:rFonts w:cs="Times New Roman"/>
        </w:rPr>
        <w:t>’, ‘</w:t>
      </w:r>
      <w:r w:rsidRPr="004B4B45">
        <w:rPr>
          <w:rFonts w:cs="Times New Roman"/>
        </w:rPr>
        <w:t>tanyakan</w:t>
      </w:r>
      <w:r>
        <w:rPr>
          <w:rFonts w:cs="Times New Roman"/>
        </w:rPr>
        <w:t>’, ‘</w:t>
      </w:r>
      <w:r w:rsidRPr="004B4B45">
        <w:rPr>
          <w:rFonts w:cs="Times New Roman"/>
        </w:rPr>
        <w:t>tanyanya</w:t>
      </w:r>
      <w:r>
        <w:rPr>
          <w:rFonts w:cs="Times New Roman"/>
        </w:rPr>
        <w:t>’, ‘</w:t>
      </w:r>
      <w:r w:rsidRPr="004B4B45">
        <w:rPr>
          <w:rFonts w:cs="Times New Roman"/>
        </w:rPr>
        <w:t>tapi</w:t>
      </w:r>
      <w:r>
        <w:rPr>
          <w:rFonts w:cs="Times New Roman"/>
        </w:rPr>
        <w:t>’, ‘</w:t>
      </w:r>
      <w:r w:rsidRPr="004B4B45">
        <w:rPr>
          <w:rFonts w:cs="Times New Roman"/>
        </w:rPr>
        <w:t>tegas</w:t>
      </w:r>
      <w:r>
        <w:rPr>
          <w:rFonts w:cs="Times New Roman"/>
        </w:rPr>
        <w:t>’, ‘</w:t>
      </w:r>
      <w:r w:rsidRPr="004B4B45">
        <w:rPr>
          <w:rFonts w:cs="Times New Roman"/>
        </w:rPr>
        <w:t>tegasnya</w:t>
      </w:r>
      <w:r>
        <w:rPr>
          <w:rFonts w:cs="Times New Roman"/>
        </w:rPr>
        <w:t>’, ‘</w:t>
      </w:r>
      <w:r w:rsidRPr="004B4B45">
        <w:rPr>
          <w:rFonts w:cs="Times New Roman"/>
        </w:rPr>
        <w:t>telah</w:t>
      </w:r>
      <w:r>
        <w:rPr>
          <w:rFonts w:cs="Times New Roman"/>
        </w:rPr>
        <w:t>’, ‘</w:t>
      </w:r>
      <w:r w:rsidRPr="004B4B45">
        <w:rPr>
          <w:rFonts w:cs="Times New Roman"/>
        </w:rPr>
        <w:t>tempat</w:t>
      </w:r>
      <w:r>
        <w:rPr>
          <w:rFonts w:cs="Times New Roman"/>
        </w:rPr>
        <w:t>’, ‘</w:t>
      </w:r>
      <w:r w:rsidRPr="004B4B45">
        <w:rPr>
          <w:rFonts w:cs="Times New Roman"/>
        </w:rPr>
        <w:t>tengah</w:t>
      </w:r>
      <w:r>
        <w:rPr>
          <w:rFonts w:cs="Times New Roman"/>
        </w:rPr>
        <w:t>’, ‘</w:t>
      </w:r>
      <w:r w:rsidRPr="004B4B45">
        <w:rPr>
          <w:rFonts w:cs="Times New Roman"/>
        </w:rPr>
        <w:t>tentang</w:t>
      </w:r>
      <w:r>
        <w:rPr>
          <w:rFonts w:cs="Times New Roman"/>
        </w:rPr>
        <w:t>’, ‘</w:t>
      </w:r>
      <w:r w:rsidRPr="004B4B45">
        <w:rPr>
          <w:rFonts w:cs="Times New Roman"/>
        </w:rPr>
        <w:t>tentu</w:t>
      </w:r>
      <w:r>
        <w:rPr>
          <w:rFonts w:cs="Times New Roman"/>
        </w:rPr>
        <w:t>’, ‘</w:t>
      </w:r>
      <w:r w:rsidRPr="004B4B45">
        <w:rPr>
          <w:rFonts w:cs="Times New Roman"/>
        </w:rPr>
        <w:t>tentulah</w:t>
      </w:r>
      <w:r>
        <w:rPr>
          <w:rFonts w:cs="Times New Roman"/>
        </w:rPr>
        <w:t>’, ‘</w:t>
      </w:r>
      <w:r w:rsidRPr="004B4B45">
        <w:rPr>
          <w:rFonts w:cs="Times New Roman"/>
        </w:rPr>
        <w:t>tentunya</w:t>
      </w:r>
      <w:r>
        <w:rPr>
          <w:rFonts w:cs="Times New Roman"/>
        </w:rPr>
        <w:t>’, ‘</w:t>
      </w:r>
      <w:r w:rsidRPr="004B4B45">
        <w:rPr>
          <w:rFonts w:cs="Times New Roman"/>
        </w:rPr>
        <w:t>tepat</w:t>
      </w:r>
      <w:r>
        <w:rPr>
          <w:rFonts w:cs="Times New Roman"/>
        </w:rPr>
        <w:t>’, ‘</w:t>
      </w:r>
      <w:r w:rsidRPr="004B4B45">
        <w:rPr>
          <w:rFonts w:cs="Times New Roman"/>
        </w:rPr>
        <w:t>terakhir</w:t>
      </w:r>
      <w:r>
        <w:rPr>
          <w:rFonts w:cs="Times New Roman"/>
        </w:rPr>
        <w:t>’, ‘</w:t>
      </w:r>
      <w:r w:rsidRPr="004B4B45">
        <w:rPr>
          <w:rFonts w:cs="Times New Roman"/>
        </w:rPr>
        <w:t>terasa</w:t>
      </w:r>
      <w:r>
        <w:rPr>
          <w:rFonts w:cs="Times New Roman"/>
        </w:rPr>
        <w:t>’, ‘</w:t>
      </w:r>
      <w:r w:rsidRPr="004B4B45">
        <w:rPr>
          <w:rFonts w:cs="Times New Roman"/>
        </w:rPr>
        <w:t>terbanyak</w:t>
      </w:r>
      <w:r>
        <w:rPr>
          <w:rFonts w:cs="Times New Roman"/>
        </w:rPr>
        <w:t>’, ‘</w:t>
      </w:r>
      <w:r w:rsidRPr="004B4B45">
        <w:rPr>
          <w:rFonts w:cs="Times New Roman"/>
        </w:rPr>
        <w:t>terdahulu</w:t>
      </w:r>
      <w:r>
        <w:rPr>
          <w:rFonts w:cs="Times New Roman"/>
        </w:rPr>
        <w:t>’, ‘</w:t>
      </w:r>
      <w:r w:rsidRPr="004B4B45">
        <w:rPr>
          <w:rFonts w:cs="Times New Roman"/>
        </w:rPr>
        <w:t>terdapat</w:t>
      </w:r>
      <w:r>
        <w:rPr>
          <w:rFonts w:cs="Times New Roman"/>
        </w:rPr>
        <w:t>’, ‘</w:t>
      </w:r>
      <w:r w:rsidRPr="004B4B45">
        <w:rPr>
          <w:rFonts w:cs="Times New Roman"/>
        </w:rPr>
        <w:t>terdiri</w:t>
      </w:r>
      <w:r>
        <w:rPr>
          <w:rFonts w:cs="Times New Roman"/>
        </w:rPr>
        <w:t>’, ‘</w:t>
      </w:r>
      <w:r w:rsidRPr="004B4B45">
        <w:rPr>
          <w:rFonts w:cs="Times New Roman"/>
        </w:rPr>
        <w:t>terhadap</w:t>
      </w:r>
      <w:r>
        <w:rPr>
          <w:rFonts w:cs="Times New Roman"/>
        </w:rPr>
        <w:t>’, ‘</w:t>
      </w:r>
      <w:r w:rsidRPr="004B4B45">
        <w:rPr>
          <w:rFonts w:cs="Times New Roman"/>
        </w:rPr>
        <w:t>terhadapnya</w:t>
      </w:r>
      <w:r>
        <w:rPr>
          <w:rFonts w:cs="Times New Roman"/>
        </w:rPr>
        <w:t>’, ‘</w:t>
      </w:r>
      <w:r w:rsidRPr="004B4B45">
        <w:rPr>
          <w:rFonts w:cs="Times New Roman"/>
        </w:rPr>
        <w:t>teringat</w:t>
      </w:r>
      <w:r>
        <w:rPr>
          <w:rFonts w:cs="Times New Roman"/>
        </w:rPr>
        <w:t>’, ‘</w:t>
      </w:r>
      <w:r w:rsidRPr="004B4B45">
        <w:rPr>
          <w:rFonts w:cs="Times New Roman"/>
        </w:rPr>
        <w:t>teringat-ingat</w:t>
      </w:r>
      <w:r>
        <w:rPr>
          <w:rFonts w:cs="Times New Roman"/>
        </w:rPr>
        <w:t>’, ‘</w:t>
      </w:r>
      <w:r w:rsidRPr="004B4B45">
        <w:rPr>
          <w:rFonts w:cs="Times New Roman"/>
        </w:rPr>
        <w:t>terjadi</w:t>
      </w:r>
      <w:r>
        <w:rPr>
          <w:rFonts w:cs="Times New Roman"/>
        </w:rPr>
        <w:t>’, ‘</w:t>
      </w:r>
      <w:r w:rsidRPr="004B4B45">
        <w:rPr>
          <w:rFonts w:cs="Times New Roman"/>
        </w:rPr>
        <w:t>terjadilah</w:t>
      </w:r>
      <w:r>
        <w:rPr>
          <w:rFonts w:cs="Times New Roman"/>
        </w:rPr>
        <w:t>’, ‘</w:t>
      </w:r>
      <w:r w:rsidRPr="004B4B45">
        <w:rPr>
          <w:rFonts w:cs="Times New Roman"/>
        </w:rPr>
        <w:t>terjadinya</w:t>
      </w:r>
      <w:r>
        <w:rPr>
          <w:rFonts w:cs="Times New Roman"/>
        </w:rPr>
        <w:t>’, ‘</w:t>
      </w:r>
      <w:r w:rsidRPr="004B4B45">
        <w:rPr>
          <w:rFonts w:cs="Times New Roman"/>
        </w:rPr>
        <w:t>terkira</w:t>
      </w:r>
      <w:r>
        <w:rPr>
          <w:rFonts w:cs="Times New Roman"/>
        </w:rPr>
        <w:t>’, ‘</w:t>
      </w:r>
      <w:r w:rsidRPr="004B4B45">
        <w:rPr>
          <w:rFonts w:cs="Times New Roman"/>
        </w:rPr>
        <w:t>terlalu</w:t>
      </w:r>
      <w:r>
        <w:rPr>
          <w:rFonts w:cs="Times New Roman"/>
        </w:rPr>
        <w:t>’, ‘</w:t>
      </w:r>
      <w:r w:rsidRPr="004B4B45">
        <w:rPr>
          <w:rFonts w:cs="Times New Roman"/>
        </w:rPr>
        <w:t>terlebih</w:t>
      </w:r>
      <w:r>
        <w:rPr>
          <w:rFonts w:cs="Times New Roman"/>
        </w:rPr>
        <w:t>’, ‘</w:t>
      </w:r>
      <w:r w:rsidRPr="004B4B45">
        <w:rPr>
          <w:rFonts w:cs="Times New Roman"/>
        </w:rPr>
        <w:t>terlihat</w:t>
      </w:r>
      <w:r>
        <w:rPr>
          <w:rFonts w:cs="Times New Roman"/>
        </w:rPr>
        <w:t>’, ‘</w:t>
      </w:r>
      <w:r w:rsidRPr="004B4B45">
        <w:rPr>
          <w:rFonts w:cs="Times New Roman"/>
        </w:rPr>
        <w:t>termasuk</w:t>
      </w:r>
      <w:r>
        <w:rPr>
          <w:rFonts w:cs="Times New Roman"/>
        </w:rPr>
        <w:t>’, ‘</w:t>
      </w:r>
      <w:r w:rsidRPr="004B4B45">
        <w:rPr>
          <w:rFonts w:cs="Times New Roman"/>
        </w:rPr>
        <w:t>ternyata</w:t>
      </w:r>
      <w:r>
        <w:rPr>
          <w:rFonts w:cs="Times New Roman"/>
        </w:rPr>
        <w:t>’, ‘</w:t>
      </w:r>
      <w:r w:rsidRPr="004B4B45">
        <w:rPr>
          <w:rFonts w:cs="Times New Roman"/>
        </w:rPr>
        <w:t>tersampaikan</w:t>
      </w:r>
      <w:r>
        <w:rPr>
          <w:rFonts w:cs="Times New Roman"/>
        </w:rPr>
        <w:t>’, ‘</w:t>
      </w:r>
      <w:r w:rsidRPr="004B4B45">
        <w:rPr>
          <w:rFonts w:cs="Times New Roman"/>
        </w:rPr>
        <w:t>tersebut</w:t>
      </w:r>
      <w:r>
        <w:rPr>
          <w:rFonts w:cs="Times New Roman"/>
        </w:rPr>
        <w:t>’, ‘</w:t>
      </w:r>
      <w:r w:rsidRPr="004B4B45">
        <w:rPr>
          <w:rFonts w:cs="Times New Roman"/>
        </w:rPr>
        <w:t>tersebutlah</w:t>
      </w:r>
      <w:r>
        <w:rPr>
          <w:rFonts w:cs="Times New Roman"/>
        </w:rPr>
        <w:t>’, ‘</w:t>
      </w:r>
      <w:r w:rsidRPr="004B4B45">
        <w:rPr>
          <w:rFonts w:cs="Times New Roman"/>
        </w:rPr>
        <w:t>tertentu</w:t>
      </w:r>
      <w:r>
        <w:rPr>
          <w:rFonts w:cs="Times New Roman"/>
        </w:rPr>
        <w:t>’, ‘</w:t>
      </w:r>
      <w:r w:rsidRPr="004B4B45">
        <w:rPr>
          <w:rFonts w:cs="Times New Roman"/>
        </w:rPr>
        <w:t>tertuju</w:t>
      </w:r>
      <w:r>
        <w:rPr>
          <w:rFonts w:cs="Times New Roman"/>
        </w:rPr>
        <w:t>’, ‘</w:t>
      </w:r>
      <w:r w:rsidRPr="004B4B45">
        <w:rPr>
          <w:rFonts w:cs="Times New Roman"/>
        </w:rPr>
        <w:t>terus</w:t>
      </w:r>
      <w:r>
        <w:rPr>
          <w:rFonts w:cs="Times New Roman"/>
        </w:rPr>
        <w:t>’, ‘</w:t>
      </w:r>
      <w:r w:rsidRPr="004B4B45">
        <w:rPr>
          <w:rFonts w:cs="Times New Roman"/>
        </w:rPr>
        <w:t>terutama</w:t>
      </w:r>
      <w:r>
        <w:rPr>
          <w:rFonts w:cs="Times New Roman"/>
        </w:rPr>
        <w:t>’, ‘</w:t>
      </w:r>
      <w:r w:rsidRPr="004B4B45">
        <w:rPr>
          <w:rFonts w:cs="Times New Roman"/>
        </w:rPr>
        <w:t>tetap</w:t>
      </w:r>
      <w:r>
        <w:rPr>
          <w:rFonts w:cs="Times New Roman"/>
        </w:rPr>
        <w:t>’, ‘</w:t>
      </w:r>
      <w:r w:rsidRPr="004B4B45">
        <w:rPr>
          <w:rFonts w:cs="Times New Roman"/>
        </w:rPr>
        <w:t>tetapi</w:t>
      </w:r>
      <w:r>
        <w:rPr>
          <w:rFonts w:cs="Times New Roman"/>
        </w:rPr>
        <w:t>’, ‘</w:t>
      </w:r>
      <w:r w:rsidRPr="004B4B45">
        <w:rPr>
          <w:rFonts w:cs="Times New Roman"/>
        </w:rPr>
        <w:t>tiap</w:t>
      </w:r>
      <w:r>
        <w:rPr>
          <w:rFonts w:cs="Times New Roman"/>
        </w:rPr>
        <w:t>’, ‘</w:t>
      </w:r>
      <w:r w:rsidRPr="004B4B45">
        <w:rPr>
          <w:rFonts w:cs="Times New Roman"/>
        </w:rPr>
        <w:t>tiba</w:t>
      </w:r>
      <w:r>
        <w:rPr>
          <w:rFonts w:cs="Times New Roman"/>
        </w:rPr>
        <w:t>’, ‘</w:t>
      </w:r>
      <w:r w:rsidRPr="004B4B45">
        <w:rPr>
          <w:rFonts w:cs="Times New Roman"/>
        </w:rPr>
        <w:t>tiba-tiba</w:t>
      </w:r>
      <w:r>
        <w:rPr>
          <w:rFonts w:cs="Times New Roman"/>
        </w:rPr>
        <w:t>’, ‘</w:t>
      </w:r>
      <w:r w:rsidRPr="004B4B45">
        <w:rPr>
          <w:rFonts w:cs="Times New Roman"/>
        </w:rPr>
        <w:t>tidak</w:t>
      </w:r>
      <w:r>
        <w:rPr>
          <w:rFonts w:cs="Times New Roman"/>
        </w:rPr>
        <w:t>’, ‘</w:t>
      </w:r>
      <w:r w:rsidRPr="004B4B45">
        <w:rPr>
          <w:rFonts w:cs="Times New Roman"/>
        </w:rPr>
        <w:t>tidakkah</w:t>
      </w:r>
      <w:r>
        <w:rPr>
          <w:rFonts w:cs="Times New Roman"/>
        </w:rPr>
        <w:t>’, ‘</w:t>
      </w:r>
      <w:r w:rsidRPr="004B4B45">
        <w:rPr>
          <w:rFonts w:cs="Times New Roman"/>
        </w:rPr>
        <w:t>tidaklah</w:t>
      </w:r>
      <w:r>
        <w:rPr>
          <w:rFonts w:cs="Times New Roman"/>
        </w:rPr>
        <w:t>’, ‘</w:t>
      </w:r>
      <w:r w:rsidRPr="004B4B45">
        <w:rPr>
          <w:rFonts w:cs="Times New Roman"/>
        </w:rPr>
        <w:t>tiga</w:t>
      </w:r>
      <w:r>
        <w:rPr>
          <w:rFonts w:cs="Times New Roman"/>
        </w:rPr>
        <w:t>’, ‘</w:t>
      </w:r>
      <w:r w:rsidRPr="004B4B45">
        <w:rPr>
          <w:rFonts w:cs="Times New Roman"/>
        </w:rPr>
        <w:t>tinggi</w:t>
      </w:r>
      <w:r>
        <w:rPr>
          <w:rFonts w:cs="Times New Roman"/>
        </w:rPr>
        <w:t>’, ‘</w:t>
      </w:r>
      <w:r w:rsidRPr="004B4B45">
        <w:rPr>
          <w:rFonts w:cs="Times New Roman"/>
        </w:rPr>
        <w:t>toh</w:t>
      </w:r>
      <w:r>
        <w:rPr>
          <w:rFonts w:cs="Times New Roman"/>
        </w:rPr>
        <w:t>’, ‘</w:t>
      </w:r>
      <w:r w:rsidRPr="004B4B45">
        <w:rPr>
          <w:rFonts w:cs="Times New Roman"/>
        </w:rPr>
        <w:t>tunjuk</w:t>
      </w:r>
      <w:r>
        <w:rPr>
          <w:rFonts w:cs="Times New Roman"/>
        </w:rPr>
        <w:t>’, ‘</w:t>
      </w:r>
      <w:r w:rsidRPr="004B4B45">
        <w:rPr>
          <w:rFonts w:cs="Times New Roman"/>
        </w:rPr>
        <w:t>turut</w:t>
      </w:r>
      <w:r>
        <w:rPr>
          <w:rFonts w:cs="Times New Roman"/>
        </w:rPr>
        <w:t>’, ‘</w:t>
      </w:r>
      <w:r w:rsidRPr="004B4B45">
        <w:rPr>
          <w:rFonts w:cs="Times New Roman"/>
        </w:rPr>
        <w:t>tutur</w:t>
      </w:r>
      <w:r>
        <w:rPr>
          <w:rFonts w:cs="Times New Roman"/>
        </w:rPr>
        <w:t>’, ‘</w:t>
      </w:r>
      <w:r w:rsidRPr="004B4B45">
        <w:rPr>
          <w:rFonts w:cs="Times New Roman"/>
        </w:rPr>
        <w:t>tuturnya</w:t>
      </w:r>
      <w:r>
        <w:rPr>
          <w:rFonts w:cs="Times New Roman"/>
        </w:rPr>
        <w:t>’, ‘</w:t>
      </w:r>
      <w:r w:rsidRPr="004B4B45">
        <w:rPr>
          <w:rFonts w:cs="Times New Roman"/>
        </w:rPr>
        <w:t>ucap</w:t>
      </w:r>
      <w:r>
        <w:rPr>
          <w:rFonts w:cs="Times New Roman"/>
        </w:rPr>
        <w:t>’, ‘</w:t>
      </w:r>
      <w:r w:rsidRPr="004B4B45">
        <w:rPr>
          <w:rFonts w:cs="Times New Roman"/>
        </w:rPr>
        <w:t>ucapnya</w:t>
      </w:r>
      <w:r>
        <w:rPr>
          <w:rFonts w:cs="Times New Roman"/>
        </w:rPr>
        <w:t>’, ‘</w:t>
      </w:r>
      <w:r w:rsidRPr="004B4B45">
        <w:rPr>
          <w:rFonts w:cs="Times New Roman"/>
        </w:rPr>
        <w:t>ujar</w:t>
      </w:r>
      <w:r>
        <w:rPr>
          <w:rFonts w:cs="Times New Roman"/>
        </w:rPr>
        <w:t>’, ‘</w:t>
      </w:r>
      <w:r w:rsidRPr="004B4B45">
        <w:rPr>
          <w:rFonts w:cs="Times New Roman"/>
        </w:rPr>
        <w:t>ujarnya</w:t>
      </w:r>
      <w:r>
        <w:rPr>
          <w:rFonts w:cs="Times New Roman"/>
        </w:rPr>
        <w:t>’, ‘</w:t>
      </w:r>
      <w:r w:rsidRPr="004B4B45">
        <w:rPr>
          <w:rFonts w:cs="Times New Roman"/>
        </w:rPr>
        <w:t>umum</w:t>
      </w:r>
      <w:r>
        <w:rPr>
          <w:rFonts w:cs="Times New Roman"/>
        </w:rPr>
        <w:t>’, ‘</w:t>
      </w:r>
      <w:r w:rsidRPr="004B4B45">
        <w:rPr>
          <w:rFonts w:cs="Times New Roman"/>
        </w:rPr>
        <w:t>umumnya</w:t>
      </w:r>
      <w:r>
        <w:rPr>
          <w:rFonts w:cs="Times New Roman"/>
        </w:rPr>
        <w:t>’, ‘</w:t>
      </w:r>
      <w:r w:rsidRPr="004B4B45">
        <w:rPr>
          <w:rFonts w:cs="Times New Roman"/>
        </w:rPr>
        <w:t>ungkap</w:t>
      </w:r>
      <w:r>
        <w:rPr>
          <w:rFonts w:cs="Times New Roman"/>
        </w:rPr>
        <w:t>’, ‘</w:t>
      </w:r>
      <w:r w:rsidRPr="004B4B45">
        <w:rPr>
          <w:rFonts w:cs="Times New Roman"/>
        </w:rPr>
        <w:t>ungkapnya</w:t>
      </w:r>
      <w:r>
        <w:rPr>
          <w:rFonts w:cs="Times New Roman"/>
        </w:rPr>
        <w:t>’, ‘</w:t>
      </w:r>
      <w:r w:rsidRPr="004B4B45">
        <w:rPr>
          <w:rFonts w:cs="Times New Roman"/>
        </w:rPr>
        <w:t>untuk</w:t>
      </w:r>
      <w:r>
        <w:rPr>
          <w:rFonts w:cs="Times New Roman"/>
        </w:rPr>
        <w:t>’, ‘</w:t>
      </w:r>
      <w:r w:rsidRPr="004B4B45">
        <w:rPr>
          <w:rFonts w:cs="Times New Roman"/>
        </w:rPr>
        <w:t>usah</w:t>
      </w:r>
      <w:r>
        <w:rPr>
          <w:rFonts w:cs="Times New Roman"/>
        </w:rPr>
        <w:t>’, ‘</w:t>
      </w:r>
      <w:r w:rsidRPr="004B4B45">
        <w:rPr>
          <w:rFonts w:cs="Times New Roman"/>
        </w:rPr>
        <w:t>usai</w:t>
      </w:r>
      <w:r>
        <w:rPr>
          <w:rFonts w:cs="Times New Roman"/>
        </w:rPr>
        <w:t>’, ‘</w:t>
      </w:r>
      <w:r w:rsidRPr="004B4B45">
        <w:rPr>
          <w:rFonts w:cs="Times New Roman"/>
        </w:rPr>
        <w:t>waduh</w:t>
      </w:r>
      <w:r>
        <w:rPr>
          <w:rFonts w:cs="Times New Roman"/>
        </w:rPr>
        <w:t>’, ‘</w:t>
      </w:r>
      <w:r w:rsidRPr="004B4B45">
        <w:rPr>
          <w:rFonts w:cs="Times New Roman"/>
        </w:rPr>
        <w:t>wah</w:t>
      </w:r>
      <w:r>
        <w:rPr>
          <w:rFonts w:cs="Times New Roman"/>
        </w:rPr>
        <w:t>’, ‘</w:t>
      </w:r>
      <w:r w:rsidRPr="004B4B45">
        <w:rPr>
          <w:rFonts w:cs="Times New Roman"/>
        </w:rPr>
        <w:t>wahai</w:t>
      </w:r>
      <w:r>
        <w:rPr>
          <w:rFonts w:cs="Times New Roman"/>
        </w:rPr>
        <w:t>’, ‘</w:t>
      </w:r>
      <w:r w:rsidRPr="004B4B45">
        <w:rPr>
          <w:rFonts w:cs="Times New Roman"/>
        </w:rPr>
        <w:t>waktu</w:t>
      </w:r>
      <w:r>
        <w:rPr>
          <w:rFonts w:cs="Times New Roman"/>
        </w:rPr>
        <w:t>’, ‘</w:t>
      </w:r>
      <w:r w:rsidRPr="004B4B45">
        <w:rPr>
          <w:rFonts w:cs="Times New Roman"/>
        </w:rPr>
        <w:t>waktunya</w:t>
      </w:r>
      <w:r>
        <w:rPr>
          <w:rFonts w:cs="Times New Roman"/>
        </w:rPr>
        <w:t>’, ‘</w:t>
      </w:r>
      <w:r w:rsidRPr="004B4B45">
        <w:rPr>
          <w:rFonts w:cs="Times New Roman"/>
        </w:rPr>
        <w:t>walau</w:t>
      </w:r>
      <w:r>
        <w:rPr>
          <w:rFonts w:cs="Times New Roman"/>
        </w:rPr>
        <w:t>’, ‘</w:t>
      </w:r>
      <w:r w:rsidRPr="004B4B45">
        <w:rPr>
          <w:rFonts w:cs="Times New Roman"/>
        </w:rPr>
        <w:t>walaupun</w:t>
      </w:r>
      <w:r>
        <w:rPr>
          <w:rFonts w:cs="Times New Roman"/>
        </w:rPr>
        <w:t>’, ‘</w:t>
      </w:r>
      <w:r w:rsidRPr="004B4B45">
        <w:rPr>
          <w:rFonts w:cs="Times New Roman"/>
        </w:rPr>
        <w:t>wong</w:t>
      </w:r>
      <w:r>
        <w:rPr>
          <w:rFonts w:cs="Times New Roman"/>
        </w:rPr>
        <w:t>’, ‘</w:t>
      </w:r>
      <w:r w:rsidRPr="004B4B45">
        <w:rPr>
          <w:rFonts w:cs="Times New Roman"/>
        </w:rPr>
        <w:t>yaitu</w:t>
      </w:r>
      <w:r>
        <w:rPr>
          <w:rFonts w:cs="Times New Roman"/>
        </w:rPr>
        <w:t>’, ‘</w:t>
      </w:r>
      <w:r w:rsidRPr="004B4B45">
        <w:rPr>
          <w:rFonts w:cs="Times New Roman"/>
        </w:rPr>
        <w:t>yakin</w:t>
      </w:r>
      <w:r>
        <w:rPr>
          <w:rFonts w:cs="Times New Roman"/>
        </w:rPr>
        <w:t>’, ‘</w:t>
      </w:r>
      <w:r w:rsidRPr="004B4B45">
        <w:rPr>
          <w:rFonts w:cs="Times New Roman"/>
        </w:rPr>
        <w:t>yakni</w:t>
      </w:r>
      <w:r>
        <w:rPr>
          <w:rFonts w:cs="Times New Roman"/>
        </w:rPr>
        <w:t>’, ‘</w:t>
      </w:r>
      <w:r w:rsidRPr="004B4B45">
        <w:rPr>
          <w:rFonts w:cs="Times New Roman"/>
        </w:rPr>
        <w:t>yang</w:t>
      </w:r>
      <w:r>
        <w:rPr>
          <w:rFonts w:cs="Times New Roman"/>
        </w:rPr>
        <w:t>’</w:t>
      </w:r>
    </w:p>
    <w:p w14:paraId="5303A17F" w14:textId="6FD5E60D" w:rsidR="004326FD" w:rsidRDefault="004326FD">
      <w:pPr>
        <w:rPr>
          <w:lang w:val="en-US"/>
        </w:rPr>
      </w:pPr>
      <w:r>
        <w:rPr>
          <w:lang w:val="en-US"/>
        </w:rPr>
        <w:br w:type="page"/>
      </w:r>
    </w:p>
    <w:tbl>
      <w:tblPr>
        <w:tblStyle w:val="TableGrid"/>
        <w:tblpPr w:leftFromText="180" w:rightFromText="180" w:vertAnchor="text" w:horzAnchor="margin" w:tblpXSpec="right" w:tblpY="609"/>
        <w:tblW w:w="0" w:type="auto"/>
        <w:tblLook w:val="04A0" w:firstRow="1" w:lastRow="0" w:firstColumn="1" w:lastColumn="0" w:noHBand="0" w:noVBand="1"/>
      </w:tblPr>
      <w:tblGrid>
        <w:gridCol w:w="1925"/>
        <w:gridCol w:w="1925"/>
      </w:tblGrid>
      <w:tr w:rsidR="00EF6FC2" w14:paraId="22CCEB20" w14:textId="77777777" w:rsidTr="00EF6FC2">
        <w:trPr>
          <w:trHeight w:val="257"/>
        </w:trPr>
        <w:tc>
          <w:tcPr>
            <w:tcW w:w="1925" w:type="dxa"/>
          </w:tcPr>
          <w:p w14:paraId="2A47BC27" w14:textId="77777777" w:rsidR="00EF6FC2" w:rsidRPr="00EF6FC2" w:rsidRDefault="00EF6FC2" w:rsidP="00EF6FC2">
            <w:pPr>
              <w:jc w:val="center"/>
              <w:rPr>
                <w:b/>
                <w:bCs/>
                <w:lang w:val="en-US"/>
              </w:rPr>
            </w:pPr>
            <w:r w:rsidRPr="00EF6FC2">
              <w:rPr>
                <w:b/>
                <w:bCs/>
                <w:lang w:val="en-US"/>
              </w:rPr>
              <w:lastRenderedPageBreak/>
              <w:t>Sebelum</w:t>
            </w:r>
          </w:p>
        </w:tc>
        <w:tc>
          <w:tcPr>
            <w:tcW w:w="1925" w:type="dxa"/>
          </w:tcPr>
          <w:p w14:paraId="1D09FA1D" w14:textId="77777777" w:rsidR="00EF6FC2" w:rsidRPr="00EF6FC2" w:rsidRDefault="00EF6FC2" w:rsidP="00EF6FC2">
            <w:pPr>
              <w:jc w:val="center"/>
              <w:rPr>
                <w:b/>
                <w:bCs/>
                <w:lang w:val="en-US"/>
              </w:rPr>
            </w:pPr>
            <w:r w:rsidRPr="00EF6FC2">
              <w:rPr>
                <w:b/>
                <w:bCs/>
                <w:lang w:val="en-US"/>
              </w:rPr>
              <w:t>Sesudah</w:t>
            </w:r>
          </w:p>
        </w:tc>
      </w:tr>
      <w:tr w:rsidR="00EF6FC2" w14:paraId="7343BD24" w14:textId="77777777" w:rsidTr="00EF6FC2">
        <w:trPr>
          <w:trHeight w:val="246"/>
        </w:trPr>
        <w:tc>
          <w:tcPr>
            <w:tcW w:w="1925" w:type="dxa"/>
            <w:vAlign w:val="bottom"/>
          </w:tcPr>
          <w:p w14:paraId="2A64F422" w14:textId="55355BF2" w:rsidR="00EF6FC2" w:rsidRDefault="00EF6FC2" w:rsidP="00EF6FC2">
            <w:pPr>
              <w:rPr>
                <w:lang w:val="en-US"/>
              </w:rPr>
            </w:pPr>
            <w:r>
              <w:rPr>
                <w:rFonts w:ascii="Calibri" w:hAnsi="Calibri" w:cs="Calibri"/>
                <w:color w:val="000000"/>
                <w:sz w:val="22"/>
              </w:rPr>
              <w:t>Difinisi</w:t>
            </w:r>
          </w:p>
        </w:tc>
        <w:tc>
          <w:tcPr>
            <w:tcW w:w="1925" w:type="dxa"/>
            <w:vAlign w:val="bottom"/>
          </w:tcPr>
          <w:p w14:paraId="7DF67718" w14:textId="7B15312C" w:rsidR="00EF6FC2" w:rsidRDefault="00EF6FC2" w:rsidP="00EF6FC2">
            <w:pPr>
              <w:rPr>
                <w:lang w:val="en-US"/>
              </w:rPr>
            </w:pPr>
            <w:r>
              <w:rPr>
                <w:rFonts w:ascii="Calibri" w:hAnsi="Calibri" w:cs="Calibri"/>
                <w:color w:val="000000"/>
                <w:sz w:val="22"/>
              </w:rPr>
              <w:t>Definisi</w:t>
            </w:r>
          </w:p>
        </w:tc>
      </w:tr>
      <w:tr w:rsidR="00EF6FC2" w14:paraId="533ECB54" w14:textId="77777777" w:rsidTr="00EF6FC2">
        <w:trPr>
          <w:trHeight w:val="246"/>
        </w:trPr>
        <w:tc>
          <w:tcPr>
            <w:tcW w:w="1925" w:type="dxa"/>
            <w:vAlign w:val="bottom"/>
          </w:tcPr>
          <w:p w14:paraId="08BBFDCD" w14:textId="770C5227" w:rsidR="00EF6FC2" w:rsidRDefault="00EF6FC2" w:rsidP="00EF6FC2">
            <w:pPr>
              <w:rPr>
                <w:lang w:val="en-US"/>
              </w:rPr>
            </w:pPr>
            <w:r>
              <w:rPr>
                <w:rFonts w:ascii="Calibri" w:hAnsi="Calibri" w:cs="Calibri"/>
                <w:color w:val="000000"/>
                <w:sz w:val="22"/>
              </w:rPr>
              <w:t>difinisi</w:t>
            </w:r>
          </w:p>
        </w:tc>
        <w:tc>
          <w:tcPr>
            <w:tcW w:w="1925" w:type="dxa"/>
            <w:vAlign w:val="bottom"/>
          </w:tcPr>
          <w:p w14:paraId="2F044E5B" w14:textId="2EB89509" w:rsidR="00EF6FC2" w:rsidRDefault="00EF6FC2" w:rsidP="00EF6FC2">
            <w:pPr>
              <w:rPr>
                <w:lang w:val="en-US"/>
              </w:rPr>
            </w:pPr>
            <w:r>
              <w:rPr>
                <w:rFonts w:ascii="Calibri" w:hAnsi="Calibri" w:cs="Calibri"/>
                <w:color w:val="000000"/>
                <w:sz w:val="22"/>
              </w:rPr>
              <w:t>Definisi</w:t>
            </w:r>
          </w:p>
        </w:tc>
      </w:tr>
      <w:tr w:rsidR="00EF6FC2" w14:paraId="59A1659D" w14:textId="77777777" w:rsidTr="00EF6FC2">
        <w:trPr>
          <w:trHeight w:val="246"/>
        </w:trPr>
        <w:tc>
          <w:tcPr>
            <w:tcW w:w="1925" w:type="dxa"/>
            <w:vAlign w:val="bottom"/>
          </w:tcPr>
          <w:p w14:paraId="2B0B404A" w14:textId="7A3A3F46" w:rsidR="00EF6FC2" w:rsidRDefault="00EF6FC2" w:rsidP="00EF6FC2">
            <w:pPr>
              <w:rPr>
                <w:lang w:val="en-US"/>
              </w:rPr>
            </w:pPr>
            <w:r>
              <w:rPr>
                <w:rFonts w:ascii="Calibri" w:hAnsi="Calibri" w:cs="Calibri"/>
                <w:color w:val="000000"/>
                <w:sz w:val="22"/>
              </w:rPr>
              <w:t>Depo</w:t>
            </w:r>
          </w:p>
        </w:tc>
        <w:tc>
          <w:tcPr>
            <w:tcW w:w="1925" w:type="dxa"/>
            <w:vAlign w:val="bottom"/>
          </w:tcPr>
          <w:p w14:paraId="69AE2A80" w14:textId="279A6BCC" w:rsidR="00EF6FC2" w:rsidRDefault="00EF6FC2" w:rsidP="00EF6FC2">
            <w:pPr>
              <w:rPr>
                <w:lang w:val="en-US"/>
              </w:rPr>
            </w:pPr>
            <w:r>
              <w:rPr>
                <w:rFonts w:ascii="Calibri" w:hAnsi="Calibri" w:cs="Calibri"/>
                <w:color w:val="000000"/>
                <w:sz w:val="22"/>
              </w:rPr>
              <w:t>Depot</w:t>
            </w:r>
          </w:p>
        </w:tc>
      </w:tr>
      <w:tr w:rsidR="00EF6FC2" w14:paraId="229EB11C" w14:textId="77777777" w:rsidTr="00EF6FC2">
        <w:trPr>
          <w:trHeight w:val="246"/>
        </w:trPr>
        <w:tc>
          <w:tcPr>
            <w:tcW w:w="1925" w:type="dxa"/>
            <w:vAlign w:val="bottom"/>
          </w:tcPr>
          <w:p w14:paraId="1FC40E34" w14:textId="6A264540" w:rsidR="00EF6FC2" w:rsidRDefault="00EF6FC2" w:rsidP="00EF6FC2">
            <w:pPr>
              <w:rPr>
                <w:lang w:val="en-US"/>
              </w:rPr>
            </w:pPr>
            <w:r>
              <w:rPr>
                <w:rFonts w:ascii="Calibri" w:hAnsi="Calibri" w:cs="Calibri"/>
                <w:color w:val="000000"/>
                <w:sz w:val="22"/>
              </w:rPr>
              <w:t>depo</w:t>
            </w:r>
          </w:p>
        </w:tc>
        <w:tc>
          <w:tcPr>
            <w:tcW w:w="1925" w:type="dxa"/>
            <w:vAlign w:val="bottom"/>
          </w:tcPr>
          <w:p w14:paraId="3F61B662" w14:textId="593BA7C7" w:rsidR="00EF6FC2" w:rsidRDefault="00EF6FC2" w:rsidP="00EF6FC2">
            <w:pPr>
              <w:rPr>
                <w:lang w:val="en-US"/>
              </w:rPr>
            </w:pPr>
            <w:r>
              <w:rPr>
                <w:rFonts w:ascii="Calibri" w:hAnsi="Calibri" w:cs="Calibri"/>
                <w:color w:val="000000"/>
                <w:sz w:val="22"/>
              </w:rPr>
              <w:t>Depot</w:t>
            </w:r>
          </w:p>
        </w:tc>
      </w:tr>
      <w:tr w:rsidR="00EF6FC2" w14:paraId="6DAE32F6" w14:textId="77777777" w:rsidTr="00EF6FC2">
        <w:trPr>
          <w:trHeight w:val="246"/>
        </w:trPr>
        <w:tc>
          <w:tcPr>
            <w:tcW w:w="1925" w:type="dxa"/>
            <w:vAlign w:val="bottom"/>
          </w:tcPr>
          <w:p w14:paraId="3CFD3B0A" w14:textId="60A05CFA" w:rsidR="00EF6FC2" w:rsidRDefault="00EF6FC2" w:rsidP="00EF6FC2">
            <w:pPr>
              <w:rPr>
                <w:lang w:val="en-US"/>
              </w:rPr>
            </w:pPr>
            <w:r>
              <w:rPr>
                <w:rFonts w:ascii="Calibri" w:hAnsi="Calibri" w:cs="Calibri"/>
                <w:color w:val="000000"/>
                <w:sz w:val="22"/>
              </w:rPr>
              <w:t>Detil</w:t>
            </w:r>
          </w:p>
        </w:tc>
        <w:tc>
          <w:tcPr>
            <w:tcW w:w="1925" w:type="dxa"/>
            <w:vAlign w:val="bottom"/>
          </w:tcPr>
          <w:p w14:paraId="59CECD7E" w14:textId="031BBAF1" w:rsidR="00EF6FC2" w:rsidRDefault="00EF6FC2" w:rsidP="00EF6FC2">
            <w:pPr>
              <w:rPr>
                <w:lang w:val="en-US"/>
              </w:rPr>
            </w:pPr>
            <w:r>
              <w:rPr>
                <w:rFonts w:ascii="Calibri" w:hAnsi="Calibri" w:cs="Calibri"/>
                <w:color w:val="000000"/>
                <w:sz w:val="22"/>
              </w:rPr>
              <w:t>detail</w:t>
            </w:r>
          </w:p>
        </w:tc>
      </w:tr>
      <w:tr w:rsidR="00EF6FC2" w14:paraId="04870636" w14:textId="77777777" w:rsidTr="00EF6FC2">
        <w:trPr>
          <w:trHeight w:val="246"/>
        </w:trPr>
        <w:tc>
          <w:tcPr>
            <w:tcW w:w="1925" w:type="dxa"/>
            <w:vAlign w:val="bottom"/>
          </w:tcPr>
          <w:p w14:paraId="4EE5FF8D" w14:textId="59DF540A" w:rsidR="00EF6FC2" w:rsidRDefault="00EF6FC2" w:rsidP="00EF6FC2">
            <w:pPr>
              <w:rPr>
                <w:lang w:val="en-US"/>
              </w:rPr>
            </w:pPr>
            <w:r>
              <w:rPr>
                <w:rFonts w:ascii="Calibri" w:hAnsi="Calibri" w:cs="Calibri"/>
                <w:color w:val="000000"/>
                <w:sz w:val="22"/>
              </w:rPr>
              <w:t>detil</w:t>
            </w:r>
          </w:p>
        </w:tc>
        <w:tc>
          <w:tcPr>
            <w:tcW w:w="1925" w:type="dxa"/>
            <w:vAlign w:val="bottom"/>
          </w:tcPr>
          <w:p w14:paraId="6889AB8C" w14:textId="67A7EF15" w:rsidR="00EF6FC2" w:rsidRDefault="00EF6FC2" w:rsidP="00EF6FC2">
            <w:pPr>
              <w:rPr>
                <w:lang w:val="en-US"/>
              </w:rPr>
            </w:pPr>
            <w:r>
              <w:rPr>
                <w:rFonts w:ascii="Calibri" w:hAnsi="Calibri" w:cs="Calibri"/>
                <w:color w:val="000000"/>
                <w:sz w:val="22"/>
              </w:rPr>
              <w:t>detail</w:t>
            </w:r>
          </w:p>
        </w:tc>
      </w:tr>
      <w:tr w:rsidR="00EF6FC2" w14:paraId="4A5E382E" w14:textId="77777777" w:rsidTr="00EF6FC2">
        <w:trPr>
          <w:trHeight w:val="246"/>
        </w:trPr>
        <w:tc>
          <w:tcPr>
            <w:tcW w:w="1925" w:type="dxa"/>
            <w:vAlign w:val="bottom"/>
          </w:tcPr>
          <w:p w14:paraId="4B05EBC1" w14:textId="308BD53E" w:rsidR="00EF6FC2" w:rsidRDefault="00EF6FC2" w:rsidP="00EF6FC2">
            <w:pPr>
              <w:rPr>
                <w:lang w:val="en-US"/>
              </w:rPr>
            </w:pPr>
            <w:r>
              <w:rPr>
                <w:rFonts w:ascii="Calibri" w:hAnsi="Calibri" w:cs="Calibri"/>
                <w:color w:val="000000"/>
                <w:sz w:val="22"/>
              </w:rPr>
              <w:t>Diagnosa</w:t>
            </w:r>
          </w:p>
        </w:tc>
        <w:tc>
          <w:tcPr>
            <w:tcW w:w="1925" w:type="dxa"/>
            <w:vAlign w:val="bottom"/>
          </w:tcPr>
          <w:p w14:paraId="3D323669" w14:textId="7F80727A" w:rsidR="00EF6FC2" w:rsidRDefault="00EF6FC2" w:rsidP="00EF6FC2">
            <w:pPr>
              <w:rPr>
                <w:lang w:val="en-US"/>
              </w:rPr>
            </w:pPr>
            <w:r>
              <w:rPr>
                <w:rFonts w:ascii="Calibri" w:hAnsi="Calibri" w:cs="Calibri"/>
                <w:color w:val="000000"/>
                <w:sz w:val="22"/>
              </w:rPr>
              <w:t>Diagnosis</w:t>
            </w:r>
          </w:p>
        </w:tc>
      </w:tr>
      <w:tr w:rsidR="00EF6FC2" w14:paraId="4406AAE1" w14:textId="77777777" w:rsidTr="00EF6FC2">
        <w:trPr>
          <w:trHeight w:val="246"/>
        </w:trPr>
        <w:tc>
          <w:tcPr>
            <w:tcW w:w="1925" w:type="dxa"/>
            <w:vAlign w:val="bottom"/>
          </w:tcPr>
          <w:p w14:paraId="1B9E14FB" w14:textId="7DB4B30B" w:rsidR="00EF6FC2" w:rsidRDefault="00EF6FC2" w:rsidP="00EF6FC2">
            <w:pPr>
              <w:rPr>
                <w:lang w:val="en-US"/>
              </w:rPr>
            </w:pPr>
            <w:r>
              <w:rPr>
                <w:rFonts w:ascii="Calibri" w:hAnsi="Calibri" w:cs="Calibri"/>
                <w:color w:val="000000"/>
                <w:sz w:val="22"/>
              </w:rPr>
              <w:t>diagnosa</w:t>
            </w:r>
          </w:p>
        </w:tc>
        <w:tc>
          <w:tcPr>
            <w:tcW w:w="1925" w:type="dxa"/>
            <w:vAlign w:val="bottom"/>
          </w:tcPr>
          <w:p w14:paraId="1A97939D" w14:textId="1845AF99" w:rsidR="00EF6FC2" w:rsidRDefault="00EF6FC2" w:rsidP="00EF6FC2">
            <w:pPr>
              <w:rPr>
                <w:lang w:val="en-US"/>
              </w:rPr>
            </w:pPr>
            <w:r>
              <w:rPr>
                <w:rFonts w:ascii="Calibri" w:hAnsi="Calibri" w:cs="Calibri"/>
                <w:color w:val="000000"/>
                <w:sz w:val="22"/>
              </w:rPr>
              <w:t xml:space="preserve">diagnosis </w:t>
            </w:r>
          </w:p>
        </w:tc>
      </w:tr>
      <w:tr w:rsidR="00EF6FC2" w14:paraId="37B8E481" w14:textId="77777777" w:rsidTr="00EF6FC2">
        <w:trPr>
          <w:trHeight w:val="246"/>
        </w:trPr>
        <w:tc>
          <w:tcPr>
            <w:tcW w:w="1925" w:type="dxa"/>
            <w:vAlign w:val="bottom"/>
          </w:tcPr>
          <w:p w14:paraId="4ED64018" w14:textId="446E4B23" w:rsidR="00EF6FC2" w:rsidRDefault="00EF6FC2" w:rsidP="00EF6FC2">
            <w:pPr>
              <w:rPr>
                <w:lang w:val="en-US"/>
              </w:rPr>
            </w:pPr>
            <w:r>
              <w:rPr>
                <w:rFonts w:ascii="Calibri" w:hAnsi="Calibri" w:cs="Calibri"/>
                <w:color w:val="000000"/>
                <w:sz w:val="22"/>
              </w:rPr>
              <w:t>Differensial</w:t>
            </w:r>
          </w:p>
        </w:tc>
        <w:tc>
          <w:tcPr>
            <w:tcW w:w="1925" w:type="dxa"/>
            <w:vAlign w:val="bottom"/>
          </w:tcPr>
          <w:p w14:paraId="0C65C811" w14:textId="56454D4A" w:rsidR="00EF6FC2" w:rsidRDefault="00EF6FC2" w:rsidP="00EF6FC2">
            <w:pPr>
              <w:rPr>
                <w:lang w:val="en-US"/>
              </w:rPr>
            </w:pPr>
            <w:r>
              <w:rPr>
                <w:rFonts w:ascii="Calibri" w:hAnsi="Calibri" w:cs="Calibri"/>
                <w:color w:val="000000"/>
                <w:sz w:val="22"/>
              </w:rPr>
              <w:t>diferensial</w:t>
            </w:r>
          </w:p>
        </w:tc>
      </w:tr>
      <w:tr w:rsidR="00EF6FC2" w14:paraId="19E41159" w14:textId="77777777" w:rsidTr="00EF6FC2">
        <w:trPr>
          <w:trHeight w:val="246"/>
        </w:trPr>
        <w:tc>
          <w:tcPr>
            <w:tcW w:w="1925" w:type="dxa"/>
            <w:vAlign w:val="bottom"/>
          </w:tcPr>
          <w:p w14:paraId="4B2308C5" w14:textId="3BB2E5FA" w:rsidR="00EF6FC2" w:rsidRDefault="00EF6FC2" w:rsidP="00EF6FC2">
            <w:pPr>
              <w:rPr>
                <w:lang w:val="en-US"/>
              </w:rPr>
            </w:pPr>
            <w:r>
              <w:rPr>
                <w:rFonts w:ascii="Calibri" w:hAnsi="Calibri" w:cs="Calibri"/>
                <w:color w:val="000000"/>
                <w:sz w:val="22"/>
              </w:rPr>
              <w:t>differensial</w:t>
            </w:r>
          </w:p>
        </w:tc>
        <w:tc>
          <w:tcPr>
            <w:tcW w:w="1925" w:type="dxa"/>
            <w:vAlign w:val="bottom"/>
          </w:tcPr>
          <w:p w14:paraId="1A145A97" w14:textId="592D7658" w:rsidR="00EF6FC2" w:rsidRDefault="00EF6FC2" w:rsidP="00EF6FC2">
            <w:pPr>
              <w:rPr>
                <w:lang w:val="en-US"/>
              </w:rPr>
            </w:pPr>
            <w:r>
              <w:rPr>
                <w:rFonts w:ascii="Calibri" w:hAnsi="Calibri" w:cs="Calibri"/>
                <w:color w:val="000000"/>
                <w:sz w:val="22"/>
              </w:rPr>
              <w:t>diferensial</w:t>
            </w:r>
          </w:p>
        </w:tc>
      </w:tr>
      <w:tr w:rsidR="00EF6FC2" w14:paraId="1574D112" w14:textId="77777777" w:rsidTr="00EF6FC2">
        <w:trPr>
          <w:trHeight w:val="246"/>
        </w:trPr>
        <w:tc>
          <w:tcPr>
            <w:tcW w:w="1925" w:type="dxa"/>
            <w:vAlign w:val="bottom"/>
          </w:tcPr>
          <w:p w14:paraId="5D7A498A" w14:textId="4021F598" w:rsidR="00EF6FC2" w:rsidRDefault="00EF6FC2" w:rsidP="00EF6FC2">
            <w:pPr>
              <w:rPr>
                <w:lang w:val="en-US"/>
              </w:rPr>
            </w:pPr>
            <w:r>
              <w:rPr>
                <w:rFonts w:ascii="Calibri" w:hAnsi="Calibri" w:cs="Calibri"/>
                <w:color w:val="000000"/>
                <w:sz w:val="22"/>
              </w:rPr>
              <w:t>Dipersilahkan</w:t>
            </w:r>
          </w:p>
        </w:tc>
        <w:tc>
          <w:tcPr>
            <w:tcW w:w="1925" w:type="dxa"/>
            <w:vAlign w:val="bottom"/>
          </w:tcPr>
          <w:p w14:paraId="3764148A" w14:textId="71D7AA13" w:rsidR="00EF6FC2" w:rsidRDefault="00EF6FC2" w:rsidP="00EF6FC2">
            <w:pPr>
              <w:rPr>
                <w:lang w:val="en-US"/>
              </w:rPr>
            </w:pPr>
            <w:r>
              <w:rPr>
                <w:rFonts w:ascii="Calibri" w:hAnsi="Calibri" w:cs="Calibri"/>
                <w:color w:val="000000"/>
                <w:sz w:val="22"/>
              </w:rPr>
              <w:t>dipersilakan</w:t>
            </w:r>
          </w:p>
        </w:tc>
      </w:tr>
      <w:tr w:rsidR="00EF6FC2" w14:paraId="2B500D41" w14:textId="77777777" w:rsidTr="00EF6FC2">
        <w:trPr>
          <w:trHeight w:val="246"/>
        </w:trPr>
        <w:tc>
          <w:tcPr>
            <w:tcW w:w="1925" w:type="dxa"/>
            <w:vAlign w:val="bottom"/>
          </w:tcPr>
          <w:p w14:paraId="3D855856" w14:textId="79A47D48" w:rsidR="00EF6FC2" w:rsidRDefault="00EF6FC2" w:rsidP="00EF6FC2">
            <w:pPr>
              <w:rPr>
                <w:lang w:val="en-US"/>
              </w:rPr>
            </w:pPr>
            <w:r>
              <w:rPr>
                <w:rFonts w:ascii="Calibri" w:hAnsi="Calibri" w:cs="Calibri"/>
                <w:color w:val="000000"/>
                <w:sz w:val="22"/>
              </w:rPr>
              <w:t>dipersilahkan</w:t>
            </w:r>
          </w:p>
        </w:tc>
        <w:tc>
          <w:tcPr>
            <w:tcW w:w="1925" w:type="dxa"/>
            <w:vAlign w:val="bottom"/>
          </w:tcPr>
          <w:p w14:paraId="3F9AA8F1" w14:textId="36672007" w:rsidR="00EF6FC2" w:rsidRDefault="00EF6FC2" w:rsidP="00EF6FC2">
            <w:pPr>
              <w:rPr>
                <w:lang w:val="en-US"/>
              </w:rPr>
            </w:pPr>
            <w:r>
              <w:rPr>
                <w:rFonts w:ascii="Calibri" w:hAnsi="Calibri" w:cs="Calibri"/>
                <w:color w:val="000000"/>
                <w:sz w:val="22"/>
              </w:rPr>
              <w:t>dipersilakan</w:t>
            </w:r>
          </w:p>
        </w:tc>
      </w:tr>
      <w:tr w:rsidR="00EF6FC2" w14:paraId="3FD54E11" w14:textId="77777777" w:rsidTr="00EF6FC2">
        <w:trPr>
          <w:trHeight w:val="246"/>
        </w:trPr>
        <w:tc>
          <w:tcPr>
            <w:tcW w:w="1925" w:type="dxa"/>
            <w:vAlign w:val="bottom"/>
          </w:tcPr>
          <w:p w14:paraId="39193913" w14:textId="2D448389" w:rsidR="00EF6FC2" w:rsidRDefault="00EF6FC2" w:rsidP="00EF6FC2">
            <w:pPr>
              <w:rPr>
                <w:lang w:val="en-US"/>
              </w:rPr>
            </w:pPr>
            <w:r>
              <w:rPr>
                <w:rFonts w:ascii="Calibri" w:hAnsi="Calibri" w:cs="Calibri"/>
                <w:color w:val="000000"/>
                <w:sz w:val="22"/>
              </w:rPr>
              <w:t>Disyahkan</w:t>
            </w:r>
          </w:p>
        </w:tc>
        <w:tc>
          <w:tcPr>
            <w:tcW w:w="1925" w:type="dxa"/>
            <w:vAlign w:val="bottom"/>
          </w:tcPr>
          <w:p w14:paraId="17AF6C2A" w14:textId="3876F430" w:rsidR="00EF6FC2" w:rsidRDefault="00EF6FC2" w:rsidP="00EF6FC2">
            <w:pPr>
              <w:rPr>
                <w:lang w:val="en-US"/>
              </w:rPr>
            </w:pPr>
            <w:r>
              <w:rPr>
                <w:rFonts w:ascii="Calibri" w:hAnsi="Calibri" w:cs="Calibri"/>
                <w:color w:val="000000"/>
                <w:sz w:val="22"/>
              </w:rPr>
              <w:t>disahkan</w:t>
            </w:r>
          </w:p>
        </w:tc>
      </w:tr>
      <w:tr w:rsidR="00EF6FC2" w14:paraId="371715A9" w14:textId="77777777" w:rsidTr="00EF6FC2">
        <w:trPr>
          <w:trHeight w:val="246"/>
        </w:trPr>
        <w:tc>
          <w:tcPr>
            <w:tcW w:w="1925" w:type="dxa"/>
            <w:vAlign w:val="bottom"/>
          </w:tcPr>
          <w:p w14:paraId="7520AE9A" w14:textId="4682B1F9" w:rsidR="00EF6FC2" w:rsidRDefault="00EF6FC2" w:rsidP="00EF6FC2">
            <w:pPr>
              <w:rPr>
                <w:lang w:val="en-US"/>
              </w:rPr>
            </w:pPr>
            <w:r>
              <w:rPr>
                <w:rFonts w:ascii="Calibri" w:hAnsi="Calibri" w:cs="Calibri"/>
                <w:color w:val="000000"/>
                <w:sz w:val="22"/>
              </w:rPr>
              <w:t>disyahkan</w:t>
            </w:r>
          </w:p>
        </w:tc>
        <w:tc>
          <w:tcPr>
            <w:tcW w:w="1925" w:type="dxa"/>
            <w:vAlign w:val="bottom"/>
          </w:tcPr>
          <w:p w14:paraId="01D72E47" w14:textId="1EF283D0" w:rsidR="00EF6FC2" w:rsidRDefault="00EF6FC2" w:rsidP="00EF6FC2">
            <w:pPr>
              <w:rPr>
                <w:lang w:val="en-US"/>
              </w:rPr>
            </w:pPr>
            <w:r>
              <w:rPr>
                <w:rFonts w:ascii="Calibri" w:hAnsi="Calibri" w:cs="Calibri"/>
                <w:color w:val="000000"/>
                <w:sz w:val="22"/>
              </w:rPr>
              <w:t>disahkan</w:t>
            </w:r>
          </w:p>
        </w:tc>
      </w:tr>
      <w:tr w:rsidR="00EF6FC2" w14:paraId="0CB2F4F5" w14:textId="77777777" w:rsidTr="00EF6FC2">
        <w:trPr>
          <w:trHeight w:val="246"/>
        </w:trPr>
        <w:tc>
          <w:tcPr>
            <w:tcW w:w="1925" w:type="dxa"/>
            <w:vAlign w:val="bottom"/>
          </w:tcPr>
          <w:p w14:paraId="0BA6D342" w14:textId="58B77AAF" w:rsidR="00EF6FC2" w:rsidRDefault="00EF6FC2" w:rsidP="00EF6FC2">
            <w:pPr>
              <w:rPr>
                <w:lang w:val="en-US"/>
              </w:rPr>
            </w:pPr>
            <w:r>
              <w:rPr>
                <w:rFonts w:ascii="Calibri" w:hAnsi="Calibri" w:cs="Calibri"/>
                <w:color w:val="000000"/>
                <w:sz w:val="22"/>
              </w:rPr>
              <w:t>Eksport</w:t>
            </w:r>
          </w:p>
        </w:tc>
        <w:tc>
          <w:tcPr>
            <w:tcW w:w="1925" w:type="dxa"/>
            <w:vAlign w:val="bottom"/>
          </w:tcPr>
          <w:p w14:paraId="1A0353CF" w14:textId="11EA674A" w:rsidR="00EF6FC2" w:rsidRDefault="00EF6FC2" w:rsidP="00EF6FC2">
            <w:pPr>
              <w:rPr>
                <w:lang w:val="en-US"/>
              </w:rPr>
            </w:pPr>
            <w:r>
              <w:rPr>
                <w:rFonts w:ascii="Calibri" w:hAnsi="Calibri" w:cs="Calibri"/>
                <w:color w:val="000000"/>
                <w:sz w:val="22"/>
              </w:rPr>
              <w:t>Ekspor</w:t>
            </w:r>
          </w:p>
        </w:tc>
      </w:tr>
      <w:tr w:rsidR="00EF6FC2" w14:paraId="74AABB90" w14:textId="77777777" w:rsidTr="00EF6FC2">
        <w:trPr>
          <w:trHeight w:val="246"/>
        </w:trPr>
        <w:tc>
          <w:tcPr>
            <w:tcW w:w="1925" w:type="dxa"/>
            <w:vAlign w:val="bottom"/>
          </w:tcPr>
          <w:p w14:paraId="486C1CCA" w14:textId="688941F2" w:rsidR="00EF6FC2" w:rsidRDefault="00EF6FC2" w:rsidP="00EF6FC2">
            <w:pPr>
              <w:rPr>
                <w:lang w:val="en-US"/>
              </w:rPr>
            </w:pPr>
            <w:r>
              <w:rPr>
                <w:rFonts w:ascii="Calibri" w:hAnsi="Calibri" w:cs="Calibri"/>
                <w:color w:val="000000"/>
                <w:sz w:val="22"/>
              </w:rPr>
              <w:t>eksport</w:t>
            </w:r>
          </w:p>
        </w:tc>
        <w:tc>
          <w:tcPr>
            <w:tcW w:w="1925" w:type="dxa"/>
            <w:vAlign w:val="bottom"/>
          </w:tcPr>
          <w:p w14:paraId="76995DA7" w14:textId="74B3C65D" w:rsidR="00EF6FC2" w:rsidRDefault="00EF6FC2" w:rsidP="00EF6FC2">
            <w:pPr>
              <w:rPr>
                <w:lang w:val="en-US"/>
              </w:rPr>
            </w:pPr>
            <w:r>
              <w:rPr>
                <w:rFonts w:ascii="Calibri" w:hAnsi="Calibri" w:cs="Calibri"/>
                <w:color w:val="000000"/>
                <w:sz w:val="22"/>
              </w:rPr>
              <w:t>ekspor</w:t>
            </w:r>
          </w:p>
        </w:tc>
      </w:tr>
      <w:tr w:rsidR="00EF6FC2" w14:paraId="5AF07BE0" w14:textId="77777777" w:rsidTr="00EF6FC2">
        <w:trPr>
          <w:trHeight w:val="246"/>
        </w:trPr>
        <w:tc>
          <w:tcPr>
            <w:tcW w:w="1925" w:type="dxa"/>
            <w:vAlign w:val="bottom"/>
          </w:tcPr>
          <w:p w14:paraId="54EA72BB" w14:textId="2FCDDBBE" w:rsidR="00EF6FC2" w:rsidRDefault="00EF6FC2" w:rsidP="00EF6FC2">
            <w:pPr>
              <w:rPr>
                <w:lang w:val="en-US"/>
              </w:rPr>
            </w:pPr>
            <w:r>
              <w:rPr>
                <w:rFonts w:ascii="Calibri" w:hAnsi="Calibri" w:cs="Calibri"/>
                <w:color w:val="000000"/>
                <w:sz w:val="22"/>
              </w:rPr>
              <w:t>Ekstrim</w:t>
            </w:r>
          </w:p>
        </w:tc>
        <w:tc>
          <w:tcPr>
            <w:tcW w:w="1925" w:type="dxa"/>
            <w:vAlign w:val="bottom"/>
          </w:tcPr>
          <w:p w14:paraId="41404DAB" w14:textId="0773C88A" w:rsidR="00EF6FC2" w:rsidRDefault="00EF6FC2" w:rsidP="00EF6FC2">
            <w:pPr>
              <w:rPr>
                <w:lang w:val="en-US"/>
              </w:rPr>
            </w:pPr>
            <w:r>
              <w:rPr>
                <w:rFonts w:ascii="Calibri" w:hAnsi="Calibri" w:cs="Calibri"/>
                <w:color w:val="000000"/>
                <w:sz w:val="22"/>
              </w:rPr>
              <w:t>ekstrem</w:t>
            </w:r>
          </w:p>
        </w:tc>
      </w:tr>
      <w:tr w:rsidR="00EF6FC2" w14:paraId="47EAF289" w14:textId="77777777" w:rsidTr="00EF6FC2">
        <w:trPr>
          <w:trHeight w:val="246"/>
        </w:trPr>
        <w:tc>
          <w:tcPr>
            <w:tcW w:w="1925" w:type="dxa"/>
            <w:vAlign w:val="bottom"/>
          </w:tcPr>
          <w:p w14:paraId="56CD29A6" w14:textId="7FE118AA" w:rsidR="00EF6FC2" w:rsidRDefault="00EF6FC2" w:rsidP="00EF6FC2">
            <w:pPr>
              <w:rPr>
                <w:lang w:val="en-US"/>
              </w:rPr>
            </w:pPr>
            <w:r>
              <w:rPr>
                <w:rFonts w:ascii="Calibri" w:hAnsi="Calibri" w:cs="Calibri"/>
                <w:color w:val="000000"/>
                <w:sz w:val="22"/>
              </w:rPr>
              <w:t>ekstrim</w:t>
            </w:r>
          </w:p>
        </w:tc>
        <w:tc>
          <w:tcPr>
            <w:tcW w:w="1925" w:type="dxa"/>
            <w:vAlign w:val="bottom"/>
          </w:tcPr>
          <w:p w14:paraId="17C3A704" w14:textId="797C3D59" w:rsidR="00EF6FC2" w:rsidRDefault="00EF6FC2" w:rsidP="00EF6FC2">
            <w:pPr>
              <w:rPr>
                <w:lang w:val="en-US"/>
              </w:rPr>
            </w:pPr>
            <w:r>
              <w:rPr>
                <w:rFonts w:ascii="Calibri" w:hAnsi="Calibri" w:cs="Calibri"/>
                <w:color w:val="000000"/>
                <w:sz w:val="22"/>
              </w:rPr>
              <w:t>ekstrem</w:t>
            </w:r>
          </w:p>
        </w:tc>
      </w:tr>
      <w:tr w:rsidR="00EF6FC2" w14:paraId="632974A6" w14:textId="77777777" w:rsidTr="00EF6FC2">
        <w:trPr>
          <w:trHeight w:val="246"/>
        </w:trPr>
        <w:tc>
          <w:tcPr>
            <w:tcW w:w="1925" w:type="dxa"/>
            <w:vAlign w:val="bottom"/>
          </w:tcPr>
          <w:p w14:paraId="1B674072" w14:textId="2E4A6875" w:rsidR="00EF6FC2" w:rsidRDefault="00EF6FC2" w:rsidP="00EF6FC2">
            <w:pPr>
              <w:rPr>
                <w:lang w:val="en-US"/>
              </w:rPr>
            </w:pPr>
            <w:r>
              <w:rPr>
                <w:rFonts w:ascii="Calibri" w:hAnsi="Calibri" w:cs="Calibri"/>
                <w:color w:val="000000"/>
                <w:sz w:val="22"/>
              </w:rPr>
              <w:t>Ekwivalen</w:t>
            </w:r>
          </w:p>
        </w:tc>
        <w:tc>
          <w:tcPr>
            <w:tcW w:w="1925" w:type="dxa"/>
            <w:vAlign w:val="bottom"/>
          </w:tcPr>
          <w:p w14:paraId="6320249D" w14:textId="77962458" w:rsidR="00EF6FC2" w:rsidRDefault="00EF6FC2" w:rsidP="00EF6FC2">
            <w:pPr>
              <w:rPr>
                <w:lang w:val="en-US"/>
              </w:rPr>
            </w:pPr>
            <w:r>
              <w:rPr>
                <w:rFonts w:ascii="Calibri" w:hAnsi="Calibri" w:cs="Calibri"/>
                <w:color w:val="000000"/>
                <w:sz w:val="22"/>
              </w:rPr>
              <w:t>ekuivalen</w:t>
            </w:r>
          </w:p>
        </w:tc>
      </w:tr>
      <w:tr w:rsidR="00EF6FC2" w14:paraId="7406935D" w14:textId="77777777" w:rsidTr="00EF6FC2">
        <w:trPr>
          <w:trHeight w:val="246"/>
        </w:trPr>
        <w:tc>
          <w:tcPr>
            <w:tcW w:w="1925" w:type="dxa"/>
            <w:vAlign w:val="bottom"/>
          </w:tcPr>
          <w:p w14:paraId="486CE76F" w14:textId="55FD4DFC" w:rsidR="00EF6FC2" w:rsidRDefault="00EF6FC2" w:rsidP="00EF6FC2">
            <w:pPr>
              <w:rPr>
                <w:lang w:val="en-US"/>
              </w:rPr>
            </w:pPr>
            <w:r>
              <w:rPr>
                <w:rFonts w:ascii="Calibri" w:hAnsi="Calibri" w:cs="Calibri"/>
                <w:color w:val="000000"/>
                <w:sz w:val="22"/>
              </w:rPr>
              <w:t>ekwivalen</w:t>
            </w:r>
          </w:p>
        </w:tc>
        <w:tc>
          <w:tcPr>
            <w:tcW w:w="1925" w:type="dxa"/>
            <w:vAlign w:val="bottom"/>
          </w:tcPr>
          <w:p w14:paraId="14F77314" w14:textId="71A5ACDD" w:rsidR="00EF6FC2" w:rsidRDefault="00EF6FC2" w:rsidP="00EF6FC2">
            <w:pPr>
              <w:rPr>
                <w:lang w:val="en-US"/>
              </w:rPr>
            </w:pPr>
            <w:r>
              <w:rPr>
                <w:rFonts w:ascii="Calibri" w:hAnsi="Calibri" w:cs="Calibri"/>
                <w:color w:val="000000"/>
                <w:sz w:val="22"/>
              </w:rPr>
              <w:t>ekuivalen</w:t>
            </w:r>
          </w:p>
        </w:tc>
      </w:tr>
      <w:tr w:rsidR="00EF6FC2" w14:paraId="50F731A8" w14:textId="77777777" w:rsidTr="00EF6FC2">
        <w:trPr>
          <w:trHeight w:val="246"/>
        </w:trPr>
        <w:tc>
          <w:tcPr>
            <w:tcW w:w="1925" w:type="dxa"/>
            <w:vAlign w:val="bottom"/>
          </w:tcPr>
          <w:p w14:paraId="3B505377" w14:textId="7BE57ED6" w:rsidR="00EF6FC2" w:rsidRDefault="00EF6FC2" w:rsidP="00EF6FC2">
            <w:pPr>
              <w:rPr>
                <w:lang w:val="en-US"/>
              </w:rPr>
            </w:pPr>
            <w:r>
              <w:rPr>
                <w:rFonts w:ascii="Calibri" w:hAnsi="Calibri" w:cs="Calibri"/>
                <w:color w:val="000000"/>
                <w:sz w:val="22"/>
              </w:rPr>
              <w:t>Hembus</w:t>
            </w:r>
          </w:p>
        </w:tc>
        <w:tc>
          <w:tcPr>
            <w:tcW w:w="1925" w:type="dxa"/>
            <w:vAlign w:val="bottom"/>
          </w:tcPr>
          <w:p w14:paraId="139EDFAA" w14:textId="2E3FCEF4" w:rsidR="00EF6FC2" w:rsidRDefault="00EF6FC2" w:rsidP="00EF6FC2">
            <w:pPr>
              <w:rPr>
                <w:lang w:val="en-US"/>
              </w:rPr>
            </w:pPr>
            <w:r>
              <w:rPr>
                <w:rFonts w:ascii="Calibri" w:hAnsi="Calibri" w:cs="Calibri"/>
                <w:color w:val="000000"/>
                <w:sz w:val="22"/>
              </w:rPr>
              <w:t>embus</w:t>
            </w:r>
          </w:p>
        </w:tc>
      </w:tr>
      <w:tr w:rsidR="00EF6FC2" w14:paraId="58CE00A0" w14:textId="77777777" w:rsidTr="00EF6FC2">
        <w:trPr>
          <w:trHeight w:val="246"/>
        </w:trPr>
        <w:tc>
          <w:tcPr>
            <w:tcW w:w="1925" w:type="dxa"/>
            <w:vAlign w:val="bottom"/>
          </w:tcPr>
          <w:p w14:paraId="3638DD03" w14:textId="60F3402E" w:rsidR="00EF6FC2" w:rsidRDefault="00EF6FC2" w:rsidP="00EF6FC2">
            <w:pPr>
              <w:rPr>
                <w:lang w:val="en-US"/>
              </w:rPr>
            </w:pPr>
            <w:r>
              <w:rPr>
                <w:rFonts w:ascii="Calibri" w:hAnsi="Calibri" w:cs="Calibri"/>
                <w:color w:val="000000"/>
                <w:sz w:val="22"/>
              </w:rPr>
              <w:t>hembus</w:t>
            </w:r>
          </w:p>
        </w:tc>
        <w:tc>
          <w:tcPr>
            <w:tcW w:w="1925" w:type="dxa"/>
            <w:vAlign w:val="bottom"/>
          </w:tcPr>
          <w:p w14:paraId="3E8393E8" w14:textId="6EF200DF" w:rsidR="00EF6FC2" w:rsidRDefault="00EF6FC2" w:rsidP="00EF6FC2">
            <w:pPr>
              <w:rPr>
                <w:lang w:val="en-US"/>
              </w:rPr>
            </w:pPr>
            <w:r>
              <w:rPr>
                <w:rFonts w:ascii="Calibri" w:hAnsi="Calibri" w:cs="Calibri"/>
                <w:color w:val="000000"/>
                <w:sz w:val="22"/>
              </w:rPr>
              <w:t>embus</w:t>
            </w:r>
          </w:p>
        </w:tc>
      </w:tr>
      <w:tr w:rsidR="00EF6FC2" w14:paraId="6CDDC11D" w14:textId="77777777" w:rsidTr="00EF6FC2">
        <w:trPr>
          <w:trHeight w:val="246"/>
        </w:trPr>
        <w:tc>
          <w:tcPr>
            <w:tcW w:w="1925" w:type="dxa"/>
            <w:vAlign w:val="bottom"/>
          </w:tcPr>
          <w:p w14:paraId="71FACFB1" w14:textId="551854E2" w:rsidR="00EF6FC2" w:rsidRDefault="00EF6FC2" w:rsidP="00EF6FC2">
            <w:pPr>
              <w:rPr>
                <w:lang w:val="en-US"/>
              </w:rPr>
            </w:pPr>
            <w:r>
              <w:rPr>
                <w:rFonts w:ascii="Calibri" w:hAnsi="Calibri" w:cs="Calibri"/>
                <w:color w:val="000000"/>
                <w:sz w:val="22"/>
              </w:rPr>
              <w:t>esei</w:t>
            </w:r>
          </w:p>
        </w:tc>
        <w:tc>
          <w:tcPr>
            <w:tcW w:w="1925" w:type="dxa"/>
            <w:vAlign w:val="bottom"/>
          </w:tcPr>
          <w:p w14:paraId="3DFEA3C6" w14:textId="217D5545" w:rsidR="00EF6FC2" w:rsidRDefault="00EF6FC2" w:rsidP="00EF6FC2">
            <w:pPr>
              <w:rPr>
                <w:lang w:val="en-US"/>
              </w:rPr>
            </w:pPr>
            <w:r>
              <w:rPr>
                <w:rFonts w:ascii="Calibri" w:hAnsi="Calibri" w:cs="Calibri"/>
                <w:color w:val="000000"/>
                <w:sz w:val="22"/>
              </w:rPr>
              <w:t>esai</w:t>
            </w:r>
          </w:p>
        </w:tc>
      </w:tr>
      <w:tr w:rsidR="00EF6FC2" w14:paraId="43A4FF35" w14:textId="77777777" w:rsidTr="00EF6FC2">
        <w:trPr>
          <w:trHeight w:val="246"/>
        </w:trPr>
        <w:tc>
          <w:tcPr>
            <w:tcW w:w="1925" w:type="dxa"/>
            <w:vAlign w:val="bottom"/>
          </w:tcPr>
          <w:p w14:paraId="12465BBE" w14:textId="603CF282" w:rsidR="00EF6FC2" w:rsidRDefault="00EF6FC2" w:rsidP="00EF6FC2">
            <w:pPr>
              <w:rPr>
                <w:lang w:val="en-US"/>
              </w:rPr>
            </w:pPr>
            <w:r>
              <w:rPr>
                <w:rFonts w:ascii="Calibri" w:hAnsi="Calibri" w:cs="Calibri"/>
                <w:color w:val="000000"/>
                <w:sz w:val="22"/>
              </w:rPr>
              <w:t>Pebruari</w:t>
            </w:r>
          </w:p>
        </w:tc>
        <w:tc>
          <w:tcPr>
            <w:tcW w:w="1925" w:type="dxa"/>
            <w:vAlign w:val="bottom"/>
          </w:tcPr>
          <w:p w14:paraId="303A3236" w14:textId="1D305925" w:rsidR="00EF6FC2" w:rsidRDefault="00EF6FC2" w:rsidP="00EF6FC2">
            <w:pPr>
              <w:rPr>
                <w:lang w:val="en-US"/>
              </w:rPr>
            </w:pPr>
            <w:r>
              <w:rPr>
                <w:rFonts w:ascii="Calibri" w:hAnsi="Calibri" w:cs="Calibri"/>
                <w:color w:val="000000"/>
                <w:sz w:val="22"/>
              </w:rPr>
              <w:t>Februari</w:t>
            </w:r>
          </w:p>
        </w:tc>
      </w:tr>
      <w:tr w:rsidR="00EF6FC2" w14:paraId="67E71071" w14:textId="77777777" w:rsidTr="00EF6FC2">
        <w:trPr>
          <w:trHeight w:val="246"/>
        </w:trPr>
        <w:tc>
          <w:tcPr>
            <w:tcW w:w="1925" w:type="dxa"/>
            <w:vAlign w:val="bottom"/>
          </w:tcPr>
          <w:p w14:paraId="2BDF79EF" w14:textId="62D893D7" w:rsidR="00EF6FC2" w:rsidRDefault="00EF6FC2" w:rsidP="00EF6FC2">
            <w:pPr>
              <w:rPr>
                <w:lang w:val="en-US"/>
              </w:rPr>
            </w:pPr>
            <w:r>
              <w:rPr>
                <w:rFonts w:ascii="Calibri" w:hAnsi="Calibri" w:cs="Calibri"/>
                <w:color w:val="000000"/>
                <w:sz w:val="22"/>
              </w:rPr>
              <w:t>pebruari</w:t>
            </w:r>
          </w:p>
        </w:tc>
        <w:tc>
          <w:tcPr>
            <w:tcW w:w="1925" w:type="dxa"/>
            <w:vAlign w:val="bottom"/>
          </w:tcPr>
          <w:p w14:paraId="37558BF5" w14:textId="29AC902D" w:rsidR="00EF6FC2" w:rsidRDefault="00EF6FC2" w:rsidP="00EF6FC2">
            <w:pPr>
              <w:rPr>
                <w:lang w:val="en-US"/>
              </w:rPr>
            </w:pPr>
            <w:r>
              <w:rPr>
                <w:rFonts w:ascii="Calibri" w:hAnsi="Calibri" w:cs="Calibri"/>
                <w:color w:val="000000"/>
                <w:sz w:val="22"/>
              </w:rPr>
              <w:t>Februari</w:t>
            </w:r>
          </w:p>
        </w:tc>
      </w:tr>
      <w:tr w:rsidR="00EF6FC2" w14:paraId="2B7BCC71" w14:textId="77777777" w:rsidTr="00EF6FC2">
        <w:trPr>
          <w:trHeight w:val="246"/>
        </w:trPr>
        <w:tc>
          <w:tcPr>
            <w:tcW w:w="1925" w:type="dxa"/>
            <w:vAlign w:val="bottom"/>
          </w:tcPr>
          <w:p w14:paraId="266EA21C" w14:textId="5C23C57E" w:rsidR="00EF6FC2" w:rsidRDefault="00EF6FC2" w:rsidP="00EF6FC2">
            <w:pPr>
              <w:rPr>
                <w:lang w:val="en-US"/>
              </w:rPr>
            </w:pPr>
            <w:r>
              <w:rPr>
                <w:rFonts w:ascii="Calibri" w:hAnsi="Calibri" w:cs="Calibri"/>
                <w:color w:val="000000"/>
                <w:sz w:val="22"/>
              </w:rPr>
              <w:t>Phiologi</w:t>
            </w:r>
          </w:p>
        </w:tc>
        <w:tc>
          <w:tcPr>
            <w:tcW w:w="1925" w:type="dxa"/>
            <w:vAlign w:val="bottom"/>
          </w:tcPr>
          <w:p w14:paraId="7D4DC497" w14:textId="635C66FC" w:rsidR="00EF6FC2" w:rsidRDefault="00EF6FC2" w:rsidP="00EF6FC2">
            <w:pPr>
              <w:rPr>
                <w:lang w:val="en-US"/>
              </w:rPr>
            </w:pPr>
            <w:r>
              <w:rPr>
                <w:rFonts w:ascii="Calibri" w:hAnsi="Calibri" w:cs="Calibri"/>
                <w:color w:val="000000"/>
                <w:sz w:val="22"/>
              </w:rPr>
              <w:t xml:space="preserve">Fiologi </w:t>
            </w:r>
          </w:p>
        </w:tc>
      </w:tr>
      <w:tr w:rsidR="00EF6FC2" w14:paraId="42211593" w14:textId="77777777" w:rsidTr="00EF6FC2">
        <w:trPr>
          <w:trHeight w:val="246"/>
        </w:trPr>
        <w:tc>
          <w:tcPr>
            <w:tcW w:w="1925" w:type="dxa"/>
            <w:vAlign w:val="bottom"/>
          </w:tcPr>
          <w:p w14:paraId="475EE0FE" w14:textId="6AE7C72F" w:rsidR="00EF6FC2" w:rsidRDefault="00EF6FC2" w:rsidP="00EF6FC2">
            <w:pPr>
              <w:rPr>
                <w:lang w:val="en-US"/>
              </w:rPr>
            </w:pPr>
            <w:r>
              <w:rPr>
                <w:rFonts w:ascii="Calibri" w:hAnsi="Calibri" w:cs="Calibri"/>
                <w:color w:val="000000"/>
                <w:sz w:val="22"/>
              </w:rPr>
              <w:t>phiologi</w:t>
            </w:r>
          </w:p>
        </w:tc>
        <w:tc>
          <w:tcPr>
            <w:tcW w:w="1925" w:type="dxa"/>
            <w:vAlign w:val="bottom"/>
          </w:tcPr>
          <w:p w14:paraId="1DEA573A" w14:textId="58D136A8" w:rsidR="00EF6FC2" w:rsidRDefault="00EF6FC2" w:rsidP="00EF6FC2">
            <w:pPr>
              <w:rPr>
                <w:lang w:val="en-US"/>
              </w:rPr>
            </w:pPr>
            <w:r>
              <w:rPr>
                <w:rFonts w:ascii="Calibri" w:hAnsi="Calibri" w:cs="Calibri"/>
                <w:color w:val="000000"/>
                <w:sz w:val="22"/>
              </w:rPr>
              <w:t xml:space="preserve">Fiologi </w:t>
            </w:r>
          </w:p>
        </w:tc>
      </w:tr>
      <w:tr w:rsidR="00EF6FC2" w14:paraId="627FB4F2" w14:textId="77777777" w:rsidTr="00EF6FC2">
        <w:trPr>
          <w:trHeight w:val="246"/>
        </w:trPr>
        <w:tc>
          <w:tcPr>
            <w:tcW w:w="1925" w:type="dxa"/>
            <w:vAlign w:val="bottom"/>
          </w:tcPr>
          <w:p w14:paraId="0A458983" w14:textId="6D2AAA1D" w:rsidR="00EF6FC2" w:rsidRDefault="00EF6FC2" w:rsidP="00EF6FC2">
            <w:pPr>
              <w:rPr>
                <w:lang w:val="en-US"/>
              </w:rPr>
            </w:pPr>
            <w:r>
              <w:rPr>
                <w:rFonts w:ascii="Calibri" w:hAnsi="Calibri" w:cs="Calibri"/>
                <w:color w:val="000000"/>
                <w:sz w:val="22"/>
              </w:rPr>
              <w:t>Filem</w:t>
            </w:r>
          </w:p>
        </w:tc>
        <w:tc>
          <w:tcPr>
            <w:tcW w:w="1925" w:type="dxa"/>
            <w:vAlign w:val="bottom"/>
          </w:tcPr>
          <w:p w14:paraId="28B929A7" w14:textId="18CD07A2" w:rsidR="00EF6FC2" w:rsidRDefault="00EF6FC2" w:rsidP="00EF6FC2">
            <w:pPr>
              <w:rPr>
                <w:lang w:val="en-US"/>
              </w:rPr>
            </w:pPr>
            <w:r>
              <w:rPr>
                <w:rFonts w:ascii="Calibri" w:hAnsi="Calibri" w:cs="Calibri"/>
                <w:color w:val="000000"/>
                <w:sz w:val="22"/>
              </w:rPr>
              <w:t>Film</w:t>
            </w:r>
          </w:p>
        </w:tc>
      </w:tr>
      <w:tr w:rsidR="00EF6FC2" w14:paraId="1E3E6A55" w14:textId="77777777" w:rsidTr="00EF6FC2">
        <w:trPr>
          <w:trHeight w:val="246"/>
        </w:trPr>
        <w:tc>
          <w:tcPr>
            <w:tcW w:w="1925" w:type="dxa"/>
            <w:vAlign w:val="bottom"/>
          </w:tcPr>
          <w:p w14:paraId="584D9A7A" w14:textId="0CAA9750" w:rsidR="00EF6FC2" w:rsidRDefault="00EF6FC2" w:rsidP="00EF6FC2">
            <w:pPr>
              <w:rPr>
                <w:lang w:val="en-US"/>
              </w:rPr>
            </w:pPr>
            <w:r>
              <w:rPr>
                <w:rFonts w:ascii="Calibri" w:hAnsi="Calibri" w:cs="Calibri"/>
                <w:color w:val="000000"/>
                <w:sz w:val="22"/>
              </w:rPr>
              <w:t>filem</w:t>
            </w:r>
          </w:p>
        </w:tc>
        <w:tc>
          <w:tcPr>
            <w:tcW w:w="1925" w:type="dxa"/>
            <w:vAlign w:val="bottom"/>
          </w:tcPr>
          <w:p w14:paraId="342C301C" w14:textId="077B9A27" w:rsidR="00EF6FC2" w:rsidRDefault="00EF6FC2" w:rsidP="00EF6FC2">
            <w:pPr>
              <w:rPr>
                <w:lang w:val="en-US"/>
              </w:rPr>
            </w:pPr>
            <w:r>
              <w:rPr>
                <w:rFonts w:ascii="Calibri" w:hAnsi="Calibri" w:cs="Calibri"/>
                <w:color w:val="000000"/>
                <w:sz w:val="22"/>
              </w:rPr>
              <w:t>Film</w:t>
            </w:r>
          </w:p>
        </w:tc>
      </w:tr>
      <w:tr w:rsidR="00EF6FC2" w14:paraId="0E670FCF" w14:textId="77777777" w:rsidTr="00EF6FC2">
        <w:trPr>
          <w:trHeight w:val="246"/>
        </w:trPr>
        <w:tc>
          <w:tcPr>
            <w:tcW w:w="1925" w:type="dxa"/>
            <w:vAlign w:val="bottom"/>
          </w:tcPr>
          <w:p w14:paraId="5B81EF48" w14:textId="2BD58596" w:rsidR="00EF6FC2" w:rsidRDefault="00EF6FC2" w:rsidP="00EF6FC2">
            <w:pPr>
              <w:rPr>
                <w:lang w:val="en-US"/>
              </w:rPr>
            </w:pPr>
            <w:r>
              <w:rPr>
                <w:rFonts w:ascii="Calibri" w:hAnsi="Calibri" w:cs="Calibri"/>
                <w:color w:val="000000"/>
                <w:sz w:val="22"/>
              </w:rPr>
              <w:t>Phisik</w:t>
            </w:r>
          </w:p>
        </w:tc>
        <w:tc>
          <w:tcPr>
            <w:tcW w:w="1925" w:type="dxa"/>
            <w:vAlign w:val="bottom"/>
          </w:tcPr>
          <w:p w14:paraId="22C58409" w14:textId="3972A6E8" w:rsidR="00EF6FC2" w:rsidRDefault="00EF6FC2" w:rsidP="00EF6FC2">
            <w:pPr>
              <w:rPr>
                <w:lang w:val="en-US"/>
              </w:rPr>
            </w:pPr>
            <w:r>
              <w:rPr>
                <w:rFonts w:ascii="Calibri" w:hAnsi="Calibri" w:cs="Calibri"/>
                <w:color w:val="000000"/>
                <w:sz w:val="22"/>
              </w:rPr>
              <w:t>fisik</w:t>
            </w:r>
          </w:p>
        </w:tc>
      </w:tr>
      <w:tr w:rsidR="00EF6FC2" w14:paraId="3F1D7016" w14:textId="77777777" w:rsidTr="00EF6FC2">
        <w:trPr>
          <w:trHeight w:val="246"/>
        </w:trPr>
        <w:tc>
          <w:tcPr>
            <w:tcW w:w="1925" w:type="dxa"/>
            <w:vAlign w:val="bottom"/>
          </w:tcPr>
          <w:p w14:paraId="22D63711" w14:textId="7E79DCD5" w:rsidR="00EF6FC2" w:rsidRDefault="00EF6FC2" w:rsidP="00EF6FC2">
            <w:pPr>
              <w:rPr>
                <w:lang w:val="en-US"/>
              </w:rPr>
            </w:pPr>
            <w:r>
              <w:rPr>
                <w:rFonts w:ascii="Calibri" w:hAnsi="Calibri" w:cs="Calibri"/>
                <w:color w:val="000000"/>
                <w:sz w:val="22"/>
              </w:rPr>
              <w:t>phisik</w:t>
            </w:r>
          </w:p>
        </w:tc>
        <w:tc>
          <w:tcPr>
            <w:tcW w:w="1925" w:type="dxa"/>
            <w:vAlign w:val="bottom"/>
          </w:tcPr>
          <w:p w14:paraId="0F0B49DE" w14:textId="2419CD51" w:rsidR="00EF6FC2" w:rsidRDefault="00EF6FC2" w:rsidP="00EF6FC2">
            <w:pPr>
              <w:rPr>
                <w:lang w:val="en-US"/>
              </w:rPr>
            </w:pPr>
            <w:r>
              <w:rPr>
                <w:rFonts w:ascii="Calibri" w:hAnsi="Calibri" w:cs="Calibri"/>
                <w:color w:val="000000"/>
                <w:sz w:val="22"/>
              </w:rPr>
              <w:t>fisik</w:t>
            </w:r>
          </w:p>
        </w:tc>
      </w:tr>
      <w:tr w:rsidR="00EF6FC2" w14:paraId="7F0329F1" w14:textId="77777777" w:rsidTr="00EF6FC2">
        <w:trPr>
          <w:trHeight w:val="246"/>
        </w:trPr>
        <w:tc>
          <w:tcPr>
            <w:tcW w:w="1925" w:type="dxa"/>
            <w:vAlign w:val="bottom"/>
          </w:tcPr>
          <w:p w14:paraId="6761DCCC" w14:textId="0CE672AC" w:rsidR="00EF6FC2" w:rsidRDefault="00EF6FC2" w:rsidP="00EF6FC2">
            <w:pPr>
              <w:rPr>
                <w:lang w:val="en-US"/>
              </w:rPr>
            </w:pPr>
            <w:r>
              <w:rPr>
                <w:rFonts w:ascii="Calibri" w:hAnsi="Calibri" w:cs="Calibri"/>
                <w:color w:val="000000"/>
                <w:sz w:val="22"/>
              </w:rPr>
              <w:t>Photo</w:t>
            </w:r>
          </w:p>
        </w:tc>
        <w:tc>
          <w:tcPr>
            <w:tcW w:w="1925" w:type="dxa"/>
            <w:vAlign w:val="bottom"/>
          </w:tcPr>
          <w:p w14:paraId="30607206" w14:textId="7FC9E694" w:rsidR="00EF6FC2" w:rsidRDefault="00EF6FC2" w:rsidP="00EF6FC2">
            <w:pPr>
              <w:rPr>
                <w:lang w:val="en-US"/>
              </w:rPr>
            </w:pPr>
            <w:r>
              <w:rPr>
                <w:rFonts w:ascii="Calibri" w:hAnsi="Calibri" w:cs="Calibri"/>
                <w:color w:val="000000"/>
                <w:sz w:val="22"/>
              </w:rPr>
              <w:t>Foto</w:t>
            </w:r>
          </w:p>
        </w:tc>
      </w:tr>
      <w:tr w:rsidR="00EF6FC2" w14:paraId="24E6855E" w14:textId="77777777" w:rsidTr="00EF6FC2">
        <w:trPr>
          <w:trHeight w:val="246"/>
        </w:trPr>
        <w:tc>
          <w:tcPr>
            <w:tcW w:w="1925" w:type="dxa"/>
            <w:vAlign w:val="bottom"/>
          </w:tcPr>
          <w:p w14:paraId="376CF39E" w14:textId="7F9FC182" w:rsidR="00EF6FC2" w:rsidRDefault="00EF6FC2" w:rsidP="00EF6FC2">
            <w:pPr>
              <w:rPr>
                <w:lang w:val="en-US"/>
              </w:rPr>
            </w:pPr>
            <w:r>
              <w:rPr>
                <w:rFonts w:ascii="Calibri" w:hAnsi="Calibri" w:cs="Calibri"/>
                <w:color w:val="000000"/>
                <w:sz w:val="22"/>
              </w:rPr>
              <w:t>Photo</w:t>
            </w:r>
          </w:p>
        </w:tc>
        <w:tc>
          <w:tcPr>
            <w:tcW w:w="1925" w:type="dxa"/>
            <w:vAlign w:val="bottom"/>
          </w:tcPr>
          <w:p w14:paraId="69CAD1FB" w14:textId="2ECFA146" w:rsidR="00EF6FC2" w:rsidRDefault="00EF6FC2" w:rsidP="00EF6FC2">
            <w:pPr>
              <w:rPr>
                <w:lang w:val="en-US"/>
              </w:rPr>
            </w:pPr>
            <w:r>
              <w:rPr>
                <w:rFonts w:ascii="Calibri" w:hAnsi="Calibri" w:cs="Calibri"/>
                <w:color w:val="000000"/>
                <w:sz w:val="22"/>
              </w:rPr>
              <w:t>Foto</w:t>
            </w:r>
          </w:p>
        </w:tc>
      </w:tr>
      <w:tr w:rsidR="00EF6FC2" w14:paraId="016B49F4" w14:textId="77777777" w:rsidTr="00EF6FC2">
        <w:trPr>
          <w:trHeight w:val="246"/>
        </w:trPr>
        <w:tc>
          <w:tcPr>
            <w:tcW w:w="1925" w:type="dxa"/>
            <w:vAlign w:val="bottom"/>
          </w:tcPr>
          <w:p w14:paraId="3A97324D" w14:textId="6E6AB672" w:rsidR="00EF6FC2" w:rsidRDefault="00EF6FC2" w:rsidP="00EF6FC2">
            <w:pPr>
              <w:rPr>
                <w:lang w:val="en-US"/>
              </w:rPr>
            </w:pPr>
            <w:r>
              <w:rPr>
                <w:rFonts w:ascii="Calibri" w:hAnsi="Calibri" w:cs="Calibri"/>
                <w:color w:val="000000"/>
                <w:sz w:val="22"/>
              </w:rPr>
              <w:t>frekwensi</w:t>
            </w:r>
          </w:p>
        </w:tc>
        <w:tc>
          <w:tcPr>
            <w:tcW w:w="1925" w:type="dxa"/>
            <w:vAlign w:val="bottom"/>
          </w:tcPr>
          <w:p w14:paraId="557194EE" w14:textId="0EE62037" w:rsidR="00EF6FC2" w:rsidRDefault="00EF6FC2" w:rsidP="00EF6FC2">
            <w:pPr>
              <w:rPr>
                <w:lang w:val="en-US"/>
              </w:rPr>
            </w:pPr>
            <w:r>
              <w:rPr>
                <w:rFonts w:ascii="Calibri" w:hAnsi="Calibri" w:cs="Calibri"/>
                <w:color w:val="000000"/>
                <w:sz w:val="22"/>
              </w:rPr>
              <w:t>Frekuensi</w:t>
            </w:r>
          </w:p>
        </w:tc>
      </w:tr>
      <w:tr w:rsidR="00EF6FC2" w14:paraId="29C7BD11" w14:textId="77777777" w:rsidTr="00EF6FC2">
        <w:trPr>
          <w:trHeight w:val="246"/>
        </w:trPr>
        <w:tc>
          <w:tcPr>
            <w:tcW w:w="1925" w:type="dxa"/>
            <w:vAlign w:val="bottom"/>
          </w:tcPr>
          <w:p w14:paraId="0C00C0CE" w14:textId="2D6E8791" w:rsidR="00EF6FC2" w:rsidRDefault="00EF6FC2" w:rsidP="00EF6FC2">
            <w:pPr>
              <w:rPr>
                <w:lang w:val="en-US"/>
              </w:rPr>
            </w:pPr>
            <w:r>
              <w:rPr>
                <w:rFonts w:ascii="Calibri" w:hAnsi="Calibri" w:cs="Calibri"/>
                <w:color w:val="000000"/>
                <w:sz w:val="22"/>
              </w:rPr>
              <w:t>Frekwensi</w:t>
            </w:r>
          </w:p>
        </w:tc>
        <w:tc>
          <w:tcPr>
            <w:tcW w:w="1925" w:type="dxa"/>
            <w:vAlign w:val="bottom"/>
          </w:tcPr>
          <w:p w14:paraId="13F143EE" w14:textId="04539840" w:rsidR="00EF6FC2" w:rsidRDefault="00EF6FC2" w:rsidP="00EF6FC2">
            <w:pPr>
              <w:rPr>
                <w:lang w:val="en-US"/>
              </w:rPr>
            </w:pPr>
            <w:r>
              <w:rPr>
                <w:rFonts w:ascii="Calibri" w:hAnsi="Calibri" w:cs="Calibri"/>
                <w:color w:val="000000"/>
                <w:sz w:val="22"/>
              </w:rPr>
              <w:t>Frekuensi</w:t>
            </w:r>
          </w:p>
        </w:tc>
      </w:tr>
      <w:tr w:rsidR="00EF6FC2" w14:paraId="34174254" w14:textId="77777777" w:rsidTr="00EF6FC2">
        <w:trPr>
          <w:trHeight w:val="246"/>
        </w:trPr>
        <w:tc>
          <w:tcPr>
            <w:tcW w:w="1925" w:type="dxa"/>
            <w:vAlign w:val="bottom"/>
          </w:tcPr>
          <w:p w14:paraId="6EAD0ED3" w14:textId="1604892C" w:rsidR="00EF6FC2" w:rsidRDefault="00EF6FC2" w:rsidP="00EF6FC2">
            <w:pPr>
              <w:rPr>
                <w:lang w:val="en-US"/>
              </w:rPr>
            </w:pPr>
            <w:r>
              <w:rPr>
                <w:rFonts w:ascii="Calibri" w:hAnsi="Calibri" w:cs="Calibri"/>
                <w:color w:val="000000"/>
                <w:sz w:val="22"/>
              </w:rPr>
              <w:t>Hapal</w:t>
            </w:r>
          </w:p>
        </w:tc>
        <w:tc>
          <w:tcPr>
            <w:tcW w:w="1925" w:type="dxa"/>
            <w:vAlign w:val="bottom"/>
          </w:tcPr>
          <w:p w14:paraId="001EAE74" w14:textId="470F201F" w:rsidR="00EF6FC2" w:rsidRDefault="00EF6FC2" w:rsidP="00EF6FC2">
            <w:pPr>
              <w:rPr>
                <w:lang w:val="en-US"/>
              </w:rPr>
            </w:pPr>
            <w:r>
              <w:rPr>
                <w:rFonts w:ascii="Calibri" w:hAnsi="Calibri" w:cs="Calibri"/>
                <w:color w:val="000000"/>
                <w:sz w:val="22"/>
              </w:rPr>
              <w:t>hafal</w:t>
            </w:r>
          </w:p>
        </w:tc>
      </w:tr>
      <w:tr w:rsidR="00EF6FC2" w14:paraId="322033CA" w14:textId="77777777" w:rsidTr="00EF6FC2">
        <w:trPr>
          <w:trHeight w:val="246"/>
        </w:trPr>
        <w:tc>
          <w:tcPr>
            <w:tcW w:w="1925" w:type="dxa"/>
            <w:vAlign w:val="bottom"/>
          </w:tcPr>
          <w:p w14:paraId="7B584E1B" w14:textId="2A501583" w:rsidR="00EF6FC2" w:rsidRDefault="00EF6FC2" w:rsidP="00EF6FC2">
            <w:pPr>
              <w:rPr>
                <w:lang w:val="en-US"/>
              </w:rPr>
            </w:pPr>
            <w:r>
              <w:rPr>
                <w:rFonts w:ascii="Calibri" w:hAnsi="Calibri" w:cs="Calibri"/>
                <w:color w:val="000000"/>
                <w:sz w:val="22"/>
              </w:rPr>
              <w:t>hapal</w:t>
            </w:r>
          </w:p>
        </w:tc>
        <w:tc>
          <w:tcPr>
            <w:tcW w:w="1925" w:type="dxa"/>
            <w:vAlign w:val="bottom"/>
          </w:tcPr>
          <w:p w14:paraId="05B955E0" w14:textId="5D560AAB" w:rsidR="00EF6FC2" w:rsidRDefault="00EF6FC2" w:rsidP="00EF6FC2">
            <w:pPr>
              <w:rPr>
                <w:lang w:val="en-US"/>
              </w:rPr>
            </w:pPr>
            <w:r>
              <w:rPr>
                <w:rFonts w:ascii="Calibri" w:hAnsi="Calibri" w:cs="Calibri"/>
                <w:color w:val="000000"/>
                <w:sz w:val="22"/>
              </w:rPr>
              <w:t>hafal</w:t>
            </w:r>
          </w:p>
        </w:tc>
      </w:tr>
      <w:tr w:rsidR="00EF6FC2" w14:paraId="3E808E93" w14:textId="77777777" w:rsidTr="00EF6FC2">
        <w:trPr>
          <w:trHeight w:val="246"/>
        </w:trPr>
        <w:tc>
          <w:tcPr>
            <w:tcW w:w="1925" w:type="dxa"/>
            <w:vAlign w:val="bottom"/>
          </w:tcPr>
          <w:p w14:paraId="186F95D1" w14:textId="48E43848" w:rsidR="00EF6FC2" w:rsidRDefault="00EF6FC2" w:rsidP="00EF6FC2">
            <w:pPr>
              <w:rPr>
                <w:lang w:val="en-US"/>
              </w:rPr>
            </w:pPr>
            <w:r>
              <w:rPr>
                <w:rFonts w:ascii="Calibri" w:hAnsi="Calibri" w:cs="Calibri"/>
                <w:color w:val="000000"/>
                <w:sz w:val="22"/>
              </w:rPr>
              <w:t>Hakekat</w:t>
            </w:r>
          </w:p>
        </w:tc>
        <w:tc>
          <w:tcPr>
            <w:tcW w:w="1925" w:type="dxa"/>
            <w:vAlign w:val="bottom"/>
          </w:tcPr>
          <w:p w14:paraId="0BD326B4" w14:textId="76500D27" w:rsidR="00EF6FC2" w:rsidRDefault="00EF6FC2" w:rsidP="00EF6FC2">
            <w:pPr>
              <w:rPr>
                <w:lang w:val="en-US"/>
              </w:rPr>
            </w:pPr>
            <w:r>
              <w:rPr>
                <w:rFonts w:ascii="Calibri" w:hAnsi="Calibri" w:cs="Calibri"/>
                <w:color w:val="000000"/>
                <w:sz w:val="22"/>
              </w:rPr>
              <w:t>Hakikat</w:t>
            </w:r>
          </w:p>
        </w:tc>
      </w:tr>
      <w:tr w:rsidR="00EF6FC2" w14:paraId="7F0D7743" w14:textId="77777777" w:rsidTr="00EF6FC2">
        <w:trPr>
          <w:trHeight w:val="246"/>
        </w:trPr>
        <w:tc>
          <w:tcPr>
            <w:tcW w:w="1925" w:type="dxa"/>
            <w:vAlign w:val="bottom"/>
          </w:tcPr>
          <w:p w14:paraId="64EA664E" w14:textId="781579B1" w:rsidR="00EF6FC2" w:rsidRDefault="00EF6FC2" w:rsidP="00EF6FC2">
            <w:pPr>
              <w:rPr>
                <w:lang w:val="en-US"/>
              </w:rPr>
            </w:pPr>
            <w:r>
              <w:rPr>
                <w:rFonts w:ascii="Calibri" w:hAnsi="Calibri" w:cs="Calibri"/>
                <w:color w:val="000000"/>
                <w:sz w:val="22"/>
              </w:rPr>
              <w:t>hakekat</w:t>
            </w:r>
          </w:p>
        </w:tc>
        <w:tc>
          <w:tcPr>
            <w:tcW w:w="1925" w:type="dxa"/>
            <w:vAlign w:val="bottom"/>
          </w:tcPr>
          <w:p w14:paraId="0F63B46D" w14:textId="6AEA6420" w:rsidR="00EF6FC2" w:rsidRDefault="00EF6FC2" w:rsidP="00EF6FC2">
            <w:pPr>
              <w:rPr>
                <w:lang w:val="en-US"/>
              </w:rPr>
            </w:pPr>
            <w:r>
              <w:rPr>
                <w:rFonts w:ascii="Calibri" w:hAnsi="Calibri" w:cs="Calibri"/>
                <w:color w:val="000000"/>
                <w:sz w:val="22"/>
              </w:rPr>
              <w:t>Hakikat</w:t>
            </w:r>
          </w:p>
        </w:tc>
      </w:tr>
      <w:tr w:rsidR="00EF6FC2" w14:paraId="59E0904A" w14:textId="77777777" w:rsidTr="00EF6FC2">
        <w:trPr>
          <w:trHeight w:val="246"/>
        </w:trPr>
        <w:tc>
          <w:tcPr>
            <w:tcW w:w="1925" w:type="dxa"/>
            <w:vAlign w:val="bottom"/>
          </w:tcPr>
          <w:p w14:paraId="42A531FC" w14:textId="3D0FFDF6" w:rsidR="00EF6FC2" w:rsidRDefault="00EF6FC2" w:rsidP="00EF6FC2">
            <w:pPr>
              <w:rPr>
                <w:lang w:val="en-US"/>
              </w:rPr>
            </w:pPr>
            <w:r>
              <w:rPr>
                <w:rFonts w:ascii="Calibri" w:hAnsi="Calibri" w:cs="Calibri"/>
                <w:color w:val="000000"/>
                <w:sz w:val="22"/>
              </w:rPr>
              <w:t>Hirarki</w:t>
            </w:r>
          </w:p>
        </w:tc>
        <w:tc>
          <w:tcPr>
            <w:tcW w:w="1925" w:type="dxa"/>
            <w:vAlign w:val="bottom"/>
          </w:tcPr>
          <w:p w14:paraId="567B7912" w14:textId="298E9438" w:rsidR="00EF6FC2" w:rsidRDefault="00EF6FC2" w:rsidP="00EF6FC2">
            <w:pPr>
              <w:rPr>
                <w:lang w:val="en-US"/>
              </w:rPr>
            </w:pPr>
            <w:r>
              <w:rPr>
                <w:rFonts w:ascii="Calibri" w:hAnsi="Calibri" w:cs="Calibri"/>
                <w:color w:val="000000"/>
                <w:sz w:val="22"/>
              </w:rPr>
              <w:t>Hierarki</w:t>
            </w:r>
          </w:p>
        </w:tc>
      </w:tr>
      <w:tr w:rsidR="00EF6FC2" w14:paraId="3BE8E2D9" w14:textId="77777777" w:rsidTr="00EF6FC2">
        <w:trPr>
          <w:trHeight w:val="246"/>
        </w:trPr>
        <w:tc>
          <w:tcPr>
            <w:tcW w:w="1925" w:type="dxa"/>
            <w:vAlign w:val="bottom"/>
          </w:tcPr>
          <w:p w14:paraId="170C3E2D" w14:textId="5DD8F79E" w:rsidR="00EF6FC2" w:rsidRDefault="00EF6FC2" w:rsidP="00EF6FC2">
            <w:pPr>
              <w:rPr>
                <w:lang w:val="en-US"/>
              </w:rPr>
            </w:pPr>
            <w:r>
              <w:rPr>
                <w:rFonts w:ascii="Calibri" w:hAnsi="Calibri" w:cs="Calibri"/>
                <w:color w:val="000000"/>
                <w:sz w:val="22"/>
              </w:rPr>
              <w:t>Hipotesa</w:t>
            </w:r>
          </w:p>
        </w:tc>
        <w:tc>
          <w:tcPr>
            <w:tcW w:w="1925" w:type="dxa"/>
            <w:vAlign w:val="bottom"/>
          </w:tcPr>
          <w:p w14:paraId="4BBA0F47" w14:textId="67A048FB" w:rsidR="00EF6FC2" w:rsidRDefault="00EF6FC2" w:rsidP="00EF6FC2">
            <w:pPr>
              <w:rPr>
                <w:lang w:val="en-US"/>
              </w:rPr>
            </w:pPr>
            <w:r>
              <w:rPr>
                <w:rFonts w:ascii="Calibri" w:hAnsi="Calibri" w:cs="Calibri"/>
                <w:color w:val="000000"/>
                <w:sz w:val="22"/>
              </w:rPr>
              <w:t>Hipotesis</w:t>
            </w:r>
          </w:p>
        </w:tc>
      </w:tr>
    </w:tbl>
    <w:p w14:paraId="7BE771A3" w14:textId="775D9EA4" w:rsidR="00A36737" w:rsidRDefault="004326FD" w:rsidP="00A36737">
      <w:pPr>
        <w:rPr>
          <w:lang w:val="en-US"/>
        </w:rPr>
      </w:pPr>
      <w:r>
        <w:rPr>
          <w:lang w:val="en-US"/>
        </w:rPr>
        <w:t xml:space="preserve">LAMPIRAN 2: Daftar Kata </w:t>
      </w:r>
      <w:r w:rsidR="00EF6FC2">
        <w:rPr>
          <w:lang w:val="en-US"/>
        </w:rPr>
        <w:t>Normalisasi</w:t>
      </w:r>
    </w:p>
    <w:tbl>
      <w:tblPr>
        <w:tblStyle w:val="TableGrid"/>
        <w:tblW w:w="0" w:type="auto"/>
        <w:tblLook w:val="04A0" w:firstRow="1" w:lastRow="0" w:firstColumn="1" w:lastColumn="0" w:noHBand="0" w:noVBand="1"/>
      </w:tblPr>
      <w:tblGrid>
        <w:gridCol w:w="1925"/>
        <w:gridCol w:w="1925"/>
      </w:tblGrid>
      <w:tr w:rsidR="00EF6FC2" w14:paraId="45317631" w14:textId="77777777" w:rsidTr="00EF6FC2">
        <w:trPr>
          <w:trHeight w:val="257"/>
        </w:trPr>
        <w:tc>
          <w:tcPr>
            <w:tcW w:w="1925" w:type="dxa"/>
          </w:tcPr>
          <w:p w14:paraId="5772D451" w14:textId="05206E70" w:rsidR="00EF6FC2" w:rsidRPr="00EF6FC2" w:rsidRDefault="00EF6FC2" w:rsidP="00EF6FC2">
            <w:pPr>
              <w:jc w:val="center"/>
              <w:rPr>
                <w:b/>
                <w:bCs/>
                <w:lang w:val="en-US"/>
              </w:rPr>
            </w:pPr>
            <w:r w:rsidRPr="00EF6FC2">
              <w:rPr>
                <w:b/>
                <w:bCs/>
                <w:lang w:val="en-US"/>
              </w:rPr>
              <w:t>Sebelum</w:t>
            </w:r>
          </w:p>
        </w:tc>
        <w:tc>
          <w:tcPr>
            <w:tcW w:w="1925" w:type="dxa"/>
          </w:tcPr>
          <w:p w14:paraId="6B480695" w14:textId="56026535" w:rsidR="00EF6FC2" w:rsidRPr="00EF6FC2" w:rsidRDefault="00EF6FC2" w:rsidP="00EF6FC2">
            <w:pPr>
              <w:jc w:val="center"/>
              <w:rPr>
                <w:b/>
                <w:bCs/>
                <w:lang w:val="en-US"/>
              </w:rPr>
            </w:pPr>
            <w:r w:rsidRPr="00EF6FC2">
              <w:rPr>
                <w:b/>
                <w:bCs/>
                <w:lang w:val="en-US"/>
              </w:rPr>
              <w:t>Sesudah</w:t>
            </w:r>
          </w:p>
        </w:tc>
      </w:tr>
      <w:tr w:rsidR="00EF6FC2" w14:paraId="1E01D84E" w14:textId="77777777" w:rsidTr="00EF6FC2">
        <w:trPr>
          <w:trHeight w:val="246"/>
        </w:trPr>
        <w:tc>
          <w:tcPr>
            <w:tcW w:w="1925" w:type="dxa"/>
          </w:tcPr>
          <w:p w14:paraId="15901D94" w14:textId="4F649857" w:rsidR="00EF6FC2" w:rsidRDefault="00EF6FC2" w:rsidP="00EF6FC2">
            <w:pPr>
              <w:rPr>
                <w:lang w:val="en-US"/>
              </w:rPr>
            </w:pPr>
            <w:r w:rsidRPr="00687CF7">
              <w:t>aktip</w:t>
            </w:r>
          </w:p>
        </w:tc>
        <w:tc>
          <w:tcPr>
            <w:tcW w:w="1925" w:type="dxa"/>
          </w:tcPr>
          <w:p w14:paraId="54CB8032" w14:textId="61351453" w:rsidR="00EF6FC2" w:rsidRDefault="00EF6FC2" w:rsidP="00EF6FC2">
            <w:pPr>
              <w:rPr>
                <w:lang w:val="en-US"/>
              </w:rPr>
            </w:pPr>
            <w:r w:rsidRPr="00687CF7">
              <w:t>aktif</w:t>
            </w:r>
          </w:p>
        </w:tc>
      </w:tr>
      <w:tr w:rsidR="00EF6FC2" w14:paraId="572BD59B" w14:textId="77777777" w:rsidTr="00EF6FC2">
        <w:trPr>
          <w:trHeight w:val="246"/>
        </w:trPr>
        <w:tc>
          <w:tcPr>
            <w:tcW w:w="1925" w:type="dxa"/>
          </w:tcPr>
          <w:p w14:paraId="79E8A9F1" w14:textId="4C59A25F" w:rsidR="00EF6FC2" w:rsidRDefault="00EF6FC2" w:rsidP="00EF6FC2">
            <w:pPr>
              <w:rPr>
                <w:lang w:val="en-US"/>
              </w:rPr>
            </w:pPr>
            <w:r w:rsidRPr="00687CF7">
              <w:t>aktifitas</w:t>
            </w:r>
          </w:p>
        </w:tc>
        <w:tc>
          <w:tcPr>
            <w:tcW w:w="1925" w:type="dxa"/>
          </w:tcPr>
          <w:p w14:paraId="6DCC7184" w14:textId="25B6F7C5" w:rsidR="00EF6FC2" w:rsidRDefault="00EF6FC2" w:rsidP="00EF6FC2">
            <w:pPr>
              <w:rPr>
                <w:lang w:val="en-US"/>
              </w:rPr>
            </w:pPr>
            <w:r w:rsidRPr="00687CF7">
              <w:t>aktivitas</w:t>
            </w:r>
          </w:p>
        </w:tc>
      </w:tr>
      <w:tr w:rsidR="00EF6FC2" w14:paraId="27FC5113" w14:textId="77777777" w:rsidTr="00EF6FC2">
        <w:trPr>
          <w:trHeight w:val="246"/>
        </w:trPr>
        <w:tc>
          <w:tcPr>
            <w:tcW w:w="1925" w:type="dxa"/>
          </w:tcPr>
          <w:p w14:paraId="38925DF3" w14:textId="774C1190" w:rsidR="00EF6FC2" w:rsidRDefault="00EF6FC2" w:rsidP="00EF6FC2">
            <w:pPr>
              <w:rPr>
                <w:lang w:val="en-US"/>
              </w:rPr>
            </w:pPr>
            <w:r w:rsidRPr="00687CF7">
              <w:t>Apotik</w:t>
            </w:r>
          </w:p>
        </w:tc>
        <w:tc>
          <w:tcPr>
            <w:tcW w:w="1925" w:type="dxa"/>
          </w:tcPr>
          <w:p w14:paraId="622B08C5" w14:textId="3C4AA8B7" w:rsidR="00EF6FC2" w:rsidRDefault="00EF6FC2" w:rsidP="00EF6FC2">
            <w:pPr>
              <w:rPr>
                <w:lang w:val="en-US"/>
              </w:rPr>
            </w:pPr>
            <w:r w:rsidRPr="00687CF7">
              <w:t>Apotek</w:t>
            </w:r>
          </w:p>
        </w:tc>
      </w:tr>
      <w:tr w:rsidR="00EF6FC2" w14:paraId="60CE583C" w14:textId="77777777" w:rsidTr="00EF6FC2">
        <w:trPr>
          <w:trHeight w:val="246"/>
        </w:trPr>
        <w:tc>
          <w:tcPr>
            <w:tcW w:w="1925" w:type="dxa"/>
          </w:tcPr>
          <w:p w14:paraId="45FCA436" w14:textId="1737416F" w:rsidR="00EF6FC2" w:rsidRDefault="00EF6FC2" w:rsidP="00EF6FC2">
            <w:pPr>
              <w:rPr>
                <w:lang w:val="en-US"/>
              </w:rPr>
            </w:pPr>
            <w:r w:rsidRPr="00687CF7">
              <w:t>apotik</w:t>
            </w:r>
          </w:p>
        </w:tc>
        <w:tc>
          <w:tcPr>
            <w:tcW w:w="1925" w:type="dxa"/>
          </w:tcPr>
          <w:p w14:paraId="08347DE4" w14:textId="3DD607B5" w:rsidR="00EF6FC2" w:rsidRDefault="00EF6FC2" w:rsidP="00EF6FC2">
            <w:pPr>
              <w:rPr>
                <w:lang w:val="en-US"/>
              </w:rPr>
            </w:pPr>
            <w:r w:rsidRPr="00687CF7">
              <w:t>Apotek</w:t>
            </w:r>
          </w:p>
        </w:tc>
      </w:tr>
      <w:tr w:rsidR="00EF6FC2" w14:paraId="40B761DD" w14:textId="77777777" w:rsidTr="00EF6FC2">
        <w:trPr>
          <w:trHeight w:val="246"/>
        </w:trPr>
        <w:tc>
          <w:tcPr>
            <w:tcW w:w="1925" w:type="dxa"/>
          </w:tcPr>
          <w:p w14:paraId="7B89DC2C" w14:textId="56F27010" w:rsidR="00EF6FC2" w:rsidRDefault="00EF6FC2" w:rsidP="00EF6FC2">
            <w:pPr>
              <w:rPr>
                <w:lang w:val="en-US"/>
              </w:rPr>
            </w:pPr>
            <w:r w:rsidRPr="00687CF7">
              <w:t>analisa</w:t>
            </w:r>
          </w:p>
        </w:tc>
        <w:tc>
          <w:tcPr>
            <w:tcW w:w="1925" w:type="dxa"/>
          </w:tcPr>
          <w:p w14:paraId="72D06B75" w14:textId="2DC1F054" w:rsidR="00EF6FC2" w:rsidRDefault="00EF6FC2" w:rsidP="00EF6FC2">
            <w:pPr>
              <w:rPr>
                <w:lang w:val="en-US"/>
              </w:rPr>
            </w:pPr>
            <w:r w:rsidRPr="00687CF7">
              <w:t>analisis</w:t>
            </w:r>
          </w:p>
        </w:tc>
      </w:tr>
      <w:tr w:rsidR="00EF6FC2" w14:paraId="1559E423" w14:textId="77777777" w:rsidTr="00EF6FC2">
        <w:trPr>
          <w:trHeight w:val="246"/>
        </w:trPr>
        <w:tc>
          <w:tcPr>
            <w:tcW w:w="1925" w:type="dxa"/>
          </w:tcPr>
          <w:p w14:paraId="0BD5659F" w14:textId="042D8A2E" w:rsidR="00EF6FC2" w:rsidRDefault="00EF6FC2" w:rsidP="00EF6FC2">
            <w:pPr>
              <w:rPr>
                <w:lang w:val="en-US"/>
              </w:rPr>
            </w:pPr>
            <w:r w:rsidRPr="00687CF7">
              <w:t>azas</w:t>
            </w:r>
          </w:p>
        </w:tc>
        <w:tc>
          <w:tcPr>
            <w:tcW w:w="1925" w:type="dxa"/>
          </w:tcPr>
          <w:p w14:paraId="14A83DDC" w14:textId="621ABB02" w:rsidR="00EF6FC2" w:rsidRDefault="00EF6FC2" w:rsidP="00EF6FC2">
            <w:pPr>
              <w:rPr>
                <w:lang w:val="en-US"/>
              </w:rPr>
            </w:pPr>
            <w:r w:rsidRPr="00687CF7">
              <w:t>asas</w:t>
            </w:r>
          </w:p>
        </w:tc>
      </w:tr>
      <w:tr w:rsidR="00EF6FC2" w14:paraId="327C7DCB" w14:textId="77777777" w:rsidTr="00EF6FC2">
        <w:trPr>
          <w:trHeight w:val="246"/>
        </w:trPr>
        <w:tc>
          <w:tcPr>
            <w:tcW w:w="1925" w:type="dxa"/>
          </w:tcPr>
          <w:p w14:paraId="688194E8" w14:textId="368533B0" w:rsidR="00EF6FC2" w:rsidRDefault="00EF6FC2" w:rsidP="00EF6FC2">
            <w:pPr>
              <w:rPr>
                <w:lang w:val="en-US"/>
              </w:rPr>
            </w:pPr>
            <w:r w:rsidRPr="00687CF7">
              <w:t>Azas</w:t>
            </w:r>
          </w:p>
        </w:tc>
        <w:tc>
          <w:tcPr>
            <w:tcW w:w="1925" w:type="dxa"/>
          </w:tcPr>
          <w:p w14:paraId="4E3A6D36" w14:textId="2F1CB95C" w:rsidR="00EF6FC2" w:rsidRDefault="00EF6FC2" w:rsidP="00EF6FC2">
            <w:pPr>
              <w:rPr>
                <w:lang w:val="en-US"/>
              </w:rPr>
            </w:pPr>
            <w:r w:rsidRPr="00687CF7">
              <w:t>asas</w:t>
            </w:r>
          </w:p>
        </w:tc>
      </w:tr>
      <w:tr w:rsidR="00EF6FC2" w14:paraId="3F44649C" w14:textId="77777777" w:rsidTr="00EF6FC2">
        <w:trPr>
          <w:trHeight w:val="246"/>
        </w:trPr>
        <w:tc>
          <w:tcPr>
            <w:tcW w:w="1925" w:type="dxa"/>
          </w:tcPr>
          <w:p w14:paraId="498000BB" w14:textId="7BFFD0C4" w:rsidR="00EF6FC2" w:rsidRDefault="00EF6FC2" w:rsidP="00EF6FC2">
            <w:pPr>
              <w:rPr>
                <w:lang w:val="en-US"/>
              </w:rPr>
            </w:pPr>
            <w:r w:rsidRPr="00687CF7">
              <w:t>atlit</w:t>
            </w:r>
          </w:p>
        </w:tc>
        <w:tc>
          <w:tcPr>
            <w:tcW w:w="1925" w:type="dxa"/>
          </w:tcPr>
          <w:p w14:paraId="4EA8DD73" w14:textId="1FF8E0F2" w:rsidR="00EF6FC2" w:rsidRDefault="00EF6FC2" w:rsidP="00EF6FC2">
            <w:pPr>
              <w:rPr>
                <w:lang w:val="en-US"/>
              </w:rPr>
            </w:pPr>
            <w:r w:rsidRPr="00687CF7">
              <w:t>Atlet</w:t>
            </w:r>
          </w:p>
        </w:tc>
      </w:tr>
      <w:tr w:rsidR="00EF6FC2" w14:paraId="21DFCE3C" w14:textId="77777777" w:rsidTr="00EF6FC2">
        <w:trPr>
          <w:trHeight w:val="246"/>
        </w:trPr>
        <w:tc>
          <w:tcPr>
            <w:tcW w:w="1925" w:type="dxa"/>
          </w:tcPr>
          <w:p w14:paraId="2A5C3A35" w14:textId="29DA7391" w:rsidR="00EF6FC2" w:rsidRDefault="00EF6FC2" w:rsidP="00EF6FC2">
            <w:pPr>
              <w:rPr>
                <w:lang w:val="en-US"/>
              </w:rPr>
            </w:pPr>
            <w:r w:rsidRPr="00687CF7">
              <w:t>Atlit</w:t>
            </w:r>
          </w:p>
        </w:tc>
        <w:tc>
          <w:tcPr>
            <w:tcW w:w="1925" w:type="dxa"/>
          </w:tcPr>
          <w:p w14:paraId="2F31BB00" w14:textId="3C903860" w:rsidR="00EF6FC2" w:rsidRDefault="00EF6FC2" w:rsidP="00EF6FC2">
            <w:pPr>
              <w:rPr>
                <w:lang w:val="en-US"/>
              </w:rPr>
            </w:pPr>
            <w:r w:rsidRPr="00687CF7">
              <w:t>Atlet</w:t>
            </w:r>
          </w:p>
        </w:tc>
      </w:tr>
      <w:tr w:rsidR="00EF6FC2" w14:paraId="4E2BB488" w14:textId="77777777" w:rsidTr="00EF6FC2">
        <w:trPr>
          <w:trHeight w:val="246"/>
        </w:trPr>
        <w:tc>
          <w:tcPr>
            <w:tcW w:w="1925" w:type="dxa"/>
          </w:tcPr>
          <w:p w14:paraId="5EB44065" w14:textId="03CF8548" w:rsidR="00EF6FC2" w:rsidRDefault="00EF6FC2" w:rsidP="00EF6FC2">
            <w:pPr>
              <w:rPr>
                <w:lang w:val="en-US"/>
              </w:rPr>
            </w:pPr>
            <w:r w:rsidRPr="00687CF7">
              <w:t>Antri</w:t>
            </w:r>
          </w:p>
        </w:tc>
        <w:tc>
          <w:tcPr>
            <w:tcW w:w="1925" w:type="dxa"/>
          </w:tcPr>
          <w:p w14:paraId="4417552F" w14:textId="4B38DCCB" w:rsidR="00EF6FC2" w:rsidRDefault="00EF6FC2" w:rsidP="00EF6FC2">
            <w:pPr>
              <w:rPr>
                <w:lang w:val="en-US"/>
              </w:rPr>
            </w:pPr>
            <w:r w:rsidRPr="00687CF7">
              <w:t xml:space="preserve">antre </w:t>
            </w:r>
          </w:p>
        </w:tc>
      </w:tr>
      <w:tr w:rsidR="00EF6FC2" w14:paraId="313DABC8" w14:textId="77777777" w:rsidTr="00EF6FC2">
        <w:trPr>
          <w:trHeight w:val="246"/>
        </w:trPr>
        <w:tc>
          <w:tcPr>
            <w:tcW w:w="1925" w:type="dxa"/>
          </w:tcPr>
          <w:p w14:paraId="1304745E" w14:textId="5F7B3614" w:rsidR="00EF6FC2" w:rsidRDefault="00EF6FC2" w:rsidP="00EF6FC2">
            <w:pPr>
              <w:rPr>
                <w:lang w:val="en-US"/>
              </w:rPr>
            </w:pPr>
            <w:r w:rsidRPr="00687CF7">
              <w:t>antri</w:t>
            </w:r>
          </w:p>
        </w:tc>
        <w:tc>
          <w:tcPr>
            <w:tcW w:w="1925" w:type="dxa"/>
          </w:tcPr>
          <w:p w14:paraId="2CF0E994" w14:textId="14D69168" w:rsidR="00EF6FC2" w:rsidRDefault="00EF6FC2" w:rsidP="00EF6FC2">
            <w:pPr>
              <w:rPr>
                <w:lang w:val="en-US"/>
              </w:rPr>
            </w:pPr>
            <w:r w:rsidRPr="00687CF7">
              <w:t xml:space="preserve">antre </w:t>
            </w:r>
          </w:p>
        </w:tc>
      </w:tr>
      <w:tr w:rsidR="00EF6FC2" w14:paraId="67F5F6A8" w14:textId="77777777" w:rsidTr="00EF6FC2">
        <w:trPr>
          <w:trHeight w:val="246"/>
        </w:trPr>
        <w:tc>
          <w:tcPr>
            <w:tcW w:w="1925" w:type="dxa"/>
          </w:tcPr>
          <w:p w14:paraId="49655B0A" w14:textId="06950B17" w:rsidR="00EF6FC2" w:rsidRDefault="00EF6FC2" w:rsidP="00EF6FC2">
            <w:pPr>
              <w:rPr>
                <w:lang w:val="en-US"/>
              </w:rPr>
            </w:pPr>
            <w:r w:rsidRPr="00687CF7">
              <w:t>Atmosfir</w:t>
            </w:r>
          </w:p>
        </w:tc>
        <w:tc>
          <w:tcPr>
            <w:tcW w:w="1925" w:type="dxa"/>
          </w:tcPr>
          <w:p w14:paraId="506258D0" w14:textId="1ED72FB3" w:rsidR="00EF6FC2" w:rsidRDefault="00EF6FC2" w:rsidP="00EF6FC2">
            <w:pPr>
              <w:rPr>
                <w:lang w:val="en-US"/>
              </w:rPr>
            </w:pPr>
            <w:r w:rsidRPr="00687CF7">
              <w:t>Atmosfer</w:t>
            </w:r>
          </w:p>
        </w:tc>
      </w:tr>
      <w:tr w:rsidR="00EF6FC2" w14:paraId="0A86ACA8" w14:textId="77777777" w:rsidTr="00EF6FC2">
        <w:trPr>
          <w:trHeight w:val="246"/>
        </w:trPr>
        <w:tc>
          <w:tcPr>
            <w:tcW w:w="1925" w:type="dxa"/>
          </w:tcPr>
          <w:p w14:paraId="01F9D193" w14:textId="404D9E4C" w:rsidR="00EF6FC2" w:rsidRDefault="00EF6FC2" w:rsidP="00EF6FC2">
            <w:pPr>
              <w:rPr>
                <w:lang w:val="en-US"/>
              </w:rPr>
            </w:pPr>
            <w:r w:rsidRPr="00687CF7">
              <w:t>atmosfir</w:t>
            </w:r>
          </w:p>
        </w:tc>
        <w:tc>
          <w:tcPr>
            <w:tcW w:w="1925" w:type="dxa"/>
          </w:tcPr>
          <w:p w14:paraId="67E9AC5F" w14:textId="7CBEB341" w:rsidR="00EF6FC2" w:rsidRDefault="00EF6FC2" w:rsidP="00EF6FC2">
            <w:pPr>
              <w:rPr>
                <w:lang w:val="en-US"/>
              </w:rPr>
            </w:pPr>
            <w:r w:rsidRPr="00687CF7">
              <w:t>Atmosfer</w:t>
            </w:r>
          </w:p>
        </w:tc>
      </w:tr>
      <w:tr w:rsidR="00EF6FC2" w14:paraId="684DD2EB" w14:textId="77777777" w:rsidTr="00EF6FC2">
        <w:trPr>
          <w:trHeight w:val="246"/>
        </w:trPr>
        <w:tc>
          <w:tcPr>
            <w:tcW w:w="1925" w:type="dxa"/>
          </w:tcPr>
          <w:p w14:paraId="0F01A8A6" w14:textId="3AEFC929" w:rsidR="00EF6FC2" w:rsidRDefault="00EF6FC2" w:rsidP="00EF6FC2">
            <w:pPr>
              <w:rPr>
                <w:lang w:val="en-US"/>
              </w:rPr>
            </w:pPr>
            <w:r w:rsidRPr="00687CF7">
              <w:t>Erobik</w:t>
            </w:r>
          </w:p>
        </w:tc>
        <w:tc>
          <w:tcPr>
            <w:tcW w:w="1925" w:type="dxa"/>
          </w:tcPr>
          <w:p w14:paraId="4DAFB209" w14:textId="1C05102D" w:rsidR="00EF6FC2" w:rsidRDefault="00EF6FC2" w:rsidP="00EF6FC2">
            <w:pPr>
              <w:rPr>
                <w:lang w:val="en-US"/>
              </w:rPr>
            </w:pPr>
            <w:r w:rsidRPr="00687CF7">
              <w:t>Aerobic</w:t>
            </w:r>
          </w:p>
        </w:tc>
      </w:tr>
      <w:tr w:rsidR="00EF6FC2" w14:paraId="45237D45" w14:textId="77777777" w:rsidTr="00EF6FC2">
        <w:trPr>
          <w:trHeight w:val="246"/>
        </w:trPr>
        <w:tc>
          <w:tcPr>
            <w:tcW w:w="1925" w:type="dxa"/>
          </w:tcPr>
          <w:p w14:paraId="67BCE3E5" w14:textId="094A3F81" w:rsidR="00EF6FC2" w:rsidRDefault="00EF6FC2" w:rsidP="00EF6FC2">
            <w:pPr>
              <w:rPr>
                <w:lang w:val="en-US"/>
              </w:rPr>
            </w:pPr>
            <w:r w:rsidRPr="00687CF7">
              <w:t>erobik</w:t>
            </w:r>
          </w:p>
        </w:tc>
        <w:tc>
          <w:tcPr>
            <w:tcW w:w="1925" w:type="dxa"/>
          </w:tcPr>
          <w:p w14:paraId="547FC7DE" w14:textId="0072F156" w:rsidR="00EF6FC2" w:rsidRDefault="00EF6FC2" w:rsidP="00EF6FC2">
            <w:pPr>
              <w:rPr>
                <w:lang w:val="en-US"/>
              </w:rPr>
            </w:pPr>
            <w:r w:rsidRPr="00687CF7">
              <w:t>Aerobic</w:t>
            </w:r>
          </w:p>
        </w:tc>
      </w:tr>
      <w:tr w:rsidR="00EF6FC2" w14:paraId="218D34EF" w14:textId="77777777" w:rsidTr="00EF6FC2">
        <w:trPr>
          <w:trHeight w:val="246"/>
        </w:trPr>
        <w:tc>
          <w:tcPr>
            <w:tcW w:w="1925" w:type="dxa"/>
          </w:tcPr>
          <w:p w14:paraId="503BEE2B" w14:textId="54A12FEE" w:rsidR="00EF6FC2" w:rsidRDefault="00EF6FC2" w:rsidP="00EF6FC2">
            <w:pPr>
              <w:rPr>
                <w:lang w:val="en-US"/>
              </w:rPr>
            </w:pPr>
            <w:r w:rsidRPr="00687CF7">
              <w:t>ahir</w:t>
            </w:r>
          </w:p>
        </w:tc>
        <w:tc>
          <w:tcPr>
            <w:tcW w:w="1925" w:type="dxa"/>
          </w:tcPr>
          <w:p w14:paraId="262CD8FD" w14:textId="46B8A670" w:rsidR="00EF6FC2" w:rsidRDefault="00EF6FC2" w:rsidP="00EF6FC2">
            <w:pPr>
              <w:rPr>
                <w:lang w:val="en-US"/>
              </w:rPr>
            </w:pPr>
            <w:r w:rsidRPr="00687CF7">
              <w:t>akhir</w:t>
            </w:r>
          </w:p>
        </w:tc>
      </w:tr>
      <w:tr w:rsidR="00EF6FC2" w14:paraId="62417E11" w14:textId="77777777" w:rsidTr="00EF6FC2">
        <w:trPr>
          <w:trHeight w:val="246"/>
        </w:trPr>
        <w:tc>
          <w:tcPr>
            <w:tcW w:w="1925" w:type="dxa"/>
          </w:tcPr>
          <w:p w14:paraId="5C0868F4" w14:textId="34D5E7FC" w:rsidR="00EF6FC2" w:rsidRDefault="00EF6FC2" w:rsidP="00EF6FC2">
            <w:pPr>
              <w:rPr>
                <w:lang w:val="en-US"/>
              </w:rPr>
            </w:pPr>
            <w:r w:rsidRPr="00687CF7">
              <w:t>Ahir</w:t>
            </w:r>
          </w:p>
        </w:tc>
        <w:tc>
          <w:tcPr>
            <w:tcW w:w="1925" w:type="dxa"/>
          </w:tcPr>
          <w:p w14:paraId="49AF3999" w14:textId="0D318B76" w:rsidR="00EF6FC2" w:rsidRDefault="00EF6FC2" w:rsidP="00EF6FC2">
            <w:pPr>
              <w:rPr>
                <w:lang w:val="en-US"/>
              </w:rPr>
            </w:pPr>
            <w:r w:rsidRPr="00687CF7">
              <w:t>akhir</w:t>
            </w:r>
          </w:p>
        </w:tc>
      </w:tr>
      <w:tr w:rsidR="00EF6FC2" w14:paraId="1154935A" w14:textId="77777777" w:rsidTr="00EF6FC2">
        <w:trPr>
          <w:trHeight w:val="246"/>
        </w:trPr>
        <w:tc>
          <w:tcPr>
            <w:tcW w:w="1925" w:type="dxa"/>
          </w:tcPr>
          <w:p w14:paraId="647CE2DF" w14:textId="40BFEA56" w:rsidR="00EF6FC2" w:rsidRDefault="00EF6FC2" w:rsidP="00EF6FC2">
            <w:pPr>
              <w:rPr>
                <w:lang w:val="en-US"/>
              </w:rPr>
            </w:pPr>
            <w:r w:rsidRPr="00687CF7">
              <w:t>antar-instansi</w:t>
            </w:r>
          </w:p>
        </w:tc>
        <w:tc>
          <w:tcPr>
            <w:tcW w:w="1925" w:type="dxa"/>
          </w:tcPr>
          <w:p w14:paraId="261867D8" w14:textId="1D8DAF20" w:rsidR="00EF6FC2" w:rsidRDefault="00EF6FC2" w:rsidP="00EF6FC2">
            <w:pPr>
              <w:rPr>
                <w:lang w:val="en-US"/>
              </w:rPr>
            </w:pPr>
            <w:r w:rsidRPr="00687CF7">
              <w:t>antarinstansi</w:t>
            </w:r>
          </w:p>
        </w:tc>
      </w:tr>
      <w:tr w:rsidR="00EF6FC2" w14:paraId="38DE56A4" w14:textId="77777777" w:rsidTr="00EF6FC2">
        <w:trPr>
          <w:trHeight w:val="246"/>
        </w:trPr>
        <w:tc>
          <w:tcPr>
            <w:tcW w:w="1925" w:type="dxa"/>
          </w:tcPr>
          <w:p w14:paraId="313318A2" w14:textId="5F8415D8" w:rsidR="00EF6FC2" w:rsidRDefault="00EF6FC2" w:rsidP="00EF6FC2">
            <w:pPr>
              <w:rPr>
                <w:lang w:val="en-US"/>
              </w:rPr>
            </w:pPr>
            <w:r w:rsidRPr="00687CF7">
              <w:t>Antar-instansi</w:t>
            </w:r>
          </w:p>
        </w:tc>
        <w:tc>
          <w:tcPr>
            <w:tcW w:w="1925" w:type="dxa"/>
          </w:tcPr>
          <w:p w14:paraId="1044C24A" w14:textId="6946FAA6" w:rsidR="00EF6FC2" w:rsidRDefault="00EF6FC2" w:rsidP="00EF6FC2">
            <w:pPr>
              <w:rPr>
                <w:lang w:val="en-US"/>
              </w:rPr>
            </w:pPr>
            <w:r w:rsidRPr="00687CF7">
              <w:t>antarinstansi</w:t>
            </w:r>
          </w:p>
        </w:tc>
      </w:tr>
      <w:tr w:rsidR="00EF6FC2" w14:paraId="45B3DD3D" w14:textId="77777777" w:rsidTr="00EF6FC2">
        <w:trPr>
          <w:trHeight w:val="246"/>
        </w:trPr>
        <w:tc>
          <w:tcPr>
            <w:tcW w:w="1925" w:type="dxa"/>
          </w:tcPr>
          <w:p w14:paraId="0B0584E9" w14:textId="630AA3D2" w:rsidR="00EF6FC2" w:rsidRDefault="00EF6FC2" w:rsidP="00EF6FC2">
            <w:pPr>
              <w:rPr>
                <w:lang w:val="en-US"/>
              </w:rPr>
            </w:pPr>
            <w:r w:rsidRPr="00687CF7">
              <w:t>Baud</w:t>
            </w:r>
          </w:p>
        </w:tc>
        <w:tc>
          <w:tcPr>
            <w:tcW w:w="1925" w:type="dxa"/>
          </w:tcPr>
          <w:p w14:paraId="6DC8A6CC" w14:textId="2A3B903F" w:rsidR="00EF6FC2" w:rsidRDefault="00EF6FC2" w:rsidP="00EF6FC2">
            <w:pPr>
              <w:rPr>
                <w:lang w:val="en-US"/>
              </w:rPr>
            </w:pPr>
            <w:r w:rsidRPr="00687CF7">
              <w:t>Baut</w:t>
            </w:r>
          </w:p>
        </w:tc>
      </w:tr>
      <w:tr w:rsidR="00EF6FC2" w14:paraId="492A964F" w14:textId="77777777" w:rsidTr="00EF6FC2">
        <w:trPr>
          <w:trHeight w:val="246"/>
        </w:trPr>
        <w:tc>
          <w:tcPr>
            <w:tcW w:w="1925" w:type="dxa"/>
          </w:tcPr>
          <w:p w14:paraId="30E9F8EB" w14:textId="4A199C60" w:rsidR="00EF6FC2" w:rsidRDefault="00EF6FC2" w:rsidP="00EF6FC2">
            <w:pPr>
              <w:rPr>
                <w:lang w:val="en-US"/>
              </w:rPr>
            </w:pPr>
            <w:r w:rsidRPr="00687CF7">
              <w:t>baud</w:t>
            </w:r>
          </w:p>
        </w:tc>
        <w:tc>
          <w:tcPr>
            <w:tcW w:w="1925" w:type="dxa"/>
          </w:tcPr>
          <w:p w14:paraId="1AFF2491" w14:textId="5390E065" w:rsidR="00EF6FC2" w:rsidRDefault="00EF6FC2" w:rsidP="00EF6FC2">
            <w:pPr>
              <w:rPr>
                <w:lang w:val="en-US"/>
              </w:rPr>
            </w:pPr>
            <w:r w:rsidRPr="00687CF7">
              <w:t>Baut</w:t>
            </w:r>
          </w:p>
        </w:tc>
      </w:tr>
      <w:tr w:rsidR="00EF6FC2" w14:paraId="54ECAC69" w14:textId="77777777" w:rsidTr="00EF6FC2">
        <w:trPr>
          <w:trHeight w:val="246"/>
        </w:trPr>
        <w:tc>
          <w:tcPr>
            <w:tcW w:w="1925" w:type="dxa"/>
          </w:tcPr>
          <w:p w14:paraId="45FF6F8C" w14:textId="77FD7481" w:rsidR="00EF6FC2" w:rsidRDefault="00EF6FC2" w:rsidP="00EF6FC2">
            <w:pPr>
              <w:rPr>
                <w:lang w:val="en-US"/>
              </w:rPr>
            </w:pPr>
            <w:r w:rsidRPr="00687CF7">
              <w:t>Bis</w:t>
            </w:r>
          </w:p>
        </w:tc>
        <w:tc>
          <w:tcPr>
            <w:tcW w:w="1925" w:type="dxa"/>
          </w:tcPr>
          <w:p w14:paraId="73671710" w14:textId="516B75B1" w:rsidR="00EF6FC2" w:rsidRDefault="00EF6FC2" w:rsidP="00EF6FC2">
            <w:pPr>
              <w:rPr>
                <w:lang w:val="en-US"/>
              </w:rPr>
            </w:pPr>
            <w:r w:rsidRPr="00687CF7">
              <w:t>Bus</w:t>
            </w:r>
          </w:p>
        </w:tc>
      </w:tr>
      <w:tr w:rsidR="00EF6FC2" w14:paraId="69EA82B8" w14:textId="77777777" w:rsidTr="00EF6FC2">
        <w:trPr>
          <w:trHeight w:val="246"/>
        </w:trPr>
        <w:tc>
          <w:tcPr>
            <w:tcW w:w="1925" w:type="dxa"/>
          </w:tcPr>
          <w:p w14:paraId="5BD727C9" w14:textId="228EF8D2" w:rsidR="00EF6FC2" w:rsidRDefault="00EF6FC2" w:rsidP="00EF6FC2">
            <w:pPr>
              <w:rPr>
                <w:lang w:val="en-US"/>
              </w:rPr>
            </w:pPr>
            <w:r w:rsidRPr="00687CF7">
              <w:t>bis</w:t>
            </w:r>
          </w:p>
        </w:tc>
        <w:tc>
          <w:tcPr>
            <w:tcW w:w="1925" w:type="dxa"/>
          </w:tcPr>
          <w:p w14:paraId="681E352A" w14:textId="61EC4AE2" w:rsidR="00EF6FC2" w:rsidRDefault="00EF6FC2" w:rsidP="00EF6FC2">
            <w:pPr>
              <w:rPr>
                <w:lang w:val="en-US"/>
              </w:rPr>
            </w:pPr>
            <w:r w:rsidRPr="00687CF7">
              <w:t>Bus</w:t>
            </w:r>
          </w:p>
        </w:tc>
      </w:tr>
      <w:tr w:rsidR="00EF6FC2" w14:paraId="1A94F031" w14:textId="77777777" w:rsidTr="00EF6FC2">
        <w:trPr>
          <w:trHeight w:val="246"/>
        </w:trPr>
        <w:tc>
          <w:tcPr>
            <w:tcW w:w="1925" w:type="dxa"/>
          </w:tcPr>
          <w:p w14:paraId="428D2BA5" w14:textId="41019B97" w:rsidR="00EF6FC2" w:rsidRDefault="00EF6FC2" w:rsidP="00EF6FC2">
            <w:pPr>
              <w:rPr>
                <w:lang w:val="en-US"/>
              </w:rPr>
            </w:pPr>
            <w:r w:rsidRPr="00687CF7">
              <w:t>Berfikir</w:t>
            </w:r>
          </w:p>
        </w:tc>
        <w:tc>
          <w:tcPr>
            <w:tcW w:w="1925" w:type="dxa"/>
          </w:tcPr>
          <w:p w14:paraId="3CD0352E" w14:textId="75BAC160" w:rsidR="00EF6FC2" w:rsidRDefault="00EF6FC2" w:rsidP="00EF6FC2">
            <w:pPr>
              <w:rPr>
                <w:lang w:val="en-US"/>
              </w:rPr>
            </w:pPr>
            <w:r w:rsidRPr="00687CF7">
              <w:t xml:space="preserve">berpikir </w:t>
            </w:r>
          </w:p>
        </w:tc>
      </w:tr>
      <w:tr w:rsidR="00EF6FC2" w14:paraId="5C0AE75F" w14:textId="77777777" w:rsidTr="00EF6FC2">
        <w:trPr>
          <w:trHeight w:val="246"/>
        </w:trPr>
        <w:tc>
          <w:tcPr>
            <w:tcW w:w="1925" w:type="dxa"/>
          </w:tcPr>
          <w:p w14:paraId="08039599" w14:textId="189971B2" w:rsidR="00EF6FC2" w:rsidRDefault="00EF6FC2" w:rsidP="00EF6FC2">
            <w:pPr>
              <w:rPr>
                <w:lang w:val="en-US"/>
              </w:rPr>
            </w:pPr>
            <w:r w:rsidRPr="00687CF7">
              <w:t>berfikir</w:t>
            </w:r>
          </w:p>
        </w:tc>
        <w:tc>
          <w:tcPr>
            <w:tcW w:w="1925" w:type="dxa"/>
          </w:tcPr>
          <w:p w14:paraId="0C8EC43C" w14:textId="51AB69D8" w:rsidR="00EF6FC2" w:rsidRDefault="00EF6FC2" w:rsidP="00EF6FC2">
            <w:pPr>
              <w:rPr>
                <w:lang w:val="en-US"/>
              </w:rPr>
            </w:pPr>
            <w:r w:rsidRPr="00687CF7">
              <w:t xml:space="preserve">berpikir </w:t>
            </w:r>
          </w:p>
        </w:tc>
      </w:tr>
      <w:tr w:rsidR="00EF6FC2" w14:paraId="65E4684E" w14:textId="77777777" w:rsidTr="00EF6FC2">
        <w:trPr>
          <w:trHeight w:val="246"/>
        </w:trPr>
        <w:tc>
          <w:tcPr>
            <w:tcW w:w="1925" w:type="dxa"/>
          </w:tcPr>
          <w:p w14:paraId="5628C2B5" w14:textId="38085571" w:rsidR="00EF6FC2" w:rsidRDefault="00EF6FC2" w:rsidP="00EF6FC2">
            <w:pPr>
              <w:rPr>
                <w:lang w:val="en-US"/>
              </w:rPr>
            </w:pPr>
            <w:r w:rsidRPr="00687CF7">
              <w:t>Cabe</w:t>
            </w:r>
          </w:p>
        </w:tc>
        <w:tc>
          <w:tcPr>
            <w:tcW w:w="1925" w:type="dxa"/>
          </w:tcPr>
          <w:p w14:paraId="74C287E6" w14:textId="32C29EF4" w:rsidR="00EF6FC2" w:rsidRDefault="00EF6FC2" w:rsidP="00EF6FC2">
            <w:pPr>
              <w:rPr>
                <w:lang w:val="en-US"/>
              </w:rPr>
            </w:pPr>
            <w:r w:rsidRPr="00687CF7">
              <w:t>Cabai</w:t>
            </w:r>
          </w:p>
        </w:tc>
      </w:tr>
      <w:tr w:rsidR="00EF6FC2" w14:paraId="5BABD28C" w14:textId="77777777" w:rsidTr="00EF6FC2">
        <w:trPr>
          <w:trHeight w:val="246"/>
        </w:trPr>
        <w:tc>
          <w:tcPr>
            <w:tcW w:w="1925" w:type="dxa"/>
          </w:tcPr>
          <w:p w14:paraId="637F64D2" w14:textId="6F58B461" w:rsidR="00EF6FC2" w:rsidRDefault="00EF6FC2" w:rsidP="00EF6FC2">
            <w:pPr>
              <w:rPr>
                <w:lang w:val="en-US"/>
              </w:rPr>
            </w:pPr>
            <w:r w:rsidRPr="00687CF7">
              <w:t>cabe</w:t>
            </w:r>
          </w:p>
        </w:tc>
        <w:tc>
          <w:tcPr>
            <w:tcW w:w="1925" w:type="dxa"/>
          </w:tcPr>
          <w:p w14:paraId="294BCAB2" w14:textId="390CE0DA" w:rsidR="00EF6FC2" w:rsidRDefault="00EF6FC2" w:rsidP="00EF6FC2">
            <w:pPr>
              <w:rPr>
                <w:lang w:val="en-US"/>
              </w:rPr>
            </w:pPr>
            <w:r w:rsidRPr="00687CF7">
              <w:t>Cabai</w:t>
            </w:r>
          </w:p>
        </w:tc>
      </w:tr>
      <w:tr w:rsidR="00EF6FC2" w14:paraId="368475EA" w14:textId="77777777" w:rsidTr="00EF6FC2">
        <w:trPr>
          <w:trHeight w:val="246"/>
        </w:trPr>
        <w:tc>
          <w:tcPr>
            <w:tcW w:w="1925" w:type="dxa"/>
          </w:tcPr>
          <w:p w14:paraId="05A91AA5" w14:textId="3E1AEF86" w:rsidR="00EF6FC2" w:rsidRDefault="00EF6FC2" w:rsidP="00EF6FC2">
            <w:pPr>
              <w:rPr>
                <w:lang w:val="en-US"/>
              </w:rPr>
            </w:pPr>
            <w:r w:rsidRPr="00687CF7">
              <w:t>Cinderamata</w:t>
            </w:r>
          </w:p>
        </w:tc>
        <w:tc>
          <w:tcPr>
            <w:tcW w:w="1925" w:type="dxa"/>
          </w:tcPr>
          <w:p w14:paraId="436FE3D7" w14:textId="2A63C9D6" w:rsidR="00EF6FC2" w:rsidRDefault="00EF6FC2" w:rsidP="00EF6FC2">
            <w:pPr>
              <w:rPr>
                <w:lang w:val="en-US"/>
              </w:rPr>
            </w:pPr>
            <w:r w:rsidRPr="00687CF7">
              <w:t>Cenderamata</w:t>
            </w:r>
          </w:p>
        </w:tc>
      </w:tr>
      <w:tr w:rsidR="00EF6FC2" w14:paraId="6679E286" w14:textId="77777777" w:rsidTr="00EF6FC2">
        <w:trPr>
          <w:trHeight w:val="246"/>
        </w:trPr>
        <w:tc>
          <w:tcPr>
            <w:tcW w:w="1925" w:type="dxa"/>
          </w:tcPr>
          <w:p w14:paraId="143CD7EF" w14:textId="5142EEA2" w:rsidR="00EF6FC2" w:rsidRDefault="00EF6FC2" w:rsidP="00EF6FC2">
            <w:pPr>
              <w:rPr>
                <w:lang w:val="en-US"/>
              </w:rPr>
            </w:pPr>
            <w:r w:rsidRPr="00687CF7">
              <w:t>cinderamata</w:t>
            </w:r>
          </w:p>
        </w:tc>
        <w:tc>
          <w:tcPr>
            <w:tcW w:w="1925" w:type="dxa"/>
          </w:tcPr>
          <w:p w14:paraId="7D349D0C" w14:textId="0FC9992B" w:rsidR="00EF6FC2" w:rsidRDefault="00EF6FC2" w:rsidP="00EF6FC2">
            <w:pPr>
              <w:rPr>
                <w:lang w:val="en-US"/>
              </w:rPr>
            </w:pPr>
            <w:r w:rsidRPr="00687CF7">
              <w:t>Cenderamata</w:t>
            </w:r>
          </w:p>
        </w:tc>
      </w:tr>
      <w:tr w:rsidR="00EF6FC2" w14:paraId="407CCAFF" w14:textId="77777777" w:rsidTr="00EF6FC2">
        <w:trPr>
          <w:trHeight w:val="246"/>
        </w:trPr>
        <w:tc>
          <w:tcPr>
            <w:tcW w:w="1925" w:type="dxa"/>
          </w:tcPr>
          <w:p w14:paraId="10EF67CA" w14:textId="4405B1B4" w:rsidR="00EF6FC2" w:rsidRDefault="00EF6FC2" w:rsidP="00EF6FC2">
            <w:pPr>
              <w:rPr>
                <w:lang w:val="en-US"/>
              </w:rPr>
            </w:pPr>
            <w:r w:rsidRPr="00687CF7">
              <w:t>Difinisi</w:t>
            </w:r>
          </w:p>
        </w:tc>
        <w:tc>
          <w:tcPr>
            <w:tcW w:w="1925" w:type="dxa"/>
          </w:tcPr>
          <w:p w14:paraId="4B6D705F" w14:textId="297F313D" w:rsidR="00EF6FC2" w:rsidRDefault="00EF6FC2" w:rsidP="00EF6FC2">
            <w:pPr>
              <w:rPr>
                <w:lang w:val="en-US"/>
              </w:rPr>
            </w:pPr>
            <w:r w:rsidRPr="00687CF7">
              <w:t>definisi</w:t>
            </w:r>
          </w:p>
        </w:tc>
      </w:tr>
      <w:tr w:rsidR="00EF6FC2" w14:paraId="43B0DCAA" w14:textId="77777777" w:rsidTr="00EF6FC2">
        <w:trPr>
          <w:trHeight w:val="246"/>
        </w:trPr>
        <w:tc>
          <w:tcPr>
            <w:tcW w:w="1925" w:type="dxa"/>
          </w:tcPr>
          <w:p w14:paraId="54EBAD4B" w14:textId="0F90CBC0" w:rsidR="00EF6FC2" w:rsidRDefault="00EF6FC2" w:rsidP="00EF6FC2">
            <w:pPr>
              <w:rPr>
                <w:lang w:val="en-US"/>
              </w:rPr>
            </w:pPr>
            <w:r w:rsidRPr="00687CF7">
              <w:t>difinisi</w:t>
            </w:r>
          </w:p>
        </w:tc>
        <w:tc>
          <w:tcPr>
            <w:tcW w:w="1925" w:type="dxa"/>
          </w:tcPr>
          <w:p w14:paraId="7063E764" w14:textId="40E54F61" w:rsidR="00EF6FC2" w:rsidRDefault="00EF6FC2" w:rsidP="00EF6FC2">
            <w:pPr>
              <w:rPr>
                <w:lang w:val="en-US"/>
              </w:rPr>
            </w:pPr>
            <w:r w:rsidRPr="00687CF7">
              <w:t>definisi</w:t>
            </w:r>
          </w:p>
        </w:tc>
      </w:tr>
      <w:tr w:rsidR="00EF6FC2" w14:paraId="27C11D31" w14:textId="77777777" w:rsidTr="00EF6FC2">
        <w:trPr>
          <w:trHeight w:val="246"/>
        </w:trPr>
        <w:tc>
          <w:tcPr>
            <w:tcW w:w="1925" w:type="dxa"/>
          </w:tcPr>
          <w:p w14:paraId="36E9F578" w14:textId="382312C8" w:rsidR="00EF6FC2" w:rsidRDefault="00EF6FC2" w:rsidP="00EF6FC2">
            <w:pPr>
              <w:rPr>
                <w:lang w:val="en-US"/>
              </w:rPr>
            </w:pPr>
            <w:r w:rsidRPr="00687CF7">
              <w:t>Disel</w:t>
            </w:r>
          </w:p>
        </w:tc>
        <w:tc>
          <w:tcPr>
            <w:tcW w:w="1925" w:type="dxa"/>
          </w:tcPr>
          <w:p w14:paraId="487ABD68" w14:textId="349454A1" w:rsidR="00EF6FC2" w:rsidRDefault="00EF6FC2" w:rsidP="00EF6FC2">
            <w:pPr>
              <w:rPr>
                <w:lang w:val="en-US"/>
              </w:rPr>
            </w:pPr>
            <w:r w:rsidRPr="00687CF7">
              <w:t>Diesel</w:t>
            </w:r>
          </w:p>
        </w:tc>
      </w:tr>
      <w:tr w:rsidR="00EF6FC2" w14:paraId="79D41CB8" w14:textId="77777777" w:rsidTr="00EF6FC2">
        <w:trPr>
          <w:trHeight w:val="246"/>
        </w:trPr>
        <w:tc>
          <w:tcPr>
            <w:tcW w:w="1925" w:type="dxa"/>
          </w:tcPr>
          <w:p w14:paraId="0A9C3AD2" w14:textId="397F7363" w:rsidR="00EF6FC2" w:rsidRDefault="00EF6FC2" w:rsidP="00EF6FC2">
            <w:pPr>
              <w:rPr>
                <w:lang w:val="en-US"/>
              </w:rPr>
            </w:pPr>
            <w:r w:rsidRPr="00687CF7">
              <w:t>disel</w:t>
            </w:r>
          </w:p>
        </w:tc>
        <w:tc>
          <w:tcPr>
            <w:tcW w:w="1925" w:type="dxa"/>
          </w:tcPr>
          <w:p w14:paraId="26893C1E" w14:textId="697A8111" w:rsidR="00EF6FC2" w:rsidRDefault="00EF6FC2" w:rsidP="00EF6FC2">
            <w:pPr>
              <w:rPr>
                <w:lang w:val="en-US"/>
              </w:rPr>
            </w:pPr>
            <w:r w:rsidRPr="00687CF7">
              <w:t>disel</w:t>
            </w:r>
          </w:p>
        </w:tc>
      </w:tr>
      <w:tr w:rsidR="00EF6FC2" w14:paraId="31A8CDDA" w14:textId="77777777" w:rsidTr="00EF6FC2">
        <w:trPr>
          <w:trHeight w:val="246"/>
        </w:trPr>
        <w:tc>
          <w:tcPr>
            <w:tcW w:w="1925" w:type="dxa"/>
          </w:tcPr>
          <w:p w14:paraId="49F330DC" w14:textId="1BB65CCB" w:rsidR="00EF6FC2" w:rsidRDefault="00EF6FC2" w:rsidP="00EF6FC2">
            <w:pPr>
              <w:rPr>
                <w:lang w:val="en-US"/>
              </w:rPr>
            </w:pPr>
            <w:r w:rsidRPr="00687CF7">
              <w:t>Dipersilahkan</w:t>
            </w:r>
          </w:p>
        </w:tc>
        <w:tc>
          <w:tcPr>
            <w:tcW w:w="1925" w:type="dxa"/>
          </w:tcPr>
          <w:p w14:paraId="11A63E18" w14:textId="3E1295A3" w:rsidR="00EF6FC2" w:rsidRDefault="00EF6FC2" w:rsidP="00EF6FC2">
            <w:pPr>
              <w:rPr>
                <w:lang w:val="en-US"/>
              </w:rPr>
            </w:pPr>
            <w:r w:rsidRPr="00687CF7">
              <w:t>dipersilakan</w:t>
            </w:r>
          </w:p>
        </w:tc>
      </w:tr>
      <w:tr w:rsidR="00EF6FC2" w14:paraId="2359C8C8" w14:textId="77777777" w:rsidTr="00EF6FC2">
        <w:trPr>
          <w:trHeight w:val="246"/>
        </w:trPr>
        <w:tc>
          <w:tcPr>
            <w:tcW w:w="1925" w:type="dxa"/>
          </w:tcPr>
          <w:p w14:paraId="69D1CD26" w14:textId="6A036966" w:rsidR="00EF6FC2" w:rsidRDefault="00EF6FC2" w:rsidP="00EF6FC2">
            <w:pPr>
              <w:rPr>
                <w:lang w:val="en-US"/>
              </w:rPr>
            </w:pPr>
            <w:r w:rsidRPr="00687CF7">
              <w:t>dipersilahkan</w:t>
            </w:r>
          </w:p>
        </w:tc>
        <w:tc>
          <w:tcPr>
            <w:tcW w:w="1925" w:type="dxa"/>
          </w:tcPr>
          <w:p w14:paraId="30B8246A" w14:textId="1FEF706F" w:rsidR="00EF6FC2" w:rsidRDefault="00EF6FC2" w:rsidP="00EF6FC2">
            <w:pPr>
              <w:rPr>
                <w:lang w:val="en-US"/>
              </w:rPr>
            </w:pPr>
            <w:r w:rsidRPr="00687CF7">
              <w:t>dipersilakan</w:t>
            </w:r>
          </w:p>
        </w:tc>
      </w:tr>
      <w:tr w:rsidR="00EF6FC2" w14:paraId="0C0A5A5A" w14:textId="77777777" w:rsidTr="00EF6FC2">
        <w:trPr>
          <w:trHeight w:val="246"/>
        </w:trPr>
        <w:tc>
          <w:tcPr>
            <w:tcW w:w="1925" w:type="dxa"/>
          </w:tcPr>
          <w:p w14:paraId="6FCE22AC" w14:textId="3FB907E6" w:rsidR="00EF6FC2" w:rsidRDefault="00EF6FC2" w:rsidP="00EF6FC2">
            <w:pPr>
              <w:rPr>
                <w:lang w:val="en-US"/>
              </w:rPr>
            </w:pPr>
            <w:r w:rsidRPr="00687CF7">
              <w:t>Dipindah</w:t>
            </w:r>
          </w:p>
        </w:tc>
        <w:tc>
          <w:tcPr>
            <w:tcW w:w="1925" w:type="dxa"/>
          </w:tcPr>
          <w:p w14:paraId="52150915" w14:textId="3870D786" w:rsidR="00EF6FC2" w:rsidRDefault="00EF6FC2" w:rsidP="00EF6FC2">
            <w:pPr>
              <w:rPr>
                <w:lang w:val="en-US"/>
              </w:rPr>
            </w:pPr>
            <w:r w:rsidRPr="00687CF7">
              <w:t>dipindahkan</w:t>
            </w:r>
          </w:p>
        </w:tc>
      </w:tr>
      <w:tr w:rsidR="00EF6FC2" w14:paraId="3D7445E6" w14:textId="77777777" w:rsidTr="00EF6FC2">
        <w:trPr>
          <w:trHeight w:val="246"/>
        </w:trPr>
        <w:tc>
          <w:tcPr>
            <w:tcW w:w="1925" w:type="dxa"/>
          </w:tcPr>
          <w:p w14:paraId="3A35050F" w14:textId="5C0908C5" w:rsidR="00EF6FC2" w:rsidRDefault="00EF6FC2" w:rsidP="00EF6FC2">
            <w:pPr>
              <w:rPr>
                <w:lang w:val="en-US"/>
              </w:rPr>
            </w:pPr>
            <w:r w:rsidRPr="00687CF7">
              <w:t>dipindah</w:t>
            </w:r>
          </w:p>
        </w:tc>
        <w:tc>
          <w:tcPr>
            <w:tcW w:w="1925" w:type="dxa"/>
          </w:tcPr>
          <w:p w14:paraId="1F0FD53D" w14:textId="61A24648" w:rsidR="00EF6FC2" w:rsidRDefault="00EF6FC2" w:rsidP="00EF6FC2">
            <w:pPr>
              <w:rPr>
                <w:lang w:val="en-US"/>
              </w:rPr>
            </w:pPr>
            <w:r w:rsidRPr="00687CF7">
              <w:t>dipindahkan</w:t>
            </w:r>
          </w:p>
        </w:tc>
      </w:tr>
      <w:tr w:rsidR="00EF6FC2" w14:paraId="03ACF473" w14:textId="77777777" w:rsidTr="00EF6FC2">
        <w:trPr>
          <w:trHeight w:val="246"/>
        </w:trPr>
        <w:tc>
          <w:tcPr>
            <w:tcW w:w="1925" w:type="dxa"/>
          </w:tcPr>
          <w:p w14:paraId="086D1A5F" w14:textId="296F1465" w:rsidR="00EF6FC2" w:rsidRDefault="00EF6FC2" w:rsidP="00EF6FC2">
            <w:pPr>
              <w:rPr>
                <w:lang w:val="en-US"/>
              </w:rPr>
            </w:pPr>
            <w:r w:rsidRPr="00687CF7">
              <w:t>Dollar</w:t>
            </w:r>
          </w:p>
        </w:tc>
        <w:tc>
          <w:tcPr>
            <w:tcW w:w="1925" w:type="dxa"/>
          </w:tcPr>
          <w:p w14:paraId="5C996462" w14:textId="256E312C" w:rsidR="00EF6FC2" w:rsidRDefault="00EF6FC2" w:rsidP="00EF6FC2">
            <w:pPr>
              <w:rPr>
                <w:lang w:val="en-US"/>
              </w:rPr>
            </w:pPr>
            <w:r w:rsidRPr="00687CF7">
              <w:t>Dolar</w:t>
            </w:r>
          </w:p>
        </w:tc>
      </w:tr>
      <w:tr w:rsidR="00EF6FC2" w14:paraId="45CA072B" w14:textId="77777777" w:rsidTr="00EF6FC2">
        <w:trPr>
          <w:trHeight w:val="246"/>
        </w:trPr>
        <w:tc>
          <w:tcPr>
            <w:tcW w:w="1925" w:type="dxa"/>
          </w:tcPr>
          <w:p w14:paraId="3BB674EC" w14:textId="0F612D98" w:rsidR="00EF6FC2" w:rsidRDefault="00EF6FC2" w:rsidP="00EF6FC2">
            <w:pPr>
              <w:rPr>
                <w:lang w:val="en-US"/>
              </w:rPr>
            </w:pPr>
            <w:r w:rsidRPr="00687CF7">
              <w:t>dollar</w:t>
            </w:r>
          </w:p>
        </w:tc>
        <w:tc>
          <w:tcPr>
            <w:tcW w:w="1925" w:type="dxa"/>
          </w:tcPr>
          <w:p w14:paraId="61B05C19" w14:textId="1E1ED412" w:rsidR="00EF6FC2" w:rsidRDefault="00EF6FC2" w:rsidP="00EF6FC2">
            <w:pPr>
              <w:rPr>
                <w:lang w:val="en-US"/>
              </w:rPr>
            </w:pPr>
            <w:r w:rsidRPr="00687CF7">
              <w:t>Dolar</w:t>
            </w:r>
          </w:p>
        </w:tc>
      </w:tr>
      <w:tr w:rsidR="00EF6FC2" w14:paraId="50FABB1E" w14:textId="77777777" w:rsidTr="00EF6FC2">
        <w:trPr>
          <w:trHeight w:val="246"/>
        </w:trPr>
        <w:tc>
          <w:tcPr>
            <w:tcW w:w="1925" w:type="dxa"/>
          </w:tcPr>
          <w:p w14:paraId="6506FB8F" w14:textId="1FBA84B1" w:rsidR="00EF6FC2" w:rsidRDefault="00EF6FC2" w:rsidP="00EF6FC2">
            <w:pPr>
              <w:rPr>
                <w:lang w:val="en-US"/>
              </w:rPr>
            </w:pPr>
            <w:r w:rsidRPr="00687CF7">
              <w:t>Daptar</w:t>
            </w:r>
          </w:p>
        </w:tc>
        <w:tc>
          <w:tcPr>
            <w:tcW w:w="1925" w:type="dxa"/>
          </w:tcPr>
          <w:p w14:paraId="57ED985B" w14:textId="51813F16" w:rsidR="00EF6FC2" w:rsidRDefault="00EF6FC2" w:rsidP="00EF6FC2">
            <w:pPr>
              <w:rPr>
                <w:lang w:val="en-US"/>
              </w:rPr>
            </w:pPr>
            <w:r w:rsidRPr="00687CF7">
              <w:t>Daftar</w:t>
            </w:r>
          </w:p>
        </w:tc>
      </w:tr>
      <w:tr w:rsidR="00EF6FC2" w14:paraId="4024FDA8" w14:textId="77777777" w:rsidTr="00EF6FC2">
        <w:trPr>
          <w:trHeight w:val="246"/>
        </w:trPr>
        <w:tc>
          <w:tcPr>
            <w:tcW w:w="1925" w:type="dxa"/>
          </w:tcPr>
          <w:p w14:paraId="1031A2A5" w14:textId="665DFF17" w:rsidR="00EF6FC2" w:rsidRDefault="00EF6FC2" w:rsidP="00EF6FC2">
            <w:pPr>
              <w:rPr>
                <w:lang w:val="en-US"/>
              </w:rPr>
            </w:pPr>
            <w:r w:rsidRPr="00687CF7">
              <w:t>daptar</w:t>
            </w:r>
          </w:p>
        </w:tc>
        <w:tc>
          <w:tcPr>
            <w:tcW w:w="1925" w:type="dxa"/>
          </w:tcPr>
          <w:p w14:paraId="5B394BFD" w14:textId="3F0FF5DD" w:rsidR="00EF6FC2" w:rsidRDefault="00EF6FC2" w:rsidP="00EF6FC2">
            <w:pPr>
              <w:rPr>
                <w:lang w:val="en-US"/>
              </w:rPr>
            </w:pPr>
            <w:r w:rsidRPr="00687CF7">
              <w:t>Daftar</w:t>
            </w:r>
          </w:p>
        </w:tc>
      </w:tr>
    </w:tbl>
    <w:p w14:paraId="607044DF" w14:textId="77777777" w:rsidR="00EF6FC2" w:rsidRDefault="00EF6FC2" w:rsidP="00A36737">
      <w:pPr>
        <w:rPr>
          <w:lang w:val="en-US"/>
        </w:rPr>
      </w:pPr>
    </w:p>
    <w:tbl>
      <w:tblPr>
        <w:tblStyle w:val="TableGrid"/>
        <w:tblW w:w="0" w:type="auto"/>
        <w:tblLook w:val="04A0" w:firstRow="1" w:lastRow="0" w:firstColumn="1" w:lastColumn="0" w:noHBand="0" w:noVBand="1"/>
      </w:tblPr>
      <w:tblGrid>
        <w:gridCol w:w="2045"/>
        <w:gridCol w:w="1993"/>
        <w:gridCol w:w="1925"/>
        <w:gridCol w:w="1925"/>
      </w:tblGrid>
      <w:tr w:rsidR="00C64901" w14:paraId="6E1DF871" w14:textId="7AD64251" w:rsidTr="00C64901">
        <w:trPr>
          <w:trHeight w:val="257"/>
        </w:trPr>
        <w:tc>
          <w:tcPr>
            <w:tcW w:w="2045" w:type="dxa"/>
          </w:tcPr>
          <w:p w14:paraId="2E6AD310" w14:textId="77777777" w:rsidR="00C64901" w:rsidRPr="00EF6FC2" w:rsidRDefault="00C64901" w:rsidP="00C64901">
            <w:pPr>
              <w:jc w:val="center"/>
              <w:rPr>
                <w:b/>
                <w:bCs/>
                <w:lang w:val="en-US"/>
              </w:rPr>
            </w:pPr>
            <w:r w:rsidRPr="00EF6FC2">
              <w:rPr>
                <w:b/>
                <w:bCs/>
                <w:lang w:val="en-US"/>
              </w:rPr>
              <w:lastRenderedPageBreak/>
              <w:t>Sebelum</w:t>
            </w:r>
          </w:p>
        </w:tc>
        <w:tc>
          <w:tcPr>
            <w:tcW w:w="1993" w:type="dxa"/>
          </w:tcPr>
          <w:p w14:paraId="532FDC29" w14:textId="77777777" w:rsidR="00C64901" w:rsidRPr="00EF6FC2" w:rsidRDefault="00C64901" w:rsidP="00C64901">
            <w:pPr>
              <w:jc w:val="center"/>
              <w:rPr>
                <w:b/>
                <w:bCs/>
                <w:lang w:val="en-US"/>
              </w:rPr>
            </w:pPr>
            <w:r w:rsidRPr="00EF6FC2">
              <w:rPr>
                <w:b/>
                <w:bCs/>
                <w:lang w:val="en-US"/>
              </w:rPr>
              <w:t>Sesudah</w:t>
            </w:r>
          </w:p>
        </w:tc>
        <w:tc>
          <w:tcPr>
            <w:tcW w:w="1925" w:type="dxa"/>
          </w:tcPr>
          <w:p w14:paraId="08BB05CE" w14:textId="1A4903ED" w:rsidR="00C64901" w:rsidRDefault="00C64901" w:rsidP="00C64901">
            <w:pPr>
              <w:jc w:val="center"/>
              <w:rPr>
                <w:lang w:val="en-US"/>
              </w:rPr>
            </w:pPr>
            <w:r w:rsidRPr="00EF6FC2">
              <w:rPr>
                <w:b/>
                <w:bCs/>
                <w:lang w:val="en-US"/>
              </w:rPr>
              <w:t>Sebelum</w:t>
            </w:r>
          </w:p>
        </w:tc>
        <w:tc>
          <w:tcPr>
            <w:tcW w:w="1925" w:type="dxa"/>
          </w:tcPr>
          <w:p w14:paraId="09DA645D" w14:textId="7E286127" w:rsidR="00C64901" w:rsidRDefault="00C64901" w:rsidP="00C64901">
            <w:pPr>
              <w:jc w:val="center"/>
              <w:rPr>
                <w:lang w:val="en-US"/>
              </w:rPr>
            </w:pPr>
            <w:r w:rsidRPr="00EF6FC2">
              <w:rPr>
                <w:b/>
                <w:bCs/>
                <w:lang w:val="en-US"/>
              </w:rPr>
              <w:t>Sesudah</w:t>
            </w:r>
          </w:p>
        </w:tc>
      </w:tr>
      <w:tr w:rsidR="00C64901" w14:paraId="00A9E641" w14:textId="6E240F00" w:rsidTr="00C64901">
        <w:trPr>
          <w:trHeight w:val="246"/>
        </w:trPr>
        <w:tc>
          <w:tcPr>
            <w:tcW w:w="2045" w:type="dxa"/>
            <w:vAlign w:val="bottom"/>
          </w:tcPr>
          <w:p w14:paraId="0ED1084E" w14:textId="17F5FD0C" w:rsidR="00C64901" w:rsidRDefault="00C64901" w:rsidP="00C64901">
            <w:pPr>
              <w:rPr>
                <w:lang w:val="en-US"/>
              </w:rPr>
            </w:pPr>
            <w:r>
              <w:rPr>
                <w:rFonts w:ascii="Calibri" w:hAnsi="Calibri" w:cs="Calibri"/>
                <w:color w:val="000000"/>
                <w:sz w:val="22"/>
              </w:rPr>
              <w:t>Ijasah</w:t>
            </w:r>
          </w:p>
        </w:tc>
        <w:tc>
          <w:tcPr>
            <w:tcW w:w="1993" w:type="dxa"/>
            <w:vAlign w:val="bottom"/>
          </w:tcPr>
          <w:p w14:paraId="0438588E" w14:textId="4842A85E" w:rsidR="00C64901" w:rsidRDefault="00C64901" w:rsidP="00C64901">
            <w:pPr>
              <w:rPr>
                <w:lang w:val="en-US"/>
              </w:rPr>
            </w:pPr>
            <w:r>
              <w:rPr>
                <w:rFonts w:ascii="Calibri" w:hAnsi="Calibri" w:cs="Calibri"/>
                <w:color w:val="000000"/>
                <w:sz w:val="22"/>
              </w:rPr>
              <w:t>Ijazah</w:t>
            </w:r>
          </w:p>
        </w:tc>
        <w:tc>
          <w:tcPr>
            <w:tcW w:w="1925" w:type="dxa"/>
            <w:vAlign w:val="bottom"/>
          </w:tcPr>
          <w:p w14:paraId="78605A53" w14:textId="6F4B212B" w:rsidR="00C64901" w:rsidRDefault="00C64901" w:rsidP="00C64901">
            <w:pPr>
              <w:rPr>
                <w:lang w:val="en-US"/>
              </w:rPr>
            </w:pPr>
            <w:r>
              <w:rPr>
                <w:rFonts w:ascii="Calibri" w:hAnsi="Calibri" w:cs="Calibri"/>
                <w:color w:val="000000"/>
                <w:sz w:val="22"/>
              </w:rPr>
              <w:t>danayanya</w:t>
            </w:r>
          </w:p>
        </w:tc>
        <w:tc>
          <w:tcPr>
            <w:tcW w:w="1925" w:type="dxa"/>
            <w:vAlign w:val="bottom"/>
          </w:tcPr>
          <w:p w14:paraId="23760E93" w14:textId="4A14E094" w:rsidR="00C64901" w:rsidRDefault="00C64901" w:rsidP="00C64901">
            <w:pPr>
              <w:rPr>
                <w:lang w:val="en-US"/>
              </w:rPr>
            </w:pPr>
            <w:r>
              <w:rPr>
                <w:rFonts w:ascii="Calibri" w:hAnsi="Calibri" w:cs="Calibri"/>
                <w:color w:val="000000"/>
                <w:sz w:val="22"/>
              </w:rPr>
              <w:t>dana</w:t>
            </w:r>
          </w:p>
        </w:tc>
      </w:tr>
      <w:tr w:rsidR="00C64901" w14:paraId="0199F3BF" w14:textId="6EE7B3BD" w:rsidTr="00C64901">
        <w:trPr>
          <w:trHeight w:val="246"/>
        </w:trPr>
        <w:tc>
          <w:tcPr>
            <w:tcW w:w="2045" w:type="dxa"/>
            <w:vAlign w:val="bottom"/>
          </w:tcPr>
          <w:p w14:paraId="10F2F49A" w14:textId="3D1E5EBB" w:rsidR="00C64901" w:rsidRDefault="00C64901" w:rsidP="00C64901">
            <w:pPr>
              <w:rPr>
                <w:lang w:val="en-US"/>
              </w:rPr>
            </w:pPr>
            <w:r>
              <w:rPr>
                <w:rFonts w:ascii="Calibri" w:hAnsi="Calibri" w:cs="Calibri"/>
                <w:color w:val="000000"/>
                <w:sz w:val="22"/>
              </w:rPr>
              <w:t>Ihlas</w:t>
            </w:r>
          </w:p>
        </w:tc>
        <w:tc>
          <w:tcPr>
            <w:tcW w:w="1993" w:type="dxa"/>
            <w:vAlign w:val="bottom"/>
          </w:tcPr>
          <w:p w14:paraId="539E7922" w14:textId="12F3FEC5" w:rsidR="00C64901" w:rsidRDefault="00C64901" w:rsidP="00C64901">
            <w:pPr>
              <w:rPr>
                <w:lang w:val="en-US"/>
              </w:rPr>
            </w:pPr>
            <w:r>
              <w:rPr>
                <w:rFonts w:ascii="Calibri" w:hAnsi="Calibri" w:cs="Calibri"/>
                <w:color w:val="000000"/>
                <w:sz w:val="22"/>
              </w:rPr>
              <w:t>Ikhlas</w:t>
            </w:r>
          </w:p>
        </w:tc>
        <w:tc>
          <w:tcPr>
            <w:tcW w:w="1925" w:type="dxa"/>
            <w:vAlign w:val="bottom"/>
          </w:tcPr>
          <w:p w14:paraId="49E745C8" w14:textId="5C7DA48F" w:rsidR="00C64901" w:rsidRDefault="00C64901" w:rsidP="00C64901">
            <w:pPr>
              <w:rPr>
                <w:lang w:val="en-US"/>
              </w:rPr>
            </w:pPr>
            <w:r>
              <w:rPr>
                <w:rFonts w:ascii="Calibri" w:hAnsi="Calibri" w:cs="Calibri"/>
                <w:color w:val="000000"/>
                <w:sz w:val="22"/>
              </w:rPr>
              <w:t>ngantre</w:t>
            </w:r>
          </w:p>
        </w:tc>
        <w:tc>
          <w:tcPr>
            <w:tcW w:w="1925" w:type="dxa"/>
            <w:vAlign w:val="bottom"/>
          </w:tcPr>
          <w:p w14:paraId="486CE7B1" w14:textId="4B6C7456" w:rsidR="00C64901" w:rsidRDefault="00C64901" w:rsidP="00C64901">
            <w:pPr>
              <w:rPr>
                <w:lang w:val="en-US"/>
              </w:rPr>
            </w:pPr>
            <w:r>
              <w:rPr>
                <w:rFonts w:ascii="Calibri" w:hAnsi="Calibri" w:cs="Calibri"/>
                <w:color w:val="000000"/>
                <w:sz w:val="22"/>
              </w:rPr>
              <w:t>mengantri</w:t>
            </w:r>
          </w:p>
        </w:tc>
      </w:tr>
      <w:tr w:rsidR="00C64901" w14:paraId="13C1C1F8" w14:textId="00677071" w:rsidTr="00C64901">
        <w:trPr>
          <w:trHeight w:val="246"/>
        </w:trPr>
        <w:tc>
          <w:tcPr>
            <w:tcW w:w="2045" w:type="dxa"/>
            <w:vAlign w:val="bottom"/>
          </w:tcPr>
          <w:p w14:paraId="0A288EDA" w14:textId="4657DF1F" w:rsidR="00C64901" w:rsidRDefault="00C64901" w:rsidP="00C64901">
            <w:pPr>
              <w:rPr>
                <w:lang w:val="en-US"/>
              </w:rPr>
            </w:pPr>
            <w:r>
              <w:rPr>
                <w:rFonts w:ascii="Calibri" w:hAnsi="Calibri" w:cs="Calibri"/>
                <w:color w:val="000000"/>
                <w:sz w:val="22"/>
              </w:rPr>
              <w:t>Himbau</w:t>
            </w:r>
          </w:p>
        </w:tc>
        <w:tc>
          <w:tcPr>
            <w:tcW w:w="1993" w:type="dxa"/>
            <w:vAlign w:val="bottom"/>
          </w:tcPr>
          <w:p w14:paraId="50FCF7F8" w14:textId="05850A02" w:rsidR="00C64901" w:rsidRDefault="00C64901" w:rsidP="00C64901">
            <w:pPr>
              <w:rPr>
                <w:lang w:val="en-US"/>
              </w:rPr>
            </w:pPr>
            <w:r>
              <w:rPr>
                <w:rFonts w:ascii="Calibri" w:hAnsi="Calibri" w:cs="Calibri"/>
                <w:color w:val="000000"/>
                <w:sz w:val="22"/>
              </w:rPr>
              <w:t>Imbau</w:t>
            </w:r>
          </w:p>
        </w:tc>
        <w:tc>
          <w:tcPr>
            <w:tcW w:w="1925" w:type="dxa"/>
            <w:vAlign w:val="bottom"/>
          </w:tcPr>
          <w:p w14:paraId="1B513F0C" w14:textId="1CD24254" w:rsidR="00C64901" w:rsidRDefault="00C64901" w:rsidP="00C64901">
            <w:pPr>
              <w:rPr>
                <w:lang w:val="en-US"/>
              </w:rPr>
            </w:pPr>
            <w:r>
              <w:rPr>
                <w:rFonts w:ascii="Calibri" w:hAnsi="Calibri" w:cs="Calibri"/>
                <w:color w:val="000000"/>
                <w:sz w:val="22"/>
              </w:rPr>
              <w:t>gak</w:t>
            </w:r>
          </w:p>
        </w:tc>
        <w:tc>
          <w:tcPr>
            <w:tcW w:w="1925" w:type="dxa"/>
            <w:vAlign w:val="bottom"/>
          </w:tcPr>
          <w:p w14:paraId="16EC7858" w14:textId="4E5B9532" w:rsidR="00C64901" w:rsidRDefault="00C64901" w:rsidP="00C64901">
            <w:pPr>
              <w:rPr>
                <w:lang w:val="en-US"/>
              </w:rPr>
            </w:pPr>
            <w:r>
              <w:rPr>
                <w:rFonts w:ascii="Calibri" w:hAnsi="Calibri" w:cs="Calibri"/>
                <w:color w:val="000000"/>
                <w:sz w:val="22"/>
              </w:rPr>
              <w:t>tidak</w:t>
            </w:r>
          </w:p>
        </w:tc>
      </w:tr>
      <w:tr w:rsidR="00C64901" w14:paraId="378D2989" w14:textId="5BC1AEFB" w:rsidTr="00C64901">
        <w:trPr>
          <w:trHeight w:val="246"/>
        </w:trPr>
        <w:tc>
          <w:tcPr>
            <w:tcW w:w="2045" w:type="dxa"/>
            <w:vAlign w:val="bottom"/>
          </w:tcPr>
          <w:p w14:paraId="0B3B1339" w14:textId="611A5142" w:rsidR="00C64901" w:rsidRDefault="00C64901" w:rsidP="00C64901">
            <w:pPr>
              <w:rPr>
                <w:lang w:val="en-US"/>
              </w:rPr>
            </w:pPr>
            <w:r>
              <w:rPr>
                <w:rFonts w:ascii="Calibri" w:hAnsi="Calibri" w:cs="Calibri"/>
                <w:color w:val="000000"/>
                <w:sz w:val="22"/>
              </w:rPr>
              <w:t>Ilmiawan</w:t>
            </w:r>
          </w:p>
        </w:tc>
        <w:tc>
          <w:tcPr>
            <w:tcW w:w="1993" w:type="dxa"/>
            <w:vAlign w:val="bottom"/>
          </w:tcPr>
          <w:p w14:paraId="745D3A29" w14:textId="704EDEED" w:rsidR="00C64901" w:rsidRDefault="00C64901" w:rsidP="00C64901">
            <w:pPr>
              <w:rPr>
                <w:lang w:val="en-US"/>
              </w:rPr>
            </w:pPr>
            <w:r>
              <w:rPr>
                <w:rFonts w:ascii="Calibri" w:hAnsi="Calibri" w:cs="Calibri"/>
                <w:color w:val="000000"/>
                <w:sz w:val="22"/>
              </w:rPr>
              <w:t>Ilmuwan</w:t>
            </w:r>
          </w:p>
        </w:tc>
        <w:tc>
          <w:tcPr>
            <w:tcW w:w="1925" w:type="dxa"/>
            <w:vAlign w:val="bottom"/>
          </w:tcPr>
          <w:p w14:paraId="3062B33E" w14:textId="43AF1571" w:rsidR="00C64901" w:rsidRDefault="00C64901" w:rsidP="00C64901">
            <w:pPr>
              <w:rPr>
                <w:lang w:val="en-US"/>
              </w:rPr>
            </w:pPr>
            <w:r>
              <w:rPr>
                <w:rFonts w:ascii="Calibri" w:hAnsi="Calibri" w:cs="Calibri"/>
                <w:color w:val="000000"/>
                <w:sz w:val="22"/>
              </w:rPr>
              <w:t>haii</w:t>
            </w:r>
          </w:p>
        </w:tc>
        <w:tc>
          <w:tcPr>
            <w:tcW w:w="1925" w:type="dxa"/>
            <w:vAlign w:val="bottom"/>
          </w:tcPr>
          <w:p w14:paraId="5583261E" w14:textId="727E0370" w:rsidR="00C64901" w:rsidRDefault="00C64901" w:rsidP="00C64901">
            <w:pPr>
              <w:rPr>
                <w:lang w:val="en-US"/>
              </w:rPr>
            </w:pPr>
            <w:r>
              <w:rPr>
                <w:rFonts w:ascii="Calibri" w:hAnsi="Calibri" w:cs="Calibri"/>
                <w:color w:val="000000"/>
                <w:sz w:val="22"/>
              </w:rPr>
              <w:t>hai</w:t>
            </w:r>
          </w:p>
        </w:tc>
      </w:tr>
      <w:tr w:rsidR="00C64901" w14:paraId="5C2DF62B" w14:textId="2E66CE39" w:rsidTr="00C64901">
        <w:trPr>
          <w:trHeight w:val="246"/>
        </w:trPr>
        <w:tc>
          <w:tcPr>
            <w:tcW w:w="2045" w:type="dxa"/>
            <w:vAlign w:val="bottom"/>
          </w:tcPr>
          <w:p w14:paraId="3D7F4350" w14:textId="3862064F" w:rsidR="00C64901" w:rsidRDefault="00C64901" w:rsidP="00C64901">
            <w:pPr>
              <w:rPr>
                <w:lang w:val="en-US"/>
              </w:rPr>
            </w:pPr>
            <w:r>
              <w:rPr>
                <w:rFonts w:ascii="Calibri" w:hAnsi="Calibri" w:cs="Calibri"/>
                <w:color w:val="000000"/>
                <w:sz w:val="22"/>
              </w:rPr>
              <w:t>Import</w:t>
            </w:r>
          </w:p>
        </w:tc>
        <w:tc>
          <w:tcPr>
            <w:tcW w:w="1993" w:type="dxa"/>
            <w:vAlign w:val="bottom"/>
          </w:tcPr>
          <w:p w14:paraId="56462608" w14:textId="3BAF3985" w:rsidR="00C64901" w:rsidRDefault="00C64901" w:rsidP="00C64901">
            <w:pPr>
              <w:rPr>
                <w:lang w:val="en-US"/>
              </w:rPr>
            </w:pPr>
            <w:r>
              <w:rPr>
                <w:rFonts w:ascii="Calibri" w:hAnsi="Calibri" w:cs="Calibri"/>
                <w:color w:val="000000"/>
                <w:sz w:val="22"/>
              </w:rPr>
              <w:t>Impor</w:t>
            </w:r>
          </w:p>
        </w:tc>
        <w:tc>
          <w:tcPr>
            <w:tcW w:w="1925" w:type="dxa"/>
            <w:vAlign w:val="bottom"/>
          </w:tcPr>
          <w:p w14:paraId="39023CCB" w14:textId="088ABA2A" w:rsidR="00C64901" w:rsidRDefault="00C64901" w:rsidP="00C64901">
            <w:pPr>
              <w:rPr>
                <w:lang w:val="en-US"/>
              </w:rPr>
            </w:pPr>
            <w:r>
              <w:rPr>
                <w:rFonts w:ascii="Calibri" w:hAnsi="Calibri" w:cs="Calibri"/>
                <w:color w:val="000000"/>
                <w:sz w:val="22"/>
              </w:rPr>
              <w:t>dbuka</w:t>
            </w:r>
          </w:p>
        </w:tc>
        <w:tc>
          <w:tcPr>
            <w:tcW w:w="1925" w:type="dxa"/>
            <w:vAlign w:val="bottom"/>
          </w:tcPr>
          <w:p w14:paraId="25E31AA7" w14:textId="2B265545" w:rsidR="00C64901" w:rsidRDefault="00C64901" w:rsidP="00C64901">
            <w:pPr>
              <w:rPr>
                <w:lang w:val="en-US"/>
              </w:rPr>
            </w:pPr>
            <w:r>
              <w:rPr>
                <w:rFonts w:ascii="Calibri" w:hAnsi="Calibri" w:cs="Calibri"/>
                <w:color w:val="000000"/>
                <w:sz w:val="22"/>
              </w:rPr>
              <w:t>di buka</w:t>
            </w:r>
          </w:p>
        </w:tc>
      </w:tr>
      <w:tr w:rsidR="00C64901" w14:paraId="6C7F638A" w14:textId="0F0DAC11" w:rsidTr="00C64901">
        <w:trPr>
          <w:trHeight w:val="246"/>
        </w:trPr>
        <w:tc>
          <w:tcPr>
            <w:tcW w:w="2045" w:type="dxa"/>
            <w:vAlign w:val="bottom"/>
          </w:tcPr>
          <w:p w14:paraId="6A49B3B9" w14:textId="13152790" w:rsidR="00C64901" w:rsidRDefault="00C64901" w:rsidP="00C64901">
            <w:pPr>
              <w:rPr>
                <w:lang w:val="en-US"/>
              </w:rPr>
            </w:pPr>
            <w:r>
              <w:rPr>
                <w:rFonts w:ascii="Calibri" w:hAnsi="Calibri" w:cs="Calibri"/>
                <w:color w:val="000000"/>
                <w:sz w:val="22"/>
              </w:rPr>
              <w:t>Insyaf</w:t>
            </w:r>
          </w:p>
        </w:tc>
        <w:tc>
          <w:tcPr>
            <w:tcW w:w="1993" w:type="dxa"/>
            <w:vAlign w:val="bottom"/>
          </w:tcPr>
          <w:p w14:paraId="2880B3D3" w14:textId="3F0E26E0" w:rsidR="00C64901" w:rsidRDefault="00C64901" w:rsidP="00C64901">
            <w:pPr>
              <w:rPr>
                <w:lang w:val="en-US"/>
              </w:rPr>
            </w:pPr>
            <w:r>
              <w:rPr>
                <w:rFonts w:ascii="Calibri" w:hAnsi="Calibri" w:cs="Calibri"/>
                <w:color w:val="000000"/>
                <w:sz w:val="22"/>
              </w:rPr>
              <w:t>Insaf</w:t>
            </w:r>
          </w:p>
        </w:tc>
        <w:tc>
          <w:tcPr>
            <w:tcW w:w="1925" w:type="dxa"/>
            <w:vAlign w:val="bottom"/>
          </w:tcPr>
          <w:p w14:paraId="1A8ECFCF" w14:textId="798AC5FF" w:rsidR="00C64901" w:rsidRDefault="00C64901" w:rsidP="00C64901">
            <w:pPr>
              <w:rPr>
                <w:lang w:val="en-US"/>
              </w:rPr>
            </w:pPr>
            <w:r>
              <w:rPr>
                <w:rFonts w:ascii="Calibri" w:hAnsi="Calibri" w:cs="Calibri"/>
                <w:color w:val="000000"/>
                <w:sz w:val="22"/>
              </w:rPr>
              <w:t>dy</w:t>
            </w:r>
          </w:p>
        </w:tc>
        <w:tc>
          <w:tcPr>
            <w:tcW w:w="1925" w:type="dxa"/>
            <w:vAlign w:val="bottom"/>
          </w:tcPr>
          <w:p w14:paraId="73C7048C" w14:textId="73C6CE20" w:rsidR="00C64901" w:rsidRDefault="00C64901" w:rsidP="00C64901">
            <w:pPr>
              <w:rPr>
                <w:lang w:val="en-US"/>
              </w:rPr>
            </w:pPr>
            <w:r>
              <w:rPr>
                <w:rFonts w:ascii="Calibri" w:hAnsi="Calibri" w:cs="Calibri"/>
                <w:color w:val="000000"/>
                <w:sz w:val="22"/>
              </w:rPr>
              <w:t>dia</w:t>
            </w:r>
          </w:p>
        </w:tc>
      </w:tr>
      <w:tr w:rsidR="00C64901" w14:paraId="3EF12D60" w14:textId="23C3C10A" w:rsidTr="00C64901">
        <w:trPr>
          <w:trHeight w:val="246"/>
        </w:trPr>
        <w:tc>
          <w:tcPr>
            <w:tcW w:w="2045" w:type="dxa"/>
            <w:vAlign w:val="bottom"/>
          </w:tcPr>
          <w:p w14:paraId="6E1AA6AE" w14:textId="2BF8306C" w:rsidR="00C64901" w:rsidRDefault="00C64901" w:rsidP="00C64901">
            <w:pPr>
              <w:rPr>
                <w:lang w:val="en-US"/>
              </w:rPr>
            </w:pPr>
            <w:r>
              <w:rPr>
                <w:rFonts w:ascii="Calibri" w:hAnsi="Calibri" w:cs="Calibri"/>
                <w:color w:val="000000"/>
                <w:sz w:val="22"/>
              </w:rPr>
              <w:t>Hisap</w:t>
            </w:r>
          </w:p>
        </w:tc>
        <w:tc>
          <w:tcPr>
            <w:tcW w:w="1993" w:type="dxa"/>
            <w:vAlign w:val="bottom"/>
          </w:tcPr>
          <w:p w14:paraId="0F7963AA" w14:textId="53E3CF39" w:rsidR="00C64901" w:rsidRDefault="00C64901" w:rsidP="00C64901">
            <w:pPr>
              <w:rPr>
                <w:lang w:val="en-US"/>
              </w:rPr>
            </w:pPr>
            <w:r>
              <w:rPr>
                <w:rFonts w:ascii="Calibri" w:hAnsi="Calibri" w:cs="Calibri"/>
                <w:color w:val="000000"/>
                <w:sz w:val="22"/>
              </w:rPr>
              <w:t>Isap</w:t>
            </w:r>
          </w:p>
        </w:tc>
        <w:tc>
          <w:tcPr>
            <w:tcW w:w="1925" w:type="dxa"/>
            <w:vAlign w:val="bottom"/>
          </w:tcPr>
          <w:p w14:paraId="27D1743A" w14:textId="718ECF62" w:rsidR="00C64901" w:rsidRDefault="00C64901" w:rsidP="00C64901">
            <w:pPr>
              <w:rPr>
                <w:lang w:val="en-US"/>
              </w:rPr>
            </w:pPr>
            <w:r>
              <w:rPr>
                <w:rFonts w:ascii="Calibri" w:hAnsi="Calibri" w:cs="Calibri"/>
                <w:color w:val="000000"/>
                <w:sz w:val="22"/>
              </w:rPr>
              <w:t>sndirinya</w:t>
            </w:r>
          </w:p>
        </w:tc>
        <w:tc>
          <w:tcPr>
            <w:tcW w:w="1925" w:type="dxa"/>
            <w:vAlign w:val="bottom"/>
          </w:tcPr>
          <w:p w14:paraId="29649583" w14:textId="14BE1D7C" w:rsidR="00C64901" w:rsidRDefault="00C64901" w:rsidP="00C64901">
            <w:pPr>
              <w:rPr>
                <w:lang w:val="en-US"/>
              </w:rPr>
            </w:pPr>
            <w:r>
              <w:rPr>
                <w:rFonts w:ascii="Calibri" w:hAnsi="Calibri" w:cs="Calibri"/>
                <w:color w:val="000000"/>
                <w:sz w:val="22"/>
              </w:rPr>
              <w:t>sendirinya</w:t>
            </w:r>
          </w:p>
        </w:tc>
      </w:tr>
      <w:tr w:rsidR="00C64901" w14:paraId="35040983" w14:textId="05C7796B" w:rsidTr="00C64901">
        <w:trPr>
          <w:trHeight w:val="246"/>
        </w:trPr>
        <w:tc>
          <w:tcPr>
            <w:tcW w:w="2045" w:type="dxa"/>
            <w:vAlign w:val="bottom"/>
          </w:tcPr>
          <w:p w14:paraId="456693B1" w14:textId="1D5E684F" w:rsidR="00C64901" w:rsidRDefault="00C64901" w:rsidP="00C64901">
            <w:pPr>
              <w:rPr>
                <w:lang w:val="en-US"/>
              </w:rPr>
            </w:pPr>
            <w:r>
              <w:rPr>
                <w:rFonts w:ascii="Calibri" w:hAnsi="Calibri" w:cs="Calibri"/>
                <w:color w:val="000000"/>
                <w:sz w:val="22"/>
              </w:rPr>
              <w:t>Isteri</w:t>
            </w:r>
          </w:p>
        </w:tc>
        <w:tc>
          <w:tcPr>
            <w:tcW w:w="1993" w:type="dxa"/>
            <w:vAlign w:val="bottom"/>
          </w:tcPr>
          <w:p w14:paraId="0B3CC2A6" w14:textId="7504B01D" w:rsidR="00C64901" w:rsidRDefault="00C64901" w:rsidP="00C64901">
            <w:pPr>
              <w:rPr>
                <w:lang w:val="en-US"/>
              </w:rPr>
            </w:pPr>
            <w:r>
              <w:rPr>
                <w:rFonts w:ascii="Calibri" w:hAnsi="Calibri" w:cs="Calibri"/>
                <w:color w:val="000000"/>
                <w:sz w:val="22"/>
              </w:rPr>
              <w:t>Istri</w:t>
            </w:r>
          </w:p>
        </w:tc>
        <w:tc>
          <w:tcPr>
            <w:tcW w:w="1925" w:type="dxa"/>
            <w:vAlign w:val="bottom"/>
          </w:tcPr>
          <w:p w14:paraId="5089A7D5" w14:textId="65204DB7" w:rsidR="00C64901" w:rsidRDefault="00C64901" w:rsidP="00C64901">
            <w:pPr>
              <w:rPr>
                <w:lang w:val="en-US"/>
              </w:rPr>
            </w:pPr>
            <w:r>
              <w:rPr>
                <w:rFonts w:ascii="Calibri" w:hAnsi="Calibri" w:cs="Calibri"/>
                <w:color w:val="000000"/>
                <w:sz w:val="22"/>
              </w:rPr>
              <w:t>ndak</w:t>
            </w:r>
          </w:p>
        </w:tc>
        <w:tc>
          <w:tcPr>
            <w:tcW w:w="1925" w:type="dxa"/>
            <w:vAlign w:val="bottom"/>
          </w:tcPr>
          <w:p w14:paraId="4BF8656E" w14:textId="29842E39" w:rsidR="00C64901" w:rsidRDefault="00C64901" w:rsidP="00C64901">
            <w:pPr>
              <w:rPr>
                <w:lang w:val="en-US"/>
              </w:rPr>
            </w:pPr>
            <w:r>
              <w:rPr>
                <w:rFonts w:ascii="Calibri" w:hAnsi="Calibri" w:cs="Calibri"/>
                <w:color w:val="000000"/>
                <w:sz w:val="22"/>
              </w:rPr>
              <w:t>tidak</w:t>
            </w:r>
          </w:p>
        </w:tc>
      </w:tr>
      <w:tr w:rsidR="00C64901" w14:paraId="09DFE4F4" w14:textId="2CEE0F7F" w:rsidTr="00C64901">
        <w:trPr>
          <w:trHeight w:val="246"/>
        </w:trPr>
        <w:tc>
          <w:tcPr>
            <w:tcW w:w="2045" w:type="dxa"/>
            <w:vAlign w:val="bottom"/>
          </w:tcPr>
          <w:p w14:paraId="76EDAAB2" w14:textId="2B328040" w:rsidR="00C64901" w:rsidRDefault="00C64901" w:rsidP="00C64901">
            <w:pPr>
              <w:rPr>
                <w:lang w:val="en-US"/>
              </w:rPr>
            </w:pPr>
            <w:r>
              <w:rPr>
                <w:rFonts w:ascii="Calibri" w:hAnsi="Calibri" w:cs="Calibri"/>
                <w:color w:val="000000"/>
                <w:sz w:val="22"/>
              </w:rPr>
              <w:t>Ijin</w:t>
            </w:r>
          </w:p>
        </w:tc>
        <w:tc>
          <w:tcPr>
            <w:tcW w:w="1993" w:type="dxa"/>
            <w:vAlign w:val="bottom"/>
          </w:tcPr>
          <w:p w14:paraId="16BA7324" w14:textId="7A8E2C3D" w:rsidR="00C64901" w:rsidRDefault="00C64901" w:rsidP="00C64901">
            <w:pPr>
              <w:rPr>
                <w:lang w:val="en-US"/>
              </w:rPr>
            </w:pPr>
            <w:r>
              <w:rPr>
                <w:rFonts w:ascii="Calibri" w:hAnsi="Calibri" w:cs="Calibri"/>
                <w:color w:val="000000"/>
                <w:sz w:val="22"/>
              </w:rPr>
              <w:t>Izin</w:t>
            </w:r>
          </w:p>
        </w:tc>
        <w:tc>
          <w:tcPr>
            <w:tcW w:w="1925" w:type="dxa"/>
            <w:vAlign w:val="bottom"/>
          </w:tcPr>
          <w:p w14:paraId="43D54F48" w14:textId="1F0763D6" w:rsidR="00C64901" w:rsidRDefault="00C64901" w:rsidP="00C64901">
            <w:pPr>
              <w:rPr>
                <w:lang w:val="en-US"/>
              </w:rPr>
            </w:pPr>
            <w:r>
              <w:rPr>
                <w:rFonts w:ascii="Calibri" w:hAnsi="Calibri" w:cs="Calibri"/>
                <w:color w:val="000000"/>
                <w:sz w:val="22"/>
              </w:rPr>
              <w:t>audah</w:t>
            </w:r>
          </w:p>
        </w:tc>
        <w:tc>
          <w:tcPr>
            <w:tcW w:w="1925" w:type="dxa"/>
            <w:vAlign w:val="bottom"/>
          </w:tcPr>
          <w:p w14:paraId="694F5652" w14:textId="4FBC4805" w:rsidR="00C64901" w:rsidRDefault="00C64901" w:rsidP="00C64901">
            <w:pPr>
              <w:rPr>
                <w:lang w:val="en-US"/>
              </w:rPr>
            </w:pPr>
            <w:r>
              <w:rPr>
                <w:rFonts w:ascii="Calibri" w:hAnsi="Calibri" w:cs="Calibri"/>
                <w:color w:val="000000"/>
                <w:sz w:val="22"/>
              </w:rPr>
              <w:t>sudah</w:t>
            </w:r>
          </w:p>
        </w:tc>
      </w:tr>
      <w:tr w:rsidR="00C64901" w14:paraId="45B4180C" w14:textId="6B2F54C1" w:rsidTr="00C64901">
        <w:trPr>
          <w:trHeight w:val="246"/>
        </w:trPr>
        <w:tc>
          <w:tcPr>
            <w:tcW w:w="2045" w:type="dxa"/>
            <w:vAlign w:val="bottom"/>
          </w:tcPr>
          <w:p w14:paraId="6D5F12F2" w14:textId="3FAE80B4" w:rsidR="00C64901" w:rsidRDefault="00C64901" w:rsidP="00C64901">
            <w:pPr>
              <w:rPr>
                <w:lang w:val="en-US"/>
              </w:rPr>
            </w:pPr>
            <w:r>
              <w:rPr>
                <w:rFonts w:ascii="Calibri" w:hAnsi="Calibri" w:cs="Calibri"/>
                <w:color w:val="000000"/>
                <w:sz w:val="22"/>
              </w:rPr>
              <w:t>Jadual</w:t>
            </w:r>
          </w:p>
        </w:tc>
        <w:tc>
          <w:tcPr>
            <w:tcW w:w="1993" w:type="dxa"/>
            <w:vAlign w:val="bottom"/>
          </w:tcPr>
          <w:p w14:paraId="7366B17E" w14:textId="34148A9E" w:rsidR="00C64901" w:rsidRDefault="00C64901" w:rsidP="00C64901">
            <w:pPr>
              <w:rPr>
                <w:lang w:val="en-US"/>
              </w:rPr>
            </w:pPr>
            <w:r>
              <w:rPr>
                <w:rFonts w:ascii="Calibri" w:hAnsi="Calibri" w:cs="Calibri"/>
                <w:color w:val="000000"/>
                <w:sz w:val="22"/>
              </w:rPr>
              <w:t>Jadwal</w:t>
            </w:r>
          </w:p>
        </w:tc>
        <w:tc>
          <w:tcPr>
            <w:tcW w:w="1925" w:type="dxa"/>
            <w:vAlign w:val="bottom"/>
          </w:tcPr>
          <w:p w14:paraId="11D35B90" w14:textId="4A138152" w:rsidR="00C64901" w:rsidRDefault="00C64901" w:rsidP="00C64901">
            <w:pPr>
              <w:rPr>
                <w:lang w:val="en-US"/>
              </w:rPr>
            </w:pPr>
            <w:r>
              <w:rPr>
                <w:rFonts w:ascii="Calibri" w:hAnsi="Calibri" w:cs="Calibri"/>
                <w:color w:val="000000"/>
                <w:sz w:val="22"/>
              </w:rPr>
              <w:t>kjlsn</w:t>
            </w:r>
          </w:p>
        </w:tc>
        <w:tc>
          <w:tcPr>
            <w:tcW w:w="1925" w:type="dxa"/>
            <w:vAlign w:val="bottom"/>
          </w:tcPr>
          <w:p w14:paraId="746C6911" w14:textId="7D732D3E" w:rsidR="00C64901" w:rsidRDefault="00C64901" w:rsidP="00C64901">
            <w:pPr>
              <w:rPr>
                <w:lang w:val="en-US"/>
              </w:rPr>
            </w:pPr>
            <w:r>
              <w:rPr>
                <w:rFonts w:ascii="Calibri" w:hAnsi="Calibri" w:cs="Calibri"/>
                <w:color w:val="000000"/>
                <w:sz w:val="22"/>
              </w:rPr>
              <w:t>kejelasan</w:t>
            </w:r>
          </w:p>
        </w:tc>
      </w:tr>
      <w:tr w:rsidR="00C64901" w14:paraId="64820253" w14:textId="6558EED6" w:rsidTr="00C64901">
        <w:trPr>
          <w:trHeight w:val="246"/>
        </w:trPr>
        <w:tc>
          <w:tcPr>
            <w:tcW w:w="2045" w:type="dxa"/>
            <w:vAlign w:val="bottom"/>
          </w:tcPr>
          <w:p w14:paraId="290B6624" w14:textId="6775BA2F" w:rsidR="00C64901" w:rsidRDefault="00C64901" w:rsidP="00C64901">
            <w:pPr>
              <w:rPr>
                <w:lang w:val="en-US"/>
              </w:rPr>
            </w:pPr>
            <w:r>
              <w:rPr>
                <w:rFonts w:ascii="Calibri" w:hAnsi="Calibri" w:cs="Calibri"/>
                <w:color w:val="000000"/>
                <w:sz w:val="22"/>
              </w:rPr>
              <w:t>Jenasah</w:t>
            </w:r>
          </w:p>
        </w:tc>
        <w:tc>
          <w:tcPr>
            <w:tcW w:w="1993" w:type="dxa"/>
            <w:vAlign w:val="bottom"/>
          </w:tcPr>
          <w:p w14:paraId="355A4E7E" w14:textId="539AC2CE" w:rsidR="00C64901" w:rsidRDefault="00C64901" w:rsidP="00C64901">
            <w:pPr>
              <w:rPr>
                <w:lang w:val="en-US"/>
              </w:rPr>
            </w:pPr>
            <w:r>
              <w:rPr>
                <w:rFonts w:ascii="Calibri" w:hAnsi="Calibri" w:cs="Calibri"/>
                <w:color w:val="000000"/>
                <w:sz w:val="22"/>
              </w:rPr>
              <w:t>Jenazah</w:t>
            </w:r>
          </w:p>
        </w:tc>
        <w:tc>
          <w:tcPr>
            <w:tcW w:w="1925" w:type="dxa"/>
            <w:vAlign w:val="bottom"/>
          </w:tcPr>
          <w:p w14:paraId="1FCF694D" w14:textId="5B5AEE86" w:rsidR="00C64901" w:rsidRDefault="00C64901" w:rsidP="00C64901">
            <w:pPr>
              <w:rPr>
                <w:lang w:val="en-US"/>
              </w:rPr>
            </w:pPr>
            <w:r>
              <w:rPr>
                <w:rFonts w:ascii="Calibri" w:hAnsi="Calibri" w:cs="Calibri"/>
                <w:color w:val="000000"/>
                <w:sz w:val="22"/>
              </w:rPr>
              <w:t>ttg</w:t>
            </w:r>
          </w:p>
        </w:tc>
        <w:tc>
          <w:tcPr>
            <w:tcW w:w="1925" w:type="dxa"/>
            <w:vAlign w:val="bottom"/>
          </w:tcPr>
          <w:p w14:paraId="7307757A" w14:textId="49661E64" w:rsidR="00C64901" w:rsidRDefault="00C64901" w:rsidP="00C64901">
            <w:pPr>
              <w:rPr>
                <w:lang w:val="en-US"/>
              </w:rPr>
            </w:pPr>
            <w:r>
              <w:rPr>
                <w:rFonts w:ascii="Calibri" w:hAnsi="Calibri" w:cs="Calibri"/>
                <w:color w:val="000000"/>
                <w:sz w:val="22"/>
              </w:rPr>
              <w:t>tentang</w:t>
            </w:r>
          </w:p>
        </w:tc>
      </w:tr>
      <w:tr w:rsidR="00C64901" w14:paraId="2A11524E" w14:textId="28BC935A" w:rsidTr="00C64901">
        <w:trPr>
          <w:trHeight w:val="246"/>
        </w:trPr>
        <w:tc>
          <w:tcPr>
            <w:tcW w:w="2045" w:type="dxa"/>
            <w:vAlign w:val="bottom"/>
          </w:tcPr>
          <w:p w14:paraId="6AA02016" w14:textId="1C14BD03" w:rsidR="00C64901" w:rsidRDefault="00C64901" w:rsidP="00C64901">
            <w:pPr>
              <w:rPr>
                <w:lang w:val="en-US"/>
              </w:rPr>
            </w:pPr>
            <w:r>
              <w:rPr>
                <w:rFonts w:ascii="Calibri" w:hAnsi="Calibri" w:cs="Calibri"/>
                <w:color w:val="000000"/>
                <w:sz w:val="22"/>
              </w:rPr>
              <w:t>Jendral</w:t>
            </w:r>
          </w:p>
        </w:tc>
        <w:tc>
          <w:tcPr>
            <w:tcW w:w="1993" w:type="dxa"/>
            <w:vAlign w:val="bottom"/>
          </w:tcPr>
          <w:p w14:paraId="1BFBE873" w14:textId="43D722E5" w:rsidR="00C64901" w:rsidRDefault="00C64901" w:rsidP="00C64901">
            <w:pPr>
              <w:rPr>
                <w:lang w:val="en-US"/>
              </w:rPr>
            </w:pPr>
            <w:r>
              <w:rPr>
                <w:rFonts w:ascii="Calibri" w:hAnsi="Calibri" w:cs="Calibri"/>
                <w:color w:val="000000"/>
                <w:sz w:val="22"/>
              </w:rPr>
              <w:t>Jenderal</w:t>
            </w:r>
          </w:p>
        </w:tc>
        <w:tc>
          <w:tcPr>
            <w:tcW w:w="1925" w:type="dxa"/>
            <w:vAlign w:val="bottom"/>
          </w:tcPr>
          <w:p w14:paraId="656DB1B2" w14:textId="7D8F6C0E" w:rsidR="00C64901" w:rsidRDefault="00C64901" w:rsidP="00C64901">
            <w:pPr>
              <w:rPr>
                <w:lang w:val="en-US"/>
              </w:rPr>
            </w:pPr>
            <w:r>
              <w:rPr>
                <w:rFonts w:ascii="Calibri" w:hAnsi="Calibri" w:cs="Calibri"/>
                <w:color w:val="000000"/>
                <w:sz w:val="22"/>
              </w:rPr>
              <w:t>smp</w:t>
            </w:r>
          </w:p>
        </w:tc>
        <w:tc>
          <w:tcPr>
            <w:tcW w:w="1925" w:type="dxa"/>
            <w:vAlign w:val="bottom"/>
          </w:tcPr>
          <w:p w14:paraId="3C46D6E0" w14:textId="3B623575" w:rsidR="00C64901" w:rsidRDefault="00C64901" w:rsidP="00C64901">
            <w:pPr>
              <w:rPr>
                <w:lang w:val="en-US"/>
              </w:rPr>
            </w:pPr>
            <w:r>
              <w:rPr>
                <w:rFonts w:ascii="Calibri" w:hAnsi="Calibri" w:cs="Calibri"/>
                <w:color w:val="000000"/>
                <w:sz w:val="22"/>
              </w:rPr>
              <w:t>sampai</w:t>
            </w:r>
          </w:p>
        </w:tc>
      </w:tr>
      <w:tr w:rsidR="00C64901" w14:paraId="58DE3138" w14:textId="4C893E3E" w:rsidTr="00C64901">
        <w:trPr>
          <w:trHeight w:val="246"/>
        </w:trPr>
        <w:tc>
          <w:tcPr>
            <w:tcW w:w="2045" w:type="dxa"/>
            <w:vAlign w:val="bottom"/>
          </w:tcPr>
          <w:p w14:paraId="758F3B98" w14:textId="73A17E0A" w:rsidR="00C64901" w:rsidRDefault="00C64901" w:rsidP="00C64901">
            <w:pPr>
              <w:rPr>
                <w:lang w:val="en-US"/>
              </w:rPr>
            </w:pPr>
            <w:r>
              <w:rPr>
                <w:rFonts w:ascii="Calibri" w:hAnsi="Calibri" w:cs="Calibri"/>
                <w:color w:val="000000"/>
                <w:sz w:val="22"/>
              </w:rPr>
              <w:t>Kaedah</w:t>
            </w:r>
          </w:p>
        </w:tc>
        <w:tc>
          <w:tcPr>
            <w:tcW w:w="1993" w:type="dxa"/>
            <w:vAlign w:val="bottom"/>
          </w:tcPr>
          <w:p w14:paraId="12EE3E71" w14:textId="18E119BD" w:rsidR="00C64901" w:rsidRDefault="00C64901" w:rsidP="00C64901">
            <w:pPr>
              <w:rPr>
                <w:lang w:val="en-US"/>
              </w:rPr>
            </w:pPr>
            <w:r>
              <w:rPr>
                <w:rFonts w:ascii="Calibri" w:hAnsi="Calibri" w:cs="Calibri"/>
                <w:color w:val="000000"/>
                <w:sz w:val="22"/>
              </w:rPr>
              <w:t>Kaidah</w:t>
            </w:r>
          </w:p>
        </w:tc>
        <w:tc>
          <w:tcPr>
            <w:tcW w:w="1925" w:type="dxa"/>
            <w:vAlign w:val="bottom"/>
          </w:tcPr>
          <w:p w14:paraId="4825BD9E" w14:textId="208B1693" w:rsidR="00C64901" w:rsidRDefault="00C64901" w:rsidP="00C64901">
            <w:pPr>
              <w:rPr>
                <w:lang w:val="en-US"/>
              </w:rPr>
            </w:pPr>
            <w:r>
              <w:rPr>
                <w:rFonts w:ascii="Calibri" w:hAnsi="Calibri" w:cs="Calibri"/>
                <w:color w:val="000000"/>
                <w:sz w:val="22"/>
              </w:rPr>
              <w:t>nda</w:t>
            </w:r>
          </w:p>
        </w:tc>
        <w:tc>
          <w:tcPr>
            <w:tcW w:w="1925" w:type="dxa"/>
            <w:vAlign w:val="bottom"/>
          </w:tcPr>
          <w:p w14:paraId="6AE84238" w14:textId="4558DBB8" w:rsidR="00C64901" w:rsidRDefault="00C64901" w:rsidP="00C64901">
            <w:pPr>
              <w:rPr>
                <w:lang w:val="en-US"/>
              </w:rPr>
            </w:pPr>
            <w:r>
              <w:rPr>
                <w:rFonts w:ascii="Calibri" w:hAnsi="Calibri" w:cs="Calibri"/>
                <w:color w:val="000000"/>
                <w:sz w:val="22"/>
              </w:rPr>
              <w:t>tidak</w:t>
            </w:r>
          </w:p>
        </w:tc>
      </w:tr>
      <w:tr w:rsidR="00C64901" w14:paraId="5C06D5C2" w14:textId="083DC547" w:rsidTr="00C64901">
        <w:trPr>
          <w:trHeight w:val="246"/>
        </w:trPr>
        <w:tc>
          <w:tcPr>
            <w:tcW w:w="2045" w:type="dxa"/>
            <w:vAlign w:val="bottom"/>
          </w:tcPr>
          <w:p w14:paraId="5F1305B6" w14:textId="6FACF845" w:rsidR="00C64901" w:rsidRDefault="00C64901" w:rsidP="00C64901">
            <w:pPr>
              <w:rPr>
                <w:lang w:val="en-US"/>
              </w:rPr>
            </w:pPr>
            <w:r>
              <w:rPr>
                <w:rFonts w:ascii="Calibri" w:hAnsi="Calibri" w:cs="Calibri"/>
                <w:color w:val="000000"/>
                <w:sz w:val="22"/>
              </w:rPr>
              <w:t>Karir</w:t>
            </w:r>
          </w:p>
        </w:tc>
        <w:tc>
          <w:tcPr>
            <w:tcW w:w="1993" w:type="dxa"/>
            <w:vAlign w:val="bottom"/>
          </w:tcPr>
          <w:p w14:paraId="77CF052F" w14:textId="53D8566F" w:rsidR="00C64901" w:rsidRDefault="00C64901" w:rsidP="00C64901">
            <w:pPr>
              <w:rPr>
                <w:lang w:val="en-US"/>
              </w:rPr>
            </w:pPr>
            <w:r>
              <w:rPr>
                <w:rFonts w:ascii="Calibri" w:hAnsi="Calibri" w:cs="Calibri"/>
                <w:color w:val="000000"/>
                <w:sz w:val="22"/>
              </w:rPr>
              <w:t>Karier</w:t>
            </w:r>
          </w:p>
        </w:tc>
        <w:tc>
          <w:tcPr>
            <w:tcW w:w="1925" w:type="dxa"/>
            <w:vAlign w:val="bottom"/>
          </w:tcPr>
          <w:p w14:paraId="44C5D7B6" w14:textId="6BD268EA" w:rsidR="00C64901" w:rsidRDefault="00C64901" w:rsidP="00C64901">
            <w:pPr>
              <w:rPr>
                <w:lang w:val="en-US"/>
              </w:rPr>
            </w:pPr>
            <w:r>
              <w:rPr>
                <w:rFonts w:ascii="Calibri" w:hAnsi="Calibri" w:cs="Calibri"/>
                <w:color w:val="000000"/>
                <w:sz w:val="22"/>
              </w:rPr>
              <w:t>beda2</w:t>
            </w:r>
          </w:p>
        </w:tc>
        <w:tc>
          <w:tcPr>
            <w:tcW w:w="1925" w:type="dxa"/>
            <w:vAlign w:val="bottom"/>
          </w:tcPr>
          <w:p w14:paraId="74F12D51" w14:textId="32B6D944" w:rsidR="00C64901" w:rsidRDefault="00C64901" w:rsidP="00C64901">
            <w:pPr>
              <w:rPr>
                <w:lang w:val="en-US"/>
              </w:rPr>
            </w:pPr>
            <w:r>
              <w:rPr>
                <w:rFonts w:ascii="Calibri" w:hAnsi="Calibri" w:cs="Calibri"/>
                <w:color w:val="000000"/>
                <w:sz w:val="22"/>
              </w:rPr>
              <w:t>beda beda</w:t>
            </w:r>
          </w:p>
        </w:tc>
      </w:tr>
      <w:tr w:rsidR="00C64901" w14:paraId="41FCBF59" w14:textId="50A0C57B" w:rsidTr="00C64901">
        <w:trPr>
          <w:trHeight w:val="246"/>
        </w:trPr>
        <w:tc>
          <w:tcPr>
            <w:tcW w:w="2045" w:type="dxa"/>
            <w:vAlign w:val="bottom"/>
          </w:tcPr>
          <w:p w14:paraId="0D434CB8" w14:textId="0EE62844" w:rsidR="00C64901" w:rsidRDefault="00C64901" w:rsidP="00C64901">
            <w:pPr>
              <w:rPr>
                <w:lang w:val="en-US"/>
              </w:rPr>
            </w:pPr>
            <w:r>
              <w:rPr>
                <w:rFonts w:ascii="Calibri" w:hAnsi="Calibri" w:cs="Calibri"/>
                <w:color w:val="000000"/>
                <w:sz w:val="22"/>
              </w:rPr>
              <w:t>Khutbah</w:t>
            </w:r>
          </w:p>
        </w:tc>
        <w:tc>
          <w:tcPr>
            <w:tcW w:w="1993" w:type="dxa"/>
            <w:vAlign w:val="bottom"/>
          </w:tcPr>
          <w:p w14:paraId="69E2EF21" w14:textId="4DB95B0C" w:rsidR="00C64901" w:rsidRDefault="00C64901" w:rsidP="00C64901">
            <w:pPr>
              <w:rPr>
                <w:lang w:val="en-US"/>
              </w:rPr>
            </w:pPr>
            <w:r>
              <w:rPr>
                <w:rFonts w:ascii="Calibri" w:hAnsi="Calibri" w:cs="Calibri"/>
                <w:color w:val="000000"/>
                <w:sz w:val="22"/>
              </w:rPr>
              <w:t>Khotbah</w:t>
            </w:r>
          </w:p>
        </w:tc>
        <w:tc>
          <w:tcPr>
            <w:tcW w:w="1925" w:type="dxa"/>
            <w:vAlign w:val="bottom"/>
          </w:tcPr>
          <w:p w14:paraId="42C4E68F" w14:textId="11F60060" w:rsidR="00C64901" w:rsidRDefault="00C64901" w:rsidP="00C64901">
            <w:pPr>
              <w:rPr>
                <w:lang w:val="en-US"/>
              </w:rPr>
            </w:pPr>
            <w:r>
              <w:rPr>
                <w:rFonts w:ascii="Calibri" w:hAnsi="Calibri" w:cs="Calibri"/>
                <w:color w:val="000000"/>
                <w:sz w:val="22"/>
              </w:rPr>
              <w:t>dr</w:t>
            </w:r>
          </w:p>
        </w:tc>
        <w:tc>
          <w:tcPr>
            <w:tcW w:w="1925" w:type="dxa"/>
            <w:vAlign w:val="bottom"/>
          </w:tcPr>
          <w:p w14:paraId="16CDE4DA" w14:textId="343B2B43" w:rsidR="00C64901" w:rsidRDefault="00C64901" w:rsidP="00C64901">
            <w:pPr>
              <w:rPr>
                <w:lang w:val="en-US"/>
              </w:rPr>
            </w:pPr>
            <w:r>
              <w:rPr>
                <w:rFonts w:ascii="Calibri" w:hAnsi="Calibri" w:cs="Calibri"/>
                <w:color w:val="000000"/>
                <w:sz w:val="22"/>
              </w:rPr>
              <w:t xml:space="preserve">dari   </w:t>
            </w:r>
          </w:p>
        </w:tc>
      </w:tr>
      <w:tr w:rsidR="00C64901" w14:paraId="6C4DEDBD" w14:textId="5BA13173" w:rsidTr="00C64901">
        <w:trPr>
          <w:trHeight w:val="246"/>
        </w:trPr>
        <w:tc>
          <w:tcPr>
            <w:tcW w:w="2045" w:type="dxa"/>
            <w:vAlign w:val="bottom"/>
          </w:tcPr>
          <w:p w14:paraId="18458490" w14:textId="60D34AE9" w:rsidR="00C64901" w:rsidRDefault="00C64901" w:rsidP="00C64901">
            <w:pPr>
              <w:rPr>
                <w:lang w:val="en-US"/>
              </w:rPr>
            </w:pPr>
            <w:r>
              <w:rPr>
                <w:rFonts w:ascii="Calibri" w:hAnsi="Calibri" w:cs="Calibri"/>
                <w:color w:val="000000"/>
                <w:sz w:val="22"/>
              </w:rPr>
              <w:t>Komplek</w:t>
            </w:r>
          </w:p>
        </w:tc>
        <w:tc>
          <w:tcPr>
            <w:tcW w:w="1993" w:type="dxa"/>
            <w:vAlign w:val="bottom"/>
          </w:tcPr>
          <w:p w14:paraId="3DFB49E0" w14:textId="509960DC" w:rsidR="00C64901" w:rsidRDefault="00C64901" w:rsidP="00C64901">
            <w:pPr>
              <w:rPr>
                <w:lang w:val="en-US"/>
              </w:rPr>
            </w:pPr>
            <w:r>
              <w:rPr>
                <w:rFonts w:ascii="Calibri" w:hAnsi="Calibri" w:cs="Calibri"/>
                <w:color w:val="000000"/>
                <w:sz w:val="22"/>
              </w:rPr>
              <w:t>Kompleks</w:t>
            </w:r>
          </w:p>
        </w:tc>
        <w:tc>
          <w:tcPr>
            <w:tcW w:w="1925" w:type="dxa"/>
            <w:vAlign w:val="bottom"/>
          </w:tcPr>
          <w:p w14:paraId="51F2F785" w14:textId="1B7F2F45" w:rsidR="00C64901" w:rsidRDefault="00C64901" w:rsidP="00C64901">
            <w:pPr>
              <w:rPr>
                <w:lang w:val="en-US"/>
              </w:rPr>
            </w:pPr>
            <w:r>
              <w:rPr>
                <w:rFonts w:ascii="Calibri" w:hAnsi="Calibri" w:cs="Calibri"/>
                <w:color w:val="000000"/>
                <w:sz w:val="22"/>
              </w:rPr>
              <w:t>ga</w:t>
            </w:r>
          </w:p>
        </w:tc>
        <w:tc>
          <w:tcPr>
            <w:tcW w:w="1925" w:type="dxa"/>
            <w:vAlign w:val="bottom"/>
          </w:tcPr>
          <w:p w14:paraId="710E94FC" w14:textId="6C4EA65F" w:rsidR="00C64901" w:rsidRDefault="00C64901" w:rsidP="00C64901">
            <w:pPr>
              <w:rPr>
                <w:lang w:val="en-US"/>
              </w:rPr>
            </w:pPr>
            <w:r>
              <w:rPr>
                <w:rFonts w:ascii="Calibri" w:hAnsi="Calibri" w:cs="Calibri"/>
                <w:color w:val="000000"/>
                <w:sz w:val="22"/>
              </w:rPr>
              <w:t>tidak</w:t>
            </w:r>
          </w:p>
        </w:tc>
      </w:tr>
      <w:tr w:rsidR="00C64901" w14:paraId="7BDF6DDA" w14:textId="6CD79BA3" w:rsidTr="00C64901">
        <w:trPr>
          <w:trHeight w:val="246"/>
        </w:trPr>
        <w:tc>
          <w:tcPr>
            <w:tcW w:w="2045" w:type="dxa"/>
            <w:vAlign w:val="bottom"/>
          </w:tcPr>
          <w:p w14:paraId="04A663ED" w14:textId="6B9FFD54" w:rsidR="00C64901" w:rsidRDefault="00C64901" w:rsidP="00C64901">
            <w:pPr>
              <w:rPr>
                <w:lang w:val="en-US"/>
              </w:rPr>
            </w:pPr>
            <w:r>
              <w:rPr>
                <w:rFonts w:ascii="Calibri" w:hAnsi="Calibri" w:cs="Calibri"/>
                <w:color w:val="000000"/>
                <w:sz w:val="22"/>
              </w:rPr>
              <w:t>Kondite</w:t>
            </w:r>
          </w:p>
        </w:tc>
        <w:tc>
          <w:tcPr>
            <w:tcW w:w="1993" w:type="dxa"/>
            <w:vAlign w:val="bottom"/>
          </w:tcPr>
          <w:p w14:paraId="7E541CBD" w14:textId="2018F349" w:rsidR="00C64901" w:rsidRDefault="00C64901" w:rsidP="00C64901">
            <w:pPr>
              <w:rPr>
                <w:lang w:val="en-US"/>
              </w:rPr>
            </w:pPr>
            <w:r>
              <w:rPr>
                <w:rFonts w:ascii="Calibri" w:hAnsi="Calibri" w:cs="Calibri"/>
                <w:color w:val="000000"/>
                <w:sz w:val="22"/>
              </w:rPr>
              <w:t>Konduite</w:t>
            </w:r>
          </w:p>
        </w:tc>
        <w:tc>
          <w:tcPr>
            <w:tcW w:w="1925" w:type="dxa"/>
            <w:vAlign w:val="bottom"/>
          </w:tcPr>
          <w:p w14:paraId="267AB454" w14:textId="717774EB" w:rsidR="00C64901" w:rsidRDefault="00C64901" w:rsidP="00C64901">
            <w:pPr>
              <w:rPr>
                <w:lang w:val="en-US"/>
              </w:rPr>
            </w:pPr>
            <w:r>
              <w:rPr>
                <w:rFonts w:ascii="Calibri" w:hAnsi="Calibri" w:cs="Calibri"/>
                <w:color w:val="000000"/>
                <w:sz w:val="22"/>
              </w:rPr>
              <w:t>makasih</w:t>
            </w:r>
          </w:p>
        </w:tc>
        <w:tc>
          <w:tcPr>
            <w:tcW w:w="1925" w:type="dxa"/>
            <w:vAlign w:val="bottom"/>
          </w:tcPr>
          <w:p w14:paraId="4C64B496" w14:textId="738D32C5" w:rsidR="00C64901" w:rsidRDefault="00C64901" w:rsidP="00C64901">
            <w:pPr>
              <w:rPr>
                <w:lang w:val="en-US"/>
              </w:rPr>
            </w:pPr>
            <w:r>
              <w:rPr>
                <w:rFonts w:ascii="Calibri" w:hAnsi="Calibri" w:cs="Calibri"/>
                <w:color w:val="000000"/>
                <w:sz w:val="22"/>
              </w:rPr>
              <w:t>terima kasih</w:t>
            </w:r>
          </w:p>
        </w:tc>
      </w:tr>
      <w:tr w:rsidR="00C64901" w14:paraId="5C261FC2" w14:textId="6EA8A367" w:rsidTr="00C64901">
        <w:trPr>
          <w:trHeight w:val="246"/>
        </w:trPr>
        <w:tc>
          <w:tcPr>
            <w:tcW w:w="2045" w:type="dxa"/>
            <w:vAlign w:val="bottom"/>
          </w:tcPr>
          <w:p w14:paraId="45863350" w14:textId="655FD79C" w:rsidR="00C64901" w:rsidRDefault="00C64901" w:rsidP="00C64901">
            <w:pPr>
              <w:rPr>
                <w:lang w:val="en-US"/>
              </w:rPr>
            </w:pPr>
            <w:r>
              <w:rPr>
                <w:rFonts w:ascii="Calibri" w:hAnsi="Calibri" w:cs="Calibri"/>
                <w:color w:val="000000"/>
                <w:sz w:val="22"/>
              </w:rPr>
              <w:t>konperensi</w:t>
            </w:r>
          </w:p>
        </w:tc>
        <w:tc>
          <w:tcPr>
            <w:tcW w:w="1993" w:type="dxa"/>
            <w:vAlign w:val="bottom"/>
          </w:tcPr>
          <w:p w14:paraId="486B6C4A" w14:textId="1FF399CF" w:rsidR="00C64901" w:rsidRDefault="00C64901" w:rsidP="00C64901">
            <w:pPr>
              <w:rPr>
                <w:lang w:val="en-US"/>
              </w:rPr>
            </w:pPr>
            <w:r>
              <w:rPr>
                <w:rFonts w:ascii="Calibri" w:hAnsi="Calibri" w:cs="Calibri"/>
                <w:color w:val="000000"/>
                <w:sz w:val="22"/>
              </w:rPr>
              <w:t>Konferesi</w:t>
            </w:r>
          </w:p>
        </w:tc>
        <w:tc>
          <w:tcPr>
            <w:tcW w:w="1925" w:type="dxa"/>
            <w:vAlign w:val="bottom"/>
          </w:tcPr>
          <w:p w14:paraId="56919589" w14:textId="0D5D9EB2" w:rsidR="00C64901" w:rsidRDefault="00C64901" w:rsidP="00C64901">
            <w:pPr>
              <w:rPr>
                <w:lang w:val="en-US"/>
              </w:rPr>
            </w:pPr>
            <w:r>
              <w:rPr>
                <w:rFonts w:ascii="Calibri" w:hAnsi="Calibri" w:cs="Calibri"/>
                <w:color w:val="000000"/>
                <w:sz w:val="22"/>
              </w:rPr>
              <w:t>pa</w:t>
            </w:r>
          </w:p>
        </w:tc>
        <w:tc>
          <w:tcPr>
            <w:tcW w:w="1925" w:type="dxa"/>
            <w:vAlign w:val="bottom"/>
          </w:tcPr>
          <w:p w14:paraId="2A2290FF" w14:textId="50063665" w:rsidR="00C64901" w:rsidRDefault="00C64901" w:rsidP="00C64901">
            <w:pPr>
              <w:rPr>
                <w:lang w:val="en-US"/>
              </w:rPr>
            </w:pPr>
            <w:r>
              <w:rPr>
                <w:rFonts w:ascii="Calibri" w:hAnsi="Calibri" w:cs="Calibri"/>
                <w:color w:val="000000"/>
                <w:sz w:val="22"/>
              </w:rPr>
              <w:t xml:space="preserve">apa </w:t>
            </w:r>
          </w:p>
        </w:tc>
      </w:tr>
      <w:tr w:rsidR="00C64901" w14:paraId="43C57023" w14:textId="0EB3CF95" w:rsidTr="00C64901">
        <w:trPr>
          <w:trHeight w:val="246"/>
        </w:trPr>
        <w:tc>
          <w:tcPr>
            <w:tcW w:w="2045" w:type="dxa"/>
            <w:vAlign w:val="bottom"/>
          </w:tcPr>
          <w:p w14:paraId="3D9D3D41" w14:textId="0F0EDAD0" w:rsidR="00C64901" w:rsidRDefault="00C64901" w:rsidP="00C64901">
            <w:pPr>
              <w:rPr>
                <w:lang w:val="en-US"/>
              </w:rPr>
            </w:pPr>
            <w:r>
              <w:rPr>
                <w:rFonts w:ascii="Calibri" w:hAnsi="Calibri" w:cs="Calibri"/>
                <w:color w:val="000000"/>
                <w:sz w:val="22"/>
              </w:rPr>
              <w:t>Konkrit</w:t>
            </w:r>
          </w:p>
        </w:tc>
        <w:tc>
          <w:tcPr>
            <w:tcW w:w="1993" w:type="dxa"/>
            <w:vAlign w:val="bottom"/>
          </w:tcPr>
          <w:p w14:paraId="5443B00B" w14:textId="6D8274FE" w:rsidR="00C64901" w:rsidRDefault="00C64901" w:rsidP="00C64901">
            <w:pPr>
              <w:rPr>
                <w:lang w:val="en-US"/>
              </w:rPr>
            </w:pPr>
            <w:r>
              <w:rPr>
                <w:rFonts w:ascii="Calibri" w:hAnsi="Calibri" w:cs="Calibri"/>
                <w:color w:val="000000"/>
                <w:sz w:val="22"/>
              </w:rPr>
              <w:t>Konkret</w:t>
            </w:r>
          </w:p>
        </w:tc>
        <w:tc>
          <w:tcPr>
            <w:tcW w:w="1925" w:type="dxa"/>
            <w:vAlign w:val="bottom"/>
          </w:tcPr>
          <w:p w14:paraId="232F3AE8" w14:textId="50D100CF" w:rsidR="00C64901" w:rsidRDefault="00C64901" w:rsidP="00C64901">
            <w:pPr>
              <w:rPr>
                <w:lang w:val="en-US"/>
              </w:rPr>
            </w:pPr>
            <w:r>
              <w:rPr>
                <w:rFonts w:ascii="Calibri" w:hAnsi="Calibri" w:cs="Calibri"/>
                <w:color w:val="000000"/>
                <w:sz w:val="22"/>
              </w:rPr>
              <w:t>bs</w:t>
            </w:r>
          </w:p>
        </w:tc>
        <w:tc>
          <w:tcPr>
            <w:tcW w:w="1925" w:type="dxa"/>
            <w:vAlign w:val="bottom"/>
          </w:tcPr>
          <w:p w14:paraId="65F39D76" w14:textId="40BDD6F3" w:rsidR="00C64901" w:rsidRDefault="00C64901" w:rsidP="00C64901">
            <w:pPr>
              <w:rPr>
                <w:lang w:val="en-US"/>
              </w:rPr>
            </w:pPr>
            <w:r>
              <w:rPr>
                <w:rFonts w:ascii="Calibri" w:hAnsi="Calibri" w:cs="Calibri"/>
                <w:color w:val="000000"/>
                <w:sz w:val="22"/>
              </w:rPr>
              <w:t>bisa</w:t>
            </w:r>
          </w:p>
        </w:tc>
      </w:tr>
      <w:tr w:rsidR="00C64901" w14:paraId="2AFADB98" w14:textId="1DDAE1B8" w:rsidTr="00C64901">
        <w:trPr>
          <w:trHeight w:val="246"/>
        </w:trPr>
        <w:tc>
          <w:tcPr>
            <w:tcW w:w="2045" w:type="dxa"/>
            <w:vAlign w:val="bottom"/>
          </w:tcPr>
          <w:p w14:paraId="086BB5E7" w14:textId="63D2EF78" w:rsidR="00C64901" w:rsidRDefault="00C64901" w:rsidP="00C64901">
            <w:pPr>
              <w:rPr>
                <w:lang w:val="en-US"/>
              </w:rPr>
            </w:pPr>
            <w:r>
              <w:rPr>
                <w:rFonts w:ascii="Calibri" w:hAnsi="Calibri" w:cs="Calibri"/>
                <w:color w:val="000000"/>
                <w:sz w:val="22"/>
              </w:rPr>
              <w:t>Konsepsionil</w:t>
            </w:r>
          </w:p>
        </w:tc>
        <w:tc>
          <w:tcPr>
            <w:tcW w:w="1993" w:type="dxa"/>
            <w:vAlign w:val="bottom"/>
          </w:tcPr>
          <w:p w14:paraId="272E0176" w14:textId="762D4E6A" w:rsidR="00C64901" w:rsidRDefault="00C64901" w:rsidP="00C64901">
            <w:pPr>
              <w:rPr>
                <w:lang w:val="en-US"/>
              </w:rPr>
            </w:pPr>
            <w:r>
              <w:rPr>
                <w:rFonts w:ascii="Calibri" w:hAnsi="Calibri" w:cs="Calibri"/>
                <w:color w:val="000000"/>
                <w:sz w:val="22"/>
              </w:rPr>
              <w:t>Konsepsional</w:t>
            </w:r>
          </w:p>
        </w:tc>
        <w:tc>
          <w:tcPr>
            <w:tcW w:w="1925" w:type="dxa"/>
            <w:vAlign w:val="bottom"/>
          </w:tcPr>
          <w:p w14:paraId="71121620" w14:textId="6FD564B1" w:rsidR="00C64901" w:rsidRDefault="00C64901" w:rsidP="00C64901">
            <w:pPr>
              <w:rPr>
                <w:lang w:val="en-US"/>
              </w:rPr>
            </w:pPr>
            <w:r>
              <w:rPr>
                <w:rFonts w:ascii="Calibri" w:hAnsi="Calibri" w:cs="Calibri"/>
                <w:color w:val="000000"/>
                <w:sz w:val="22"/>
              </w:rPr>
              <w:t>d</w:t>
            </w:r>
          </w:p>
        </w:tc>
        <w:tc>
          <w:tcPr>
            <w:tcW w:w="1925" w:type="dxa"/>
            <w:vAlign w:val="bottom"/>
          </w:tcPr>
          <w:p w14:paraId="5DE7B200" w14:textId="49F36D4D" w:rsidR="00C64901" w:rsidRDefault="00C64901" w:rsidP="00C64901">
            <w:pPr>
              <w:rPr>
                <w:lang w:val="en-US"/>
              </w:rPr>
            </w:pPr>
            <w:r>
              <w:rPr>
                <w:rFonts w:ascii="Calibri" w:hAnsi="Calibri" w:cs="Calibri"/>
                <w:color w:val="000000"/>
                <w:sz w:val="22"/>
              </w:rPr>
              <w:t xml:space="preserve">di  </w:t>
            </w:r>
          </w:p>
        </w:tc>
      </w:tr>
      <w:tr w:rsidR="00C64901" w14:paraId="4379D4E9" w14:textId="60989626" w:rsidTr="00C64901">
        <w:trPr>
          <w:trHeight w:val="246"/>
        </w:trPr>
        <w:tc>
          <w:tcPr>
            <w:tcW w:w="2045" w:type="dxa"/>
            <w:vAlign w:val="bottom"/>
          </w:tcPr>
          <w:p w14:paraId="74C713E2" w14:textId="2AAE2336" w:rsidR="00C64901" w:rsidRDefault="00C64901" w:rsidP="00C64901">
            <w:pPr>
              <w:rPr>
                <w:lang w:val="en-US"/>
              </w:rPr>
            </w:pPr>
            <w:r>
              <w:rPr>
                <w:rFonts w:ascii="Calibri" w:hAnsi="Calibri" w:cs="Calibri"/>
                <w:color w:val="000000"/>
                <w:sz w:val="22"/>
              </w:rPr>
              <w:t>Koordinir</w:t>
            </w:r>
          </w:p>
        </w:tc>
        <w:tc>
          <w:tcPr>
            <w:tcW w:w="1993" w:type="dxa"/>
            <w:vAlign w:val="bottom"/>
          </w:tcPr>
          <w:p w14:paraId="1452B1C0" w14:textId="395EACBA" w:rsidR="00C64901" w:rsidRDefault="00C64901" w:rsidP="00C64901">
            <w:pPr>
              <w:rPr>
                <w:lang w:val="en-US"/>
              </w:rPr>
            </w:pPr>
            <w:r>
              <w:rPr>
                <w:rFonts w:ascii="Calibri" w:hAnsi="Calibri" w:cs="Calibri"/>
                <w:color w:val="000000"/>
                <w:sz w:val="22"/>
              </w:rPr>
              <w:t>Koordinasi</w:t>
            </w:r>
          </w:p>
        </w:tc>
        <w:tc>
          <w:tcPr>
            <w:tcW w:w="1925" w:type="dxa"/>
            <w:vAlign w:val="bottom"/>
          </w:tcPr>
          <w:p w14:paraId="58C529B6" w14:textId="2E619192" w:rsidR="00C64901" w:rsidRDefault="00C64901" w:rsidP="00C64901">
            <w:pPr>
              <w:rPr>
                <w:lang w:val="en-US"/>
              </w:rPr>
            </w:pPr>
            <w:r>
              <w:rPr>
                <w:rFonts w:ascii="Calibri" w:hAnsi="Calibri" w:cs="Calibri"/>
                <w:color w:val="000000"/>
                <w:sz w:val="22"/>
              </w:rPr>
              <w:t>thn</w:t>
            </w:r>
          </w:p>
        </w:tc>
        <w:tc>
          <w:tcPr>
            <w:tcW w:w="1925" w:type="dxa"/>
            <w:vAlign w:val="bottom"/>
          </w:tcPr>
          <w:p w14:paraId="1EDE1944" w14:textId="3C3600C5" w:rsidR="00C64901" w:rsidRDefault="00C64901" w:rsidP="00C64901">
            <w:pPr>
              <w:rPr>
                <w:lang w:val="en-US"/>
              </w:rPr>
            </w:pPr>
            <w:r>
              <w:rPr>
                <w:rFonts w:ascii="Calibri" w:hAnsi="Calibri" w:cs="Calibri"/>
                <w:color w:val="000000"/>
                <w:sz w:val="22"/>
              </w:rPr>
              <w:t>tahun</w:t>
            </w:r>
          </w:p>
        </w:tc>
      </w:tr>
      <w:tr w:rsidR="00C64901" w14:paraId="6AA6D279" w14:textId="741AA355" w:rsidTr="00C64901">
        <w:trPr>
          <w:trHeight w:val="246"/>
        </w:trPr>
        <w:tc>
          <w:tcPr>
            <w:tcW w:w="2045" w:type="dxa"/>
            <w:vAlign w:val="bottom"/>
          </w:tcPr>
          <w:p w14:paraId="33E9D765" w14:textId="44D7BB0C" w:rsidR="00C64901" w:rsidRDefault="00C64901" w:rsidP="00C64901">
            <w:pPr>
              <w:rPr>
                <w:lang w:val="en-US"/>
              </w:rPr>
            </w:pPr>
            <w:r>
              <w:rPr>
                <w:rFonts w:ascii="Calibri" w:hAnsi="Calibri" w:cs="Calibri"/>
                <w:color w:val="000000"/>
                <w:sz w:val="22"/>
              </w:rPr>
              <w:t>Kwalitas</w:t>
            </w:r>
          </w:p>
        </w:tc>
        <w:tc>
          <w:tcPr>
            <w:tcW w:w="1993" w:type="dxa"/>
            <w:vAlign w:val="bottom"/>
          </w:tcPr>
          <w:p w14:paraId="2CF914FC" w14:textId="71E936F0" w:rsidR="00C64901" w:rsidRDefault="00C64901" w:rsidP="00C64901">
            <w:pPr>
              <w:rPr>
                <w:lang w:val="en-US"/>
              </w:rPr>
            </w:pPr>
            <w:r>
              <w:rPr>
                <w:rFonts w:ascii="Calibri" w:hAnsi="Calibri" w:cs="Calibri"/>
                <w:color w:val="000000"/>
                <w:sz w:val="22"/>
              </w:rPr>
              <w:t>Kualitas</w:t>
            </w:r>
          </w:p>
        </w:tc>
        <w:tc>
          <w:tcPr>
            <w:tcW w:w="1925" w:type="dxa"/>
            <w:vAlign w:val="bottom"/>
          </w:tcPr>
          <w:p w14:paraId="3CF8EAB7" w14:textId="670F7550" w:rsidR="00C64901" w:rsidRDefault="00C64901" w:rsidP="00C64901">
            <w:pPr>
              <w:rPr>
                <w:lang w:val="en-US"/>
              </w:rPr>
            </w:pPr>
            <w:r>
              <w:rPr>
                <w:rFonts w:ascii="Calibri" w:hAnsi="Calibri" w:cs="Calibri"/>
                <w:color w:val="000000"/>
                <w:sz w:val="22"/>
              </w:rPr>
              <w:t>Trmn ksh</w:t>
            </w:r>
          </w:p>
        </w:tc>
        <w:tc>
          <w:tcPr>
            <w:tcW w:w="1925" w:type="dxa"/>
            <w:vAlign w:val="bottom"/>
          </w:tcPr>
          <w:p w14:paraId="34514B9E" w14:textId="4853C757" w:rsidR="00C64901" w:rsidRDefault="00C64901" w:rsidP="00C64901">
            <w:pPr>
              <w:rPr>
                <w:lang w:val="en-US"/>
              </w:rPr>
            </w:pPr>
            <w:r>
              <w:rPr>
                <w:rFonts w:ascii="Calibri" w:hAnsi="Calibri" w:cs="Calibri"/>
                <w:color w:val="000000"/>
                <w:sz w:val="22"/>
              </w:rPr>
              <w:t>terima kasih</w:t>
            </w:r>
          </w:p>
        </w:tc>
      </w:tr>
      <w:tr w:rsidR="00C64901" w14:paraId="23CBA22F" w14:textId="60F77E1F" w:rsidTr="00C64901">
        <w:trPr>
          <w:trHeight w:val="246"/>
        </w:trPr>
        <w:tc>
          <w:tcPr>
            <w:tcW w:w="2045" w:type="dxa"/>
            <w:vAlign w:val="bottom"/>
          </w:tcPr>
          <w:p w14:paraId="1CE55E60" w14:textId="28076963" w:rsidR="00C64901" w:rsidRDefault="00C64901" w:rsidP="00C64901">
            <w:pPr>
              <w:rPr>
                <w:lang w:val="en-US"/>
              </w:rPr>
            </w:pPr>
            <w:r>
              <w:rPr>
                <w:rFonts w:ascii="Calibri" w:hAnsi="Calibri" w:cs="Calibri"/>
                <w:color w:val="000000"/>
                <w:sz w:val="22"/>
              </w:rPr>
              <w:t>Kwantitas</w:t>
            </w:r>
          </w:p>
        </w:tc>
        <w:tc>
          <w:tcPr>
            <w:tcW w:w="1993" w:type="dxa"/>
            <w:vAlign w:val="bottom"/>
          </w:tcPr>
          <w:p w14:paraId="26624A5D" w14:textId="4A57795E" w:rsidR="00C64901" w:rsidRDefault="00C64901" w:rsidP="00C64901">
            <w:pPr>
              <w:rPr>
                <w:lang w:val="en-US"/>
              </w:rPr>
            </w:pPr>
            <w:r>
              <w:rPr>
                <w:rFonts w:ascii="Calibri" w:hAnsi="Calibri" w:cs="Calibri"/>
                <w:color w:val="000000"/>
                <w:sz w:val="22"/>
              </w:rPr>
              <w:t>Kuantitas</w:t>
            </w:r>
          </w:p>
        </w:tc>
        <w:tc>
          <w:tcPr>
            <w:tcW w:w="1925" w:type="dxa"/>
            <w:vAlign w:val="bottom"/>
          </w:tcPr>
          <w:p w14:paraId="11AE5BE2" w14:textId="68A7548C" w:rsidR="00C64901" w:rsidRDefault="00C64901" w:rsidP="00C64901">
            <w:pPr>
              <w:rPr>
                <w:lang w:val="en-US"/>
              </w:rPr>
            </w:pPr>
            <w:r>
              <w:rPr>
                <w:rFonts w:ascii="Calibri" w:hAnsi="Calibri" w:cs="Calibri"/>
                <w:color w:val="000000"/>
                <w:sz w:val="22"/>
              </w:rPr>
              <w:t>thks</w:t>
            </w:r>
          </w:p>
        </w:tc>
        <w:tc>
          <w:tcPr>
            <w:tcW w:w="1925" w:type="dxa"/>
            <w:vAlign w:val="bottom"/>
          </w:tcPr>
          <w:p w14:paraId="6907A0CD" w14:textId="6178E135" w:rsidR="00C64901" w:rsidRDefault="00C64901" w:rsidP="00C64901">
            <w:pPr>
              <w:rPr>
                <w:lang w:val="en-US"/>
              </w:rPr>
            </w:pPr>
            <w:r>
              <w:rPr>
                <w:rFonts w:ascii="Calibri" w:hAnsi="Calibri" w:cs="Calibri"/>
                <w:color w:val="000000"/>
                <w:sz w:val="22"/>
              </w:rPr>
              <w:t>terima kasih</w:t>
            </w:r>
          </w:p>
        </w:tc>
      </w:tr>
      <w:tr w:rsidR="00C64901" w14:paraId="7C8D1C2C" w14:textId="2CA7EF1A" w:rsidTr="00C64901">
        <w:trPr>
          <w:trHeight w:val="246"/>
        </w:trPr>
        <w:tc>
          <w:tcPr>
            <w:tcW w:w="2045" w:type="dxa"/>
            <w:vAlign w:val="bottom"/>
          </w:tcPr>
          <w:p w14:paraId="5619BB17" w14:textId="2B3109D6" w:rsidR="00C64901" w:rsidRDefault="00C64901" w:rsidP="00C64901">
            <w:pPr>
              <w:rPr>
                <w:lang w:val="en-US"/>
              </w:rPr>
            </w:pPr>
            <w:r>
              <w:rPr>
                <w:rFonts w:ascii="Calibri" w:hAnsi="Calibri" w:cs="Calibri"/>
                <w:color w:val="000000"/>
                <w:sz w:val="22"/>
              </w:rPr>
              <w:t>Kwitansi</w:t>
            </w:r>
          </w:p>
        </w:tc>
        <w:tc>
          <w:tcPr>
            <w:tcW w:w="1993" w:type="dxa"/>
            <w:vAlign w:val="bottom"/>
          </w:tcPr>
          <w:p w14:paraId="342B4F47" w14:textId="784DC360" w:rsidR="00C64901" w:rsidRDefault="00C64901" w:rsidP="00C64901">
            <w:pPr>
              <w:rPr>
                <w:lang w:val="en-US"/>
              </w:rPr>
            </w:pPr>
            <w:r>
              <w:rPr>
                <w:rFonts w:ascii="Calibri" w:hAnsi="Calibri" w:cs="Calibri"/>
                <w:color w:val="000000"/>
                <w:sz w:val="22"/>
              </w:rPr>
              <w:t>Kuitansi</w:t>
            </w:r>
          </w:p>
        </w:tc>
        <w:tc>
          <w:tcPr>
            <w:tcW w:w="1925" w:type="dxa"/>
            <w:vAlign w:val="bottom"/>
          </w:tcPr>
          <w:p w14:paraId="418C79B5" w14:textId="3018AC1D" w:rsidR="00C64901" w:rsidRDefault="00C64901" w:rsidP="00C64901">
            <w:pPr>
              <w:rPr>
                <w:lang w:val="en-US"/>
              </w:rPr>
            </w:pPr>
            <w:r>
              <w:rPr>
                <w:rFonts w:ascii="Calibri" w:hAnsi="Calibri" w:cs="Calibri"/>
                <w:color w:val="000000"/>
                <w:sz w:val="22"/>
              </w:rPr>
              <w:t>melakukab</w:t>
            </w:r>
          </w:p>
        </w:tc>
        <w:tc>
          <w:tcPr>
            <w:tcW w:w="1925" w:type="dxa"/>
            <w:vAlign w:val="bottom"/>
          </w:tcPr>
          <w:p w14:paraId="4525F69C" w14:textId="47811FD4" w:rsidR="00C64901" w:rsidRDefault="00C64901" w:rsidP="00C64901">
            <w:pPr>
              <w:rPr>
                <w:lang w:val="en-US"/>
              </w:rPr>
            </w:pPr>
            <w:r>
              <w:rPr>
                <w:rFonts w:ascii="Calibri" w:hAnsi="Calibri" w:cs="Calibri"/>
                <w:color w:val="000000"/>
                <w:sz w:val="22"/>
              </w:rPr>
              <w:t>melakukan</w:t>
            </w:r>
          </w:p>
        </w:tc>
      </w:tr>
      <w:tr w:rsidR="00C64901" w14:paraId="3C151748" w14:textId="7A7F2A43" w:rsidTr="00C64901">
        <w:trPr>
          <w:trHeight w:val="246"/>
        </w:trPr>
        <w:tc>
          <w:tcPr>
            <w:tcW w:w="2045" w:type="dxa"/>
            <w:vAlign w:val="bottom"/>
          </w:tcPr>
          <w:p w14:paraId="4C7ECBD4" w14:textId="6143B138" w:rsidR="00C64901" w:rsidRDefault="00C64901" w:rsidP="00C64901">
            <w:pPr>
              <w:rPr>
                <w:lang w:val="en-US"/>
              </w:rPr>
            </w:pPr>
            <w:r>
              <w:rPr>
                <w:rFonts w:ascii="Calibri" w:hAnsi="Calibri" w:cs="Calibri"/>
                <w:color w:val="000000"/>
                <w:sz w:val="22"/>
              </w:rPr>
              <w:t>Lobang</w:t>
            </w:r>
          </w:p>
        </w:tc>
        <w:tc>
          <w:tcPr>
            <w:tcW w:w="1993" w:type="dxa"/>
            <w:vAlign w:val="bottom"/>
          </w:tcPr>
          <w:p w14:paraId="375E69FE" w14:textId="0161E9C6" w:rsidR="00C64901" w:rsidRDefault="00C64901" w:rsidP="00C64901">
            <w:pPr>
              <w:rPr>
                <w:lang w:val="en-US"/>
              </w:rPr>
            </w:pPr>
            <w:r>
              <w:rPr>
                <w:rFonts w:ascii="Calibri" w:hAnsi="Calibri" w:cs="Calibri"/>
                <w:color w:val="000000"/>
                <w:sz w:val="22"/>
              </w:rPr>
              <w:t>Lubang</w:t>
            </w:r>
          </w:p>
        </w:tc>
        <w:tc>
          <w:tcPr>
            <w:tcW w:w="1925" w:type="dxa"/>
            <w:vAlign w:val="bottom"/>
          </w:tcPr>
          <w:p w14:paraId="7B854545" w14:textId="34858FF0" w:rsidR="00C64901" w:rsidRDefault="00C64901" w:rsidP="00C64901">
            <w:pPr>
              <w:rPr>
                <w:lang w:val="en-US"/>
              </w:rPr>
            </w:pPr>
            <w:r>
              <w:rPr>
                <w:rFonts w:ascii="Calibri" w:hAnsi="Calibri" w:cs="Calibri"/>
                <w:color w:val="000000"/>
                <w:sz w:val="22"/>
              </w:rPr>
              <w:t>tlg</w:t>
            </w:r>
          </w:p>
        </w:tc>
        <w:tc>
          <w:tcPr>
            <w:tcW w:w="1925" w:type="dxa"/>
            <w:vAlign w:val="bottom"/>
          </w:tcPr>
          <w:p w14:paraId="42BF6EDD" w14:textId="401B366D" w:rsidR="00C64901" w:rsidRDefault="00C64901" w:rsidP="00C64901">
            <w:pPr>
              <w:rPr>
                <w:lang w:val="en-US"/>
              </w:rPr>
            </w:pPr>
            <w:r>
              <w:rPr>
                <w:rFonts w:ascii="Calibri" w:hAnsi="Calibri" w:cs="Calibri"/>
                <w:color w:val="000000"/>
                <w:sz w:val="22"/>
              </w:rPr>
              <w:t>tolong</w:t>
            </w:r>
          </w:p>
        </w:tc>
      </w:tr>
      <w:tr w:rsidR="00C64901" w14:paraId="2ECA5545" w14:textId="6AC128AE" w:rsidTr="00C64901">
        <w:trPr>
          <w:trHeight w:val="246"/>
        </w:trPr>
        <w:tc>
          <w:tcPr>
            <w:tcW w:w="2045" w:type="dxa"/>
            <w:vAlign w:val="bottom"/>
          </w:tcPr>
          <w:p w14:paraId="102AEF1D" w14:textId="79D61792" w:rsidR="00C64901" w:rsidRDefault="00C64901" w:rsidP="00C64901">
            <w:pPr>
              <w:rPr>
                <w:lang w:val="en-US"/>
              </w:rPr>
            </w:pPr>
            <w:r>
              <w:rPr>
                <w:rFonts w:ascii="Calibri" w:hAnsi="Calibri" w:cs="Calibri"/>
                <w:color w:val="000000"/>
                <w:sz w:val="22"/>
              </w:rPr>
              <w:t>Managemen</w:t>
            </w:r>
          </w:p>
        </w:tc>
        <w:tc>
          <w:tcPr>
            <w:tcW w:w="1993" w:type="dxa"/>
            <w:vAlign w:val="bottom"/>
          </w:tcPr>
          <w:p w14:paraId="5A23E9B9" w14:textId="059B33FB" w:rsidR="00C64901" w:rsidRDefault="00C64901" w:rsidP="00C64901">
            <w:pPr>
              <w:rPr>
                <w:lang w:val="en-US"/>
              </w:rPr>
            </w:pPr>
            <w:r>
              <w:rPr>
                <w:rFonts w:ascii="Calibri" w:hAnsi="Calibri" w:cs="Calibri"/>
                <w:color w:val="000000"/>
                <w:sz w:val="22"/>
              </w:rPr>
              <w:t>Manajemen</w:t>
            </w:r>
          </w:p>
        </w:tc>
        <w:tc>
          <w:tcPr>
            <w:tcW w:w="1925" w:type="dxa"/>
            <w:vAlign w:val="bottom"/>
          </w:tcPr>
          <w:p w14:paraId="0F428AB5" w14:textId="004EE5F8" w:rsidR="00C64901" w:rsidRDefault="00C64901" w:rsidP="00C64901">
            <w:pPr>
              <w:rPr>
                <w:lang w:val="en-US"/>
              </w:rPr>
            </w:pPr>
            <w:r>
              <w:rPr>
                <w:rFonts w:ascii="Calibri" w:hAnsi="Calibri" w:cs="Calibri"/>
                <w:color w:val="000000"/>
                <w:sz w:val="22"/>
              </w:rPr>
              <w:t>anak2</w:t>
            </w:r>
          </w:p>
        </w:tc>
        <w:tc>
          <w:tcPr>
            <w:tcW w:w="1925" w:type="dxa"/>
            <w:vAlign w:val="bottom"/>
          </w:tcPr>
          <w:p w14:paraId="06D00006" w14:textId="3BA641FD" w:rsidR="00C64901" w:rsidRDefault="00C64901" w:rsidP="00C64901">
            <w:pPr>
              <w:rPr>
                <w:lang w:val="en-US"/>
              </w:rPr>
            </w:pPr>
            <w:r>
              <w:rPr>
                <w:rFonts w:ascii="Calibri" w:hAnsi="Calibri" w:cs="Calibri"/>
                <w:color w:val="000000"/>
                <w:sz w:val="22"/>
              </w:rPr>
              <w:t>anak anak</w:t>
            </w:r>
          </w:p>
        </w:tc>
      </w:tr>
      <w:tr w:rsidR="00C64901" w14:paraId="040FE2EB" w14:textId="2E613B07" w:rsidTr="00C64901">
        <w:trPr>
          <w:trHeight w:val="246"/>
        </w:trPr>
        <w:tc>
          <w:tcPr>
            <w:tcW w:w="2045" w:type="dxa"/>
            <w:vAlign w:val="bottom"/>
          </w:tcPr>
          <w:p w14:paraId="23360399" w14:textId="7ADDF670" w:rsidR="00C64901" w:rsidRDefault="00C64901" w:rsidP="00C64901">
            <w:pPr>
              <w:rPr>
                <w:lang w:val="en-US"/>
              </w:rPr>
            </w:pPr>
            <w:r>
              <w:rPr>
                <w:rFonts w:ascii="Calibri" w:hAnsi="Calibri" w:cs="Calibri"/>
                <w:color w:val="000000"/>
                <w:sz w:val="22"/>
              </w:rPr>
              <w:t>Manager</w:t>
            </w:r>
          </w:p>
        </w:tc>
        <w:tc>
          <w:tcPr>
            <w:tcW w:w="1993" w:type="dxa"/>
            <w:vAlign w:val="bottom"/>
          </w:tcPr>
          <w:p w14:paraId="6A34BBA7" w14:textId="3F1F46D3" w:rsidR="00C64901" w:rsidRDefault="00C64901" w:rsidP="00C64901">
            <w:pPr>
              <w:rPr>
                <w:lang w:val="en-US"/>
              </w:rPr>
            </w:pPr>
            <w:r>
              <w:rPr>
                <w:rFonts w:ascii="Calibri" w:hAnsi="Calibri" w:cs="Calibri"/>
                <w:color w:val="000000"/>
                <w:sz w:val="22"/>
              </w:rPr>
              <w:t>Manajer</w:t>
            </w:r>
          </w:p>
        </w:tc>
        <w:tc>
          <w:tcPr>
            <w:tcW w:w="1925" w:type="dxa"/>
            <w:vAlign w:val="bottom"/>
          </w:tcPr>
          <w:p w14:paraId="632245DF" w14:textId="16CAC62B" w:rsidR="00C64901" w:rsidRDefault="00C64901" w:rsidP="00C64901">
            <w:pPr>
              <w:rPr>
                <w:lang w:val="en-US"/>
              </w:rPr>
            </w:pPr>
            <w:r>
              <w:rPr>
                <w:rFonts w:ascii="Calibri" w:hAnsi="Calibri" w:cs="Calibri"/>
                <w:color w:val="000000"/>
                <w:sz w:val="22"/>
              </w:rPr>
              <w:t>th</w:t>
            </w:r>
          </w:p>
        </w:tc>
        <w:tc>
          <w:tcPr>
            <w:tcW w:w="1925" w:type="dxa"/>
            <w:vAlign w:val="bottom"/>
          </w:tcPr>
          <w:p w14:paraId="34DF5D0B" w14:textId="1D3F683D" w:rsidR="00C64901" w:rsidRDefault="00C64901" w:rsidP="00C64901">
            <w:pPr>
              <w:rPr>
                <w:lang w:val="en-US"/>
              </w:rPr>
            </w:pPr>
            <w:r>
              <w:rPr>
                <w:rFonts w:ascii="Calibri" w:hAnsi="Calibri" w:cs="Calibri"/>
                <w:color w:val="000000"/>
                <w:sz w:val="22"/>
              </w:rPr>
              <w:t>tahun</w:t>
            </w:r>
          </w:p>
        </w:tc>
      </w:tr>
      <w:tr w:rsidR="00C64901" w14:paraId="3AF4FDA8" w14:textId="10E84C67" w:rsidTr="00C64901">
        <w:trPr>
          <w:trHeight w:val="246"/>
        </w:trPr>
        <w:tc>
          <w:tcPr>
            <w:tcW w:w="2045" w:type="dxa"/>
            <w:vAlign w:val="bottom"/>
          </w:tcPr>
          <w:p w14:paraId="7080FE66" w14:textId="718781A5" w:rsidR="00C64901" w:rsidRDefault="00C64901" w:rsidP="00C64901">
            <w:pPr>
              <w:rPr>
                <w:lang w:val="en-US"/>
              </w:rPr>
            </w:pPr>
            <w:r>
              <w:rPr>
                <w:rFonts w:ascii="Calibri" w:hAnsi="Calibri" w:cs="Calibri"/>
                <w:color w:val="000000"/>
                <w:sz w:val="22"/>
              </w:rPr>
              <w:t>Memproklamirkan</w:t>
            </w:r>
          </w:p>
        </w:tc>
        <w:tc>
          <w:tcPr>
            <w:tcW w:w="1993" w:type="dxa"/>
            <w:vAlign w:val="bottom"/>
          </w:tcPr>
          <w:p w14:paraId="1FAC95A1" w14:textId="7C802992" w:rsidR="00C64901" w:rsidRDefault="00C64901" w:rsidP="00C64901">
            <w:pPr>
              <w:rPr>
                <w:lang w:val="en-US"/>
              </w:rPr>
            </w:pPr>
            <w:r>
              <w:rPr>
                <w:rFonts w:ascii="Calibri" w:hAnsi="Calibri" w:cs="Calibri"/>
                <w:color w:val="000000"/>
                <w:sz w:val="22"/>
              </w:rPr>
              <w:t>Memproklamasikan</w:t>
            </w:r>
          </w:p>
        </w:tc>
        <w:tc>
          <w:tcPr>
            <w:tcW w:w="1925" w:type="dxa"/>
            <w:vAlign w:val="bottom"/>
          </w:tcPr>
          <w:p w14:paraId="3AC7BEF8" w14:textId="0F247B2A" w:rsidR="00C64901" w:rsidRDefault="00C64901" w:rsidP="00C64901">
            <w:pPr>
              <w:rPr>
                <w:lang w:val="en-US"/>
              </w:rPr>
            </w:pPr>
            <w:r>
              <w:rPr>
                <w:rFonts w:ascii="Calibri" w:hAnsi="Calibri" w:cs="Calibri"/>
                <w:color w:val="000000"/>
                <w:sz w:val="22"/>
              </w:rPr>
              <w:t>kmarin</w:t>
            </w:r>
          </w:p>
        </w:tc>
        <w:tc>
          <w:tcPr>
            <w:tcW w:w="1925" w:type="dxa"/>
            <w:vAlign w:val="bottom"/>
          </w:tcPr>
          <w:p w14:paraId="1BF608BD" w14:textId="5C86FC53" w:rsidR="00C64901" w:rsidRDefault="00C64901" w:rsidP="00C64901">
            <w:pPr>
              <w:rPr>
                <w:lang w:val="en-US"/>
              </w:rPr>
            </w:pPr>
            <w:r>
              <w:rPr>
                <w:rFonts w:ascii="Calibri" w:hAnsi="Calibri" w:cs="Calibri"/>
                <w:color w:val="000000"/>
                <w:sz w:val="22"/>
              </w:rPr>
              <w:t>kemarin</w:t>
            </w:r>
          </w:p>
        </w:tc>
      </w:tr>
      <w:tr w:rsidR="00C64901" w14:paraId="568053F2" w14:textId="48F62206" w:rsidTr="00C64901">
        <w:trPr>
          <w:trHeight w:val="246"/>
        </w:trPr>
        <w:tc>
          <w:tcPr>
            <w:tcW w:w="2045" w:type="dxa"/>
            <w:vAlign w:val="bottom"/>
          </w:tcPr>
          <w:p w14:paraId="63B3EA66" w14:textId="1721ABE6" w:rsidR="00C64901" w:rsidRDefault="00C64901" w:rsidP="00C64901">
            <w:pPr>
              <w:rPr>
                <w:lang w:val="en-US"/>
              </w:rPr>
            </w:pPr>
            <w:r>
              <w:rPr>
                <w:rFonts w:ascii="Calibri" w:hAnsi="Calibri" w:cs="Calibri"/>
                <w:color w:val="000000"/>
                <w:sz w:val="22"/>
              </w:rPr>
              <w:t>Menyolok</w:t>
            </w:r>
          </w:p>
        </w:tc>
        <w:tc>
          <w:tcPr>
            <w:tcW w:w="1993" w:type="dxa"/>
            <w:vAlign w:val="bottom"/>
          </w:tcPr>
          <w:p w14:paraId="08343921" w14:textId="15D37FFC" w:rsidR="00C64901" w:rsidRDefault="00C64901" w:rsidP="00C64901">
            <w:pPr>
              <w:rPr>
                <w:lang w:val="en-US"/>
              </w:rPr>
            </w:pPr>
            <w:r>
              <w:rPr>
                <w:rFonts w:ascii="Calibri" w:hAnsi="Calibri" w:cs="Calibri"/>
                <w:color w:val="000000"/>
                <w:sz w:val="22"/>
              </w:rPr>
              <w:t>Mencolok</w:t>
            </w:r>
          </w:p>
        </w:tc>
        <w:tc>
          <w:tcPr>
            <w:tcW w:w="1925" w:type="dxa"/>
            <w:vAlign w:val="bottom"/>
          </w:tcPr>
          <w:p w14:paraId="25841DEB" w14:textId="0B310A0C" w:rsidR="00C64901" w:rsidRDefault="00C64901" w:rsidP="00C64901">
            <w:pPr>
              <w:rPr>
                <w:lang w:val="en-US"/>
              </w:rPr>
            </w:pPr>
            <w:r>
              <w:rPr>
                <w:rFonts w:ascii="Calibri" w:hAnsi="Calibri" w:cs="Calibri"/>
                <w:color w:val="000000"/>
                <w:sz w:val="22"/>
              </w:rPr>
              <w:t>diknfirmasike</w:t>
            </w:r>
          </w:p>
        </w:tc>
        <w:tc>
          <w:tcPr>
            <w:tcW w:w="1925" w:type="dxa"/>
            <w:vAlign w:val="bottom"/>
          </w:tcPr>
          <w:p w14:paraId="587C7CC3" w14:textId="0895B2C8" w:rsidR="00C64901" w:rsidRDefault="00C64901" w:rsidP="00C64901">
            <w:pPr>
              <w:rPr>
                <w:lang w:val="en-US"/>
              </w:rPr>
            </w:pPr>
            <w:r>
              <w:rPr>
                <w:rFonts w:ascii="Calibri" w:hAnsi="Calibri" w:cs="Calibri"/>
                <w:color w:val="000000"/>
                <w:sz w:val="22"/>
              </w:rPr>
              <w:t xml:space="preserve"> Dikonfirmasi ke</w:t>
            </w:r>
          </w:p>
        </w:tc>
      </w:tr>
      <w:tr w:rsidR="00C64901" w14:paraId="5281B648" w14:textId="7B714EF7" w:rsidTr="00C64901">
        <w:trPr>
          <w:trHeight w:val="246"/>
        </w:trPr>
        <w:tc>
          <w:tcPr>
            <w:tcW w:w="2045" w:type="dxa"/>
            <w:vAlign w:val="bottom"/>
          </w:tcPr>
          <w:p w14:paraId="14214428" w14:textId="05CCFF1B" w:rsidR="00C64901" w:rsidRDefault="00C64901" w:rsidP="00C64901">
            <w:pPr>
              <w:rPr>
                <w:lang w:val="en-US"/>
              </w:rPr>
            </w:pPr>
            <w:r>
              <w:rPr>
                <w:rFonts w:ascii="Calibri" w:hAnsi="Calibri" w:cs="Calibri"/>
                <w:color w:val="000000"/>
                <w:sz w:val="22"/>
              </w:rPr>
              <w:t>Mendifinisikan</w:t>
            </w:r>
          </w:p>
        </w:tc>
        <w:tc>
          <w:tcPr>
            <w:tcW w:w="1993" w:type="dxa"/>
            <w:vAlign w:val="bottom"/>
          </w:tcPr>
          <w:p w14:paraId="5B4072D2" w14:textId="12206ED1" w:rsidR="00C64901" w:rsidRDefault="00C64901" w:rsidP="00C64901">
            <w:pPr>
              <w:rPr>
                <w:lang w:val="en-US"/>
              </w:rPr>
            </w:pPr>
            <w:r>
              <w:rPr>
                <w:rFonts w:ascii="Calibri" w:hAnsi="Calibri" w:cs="Calibri"/>
                <w:color w:val="000000"/>
                <w:sz w:val="22"/>
              </w:rPr>
              <w:t>Mendefinisikan</w:t>
            </w:r>
          </w:p>
        </w:tc>
        <w:tc>
          <w:tcPr>
            <w:tcW w:w="1925" w:type="dxa"/>
            <w:vAlign w:val="bottom"/>
          </w:tcPr>
          <w:p w14:paraId="44EF4EC5" w14:textId="607197FC" w:rsidR="00C64901" w:rsidRDefault="00C64901" w:rsidP="00C64901">
            <w:pPr>
              <w:rPr>
                <w:lang w:val="en-US"/>
              </w:rPr>
            </w:pPr>
            <w:r>
              <w:rPr>
                <w:rFonts w:ascii="Calibri" w:hAnsi="Calibri" w:cs="Calibri"/>
                <w:color w:val="000000"/>
                <w:sz w:val="22"/>
              </w:rPr>
              <w:t>peswat</w:t>
            </w:r>
          </w:p>
        </w:tc>
        <w:tc>
          <w:tcPr>
            <w:tcW w:w="1925" w:type="dxa"/>
            <w:vAlign w:val="bottom"/>
          </w:tcPr>
          <w:p w14:paraId="2BADAAEB" w14:textId="42541326" w:rsidR="00C64901" w:rsidRDefault="00C64901" w:rsidP="00C64901">
            <w:pPr>
              <w:rPr>
                <w:lang w:val="en-US"/>
              </w:rPr>
            </w:pPr>
            <w:r>
              <w:rPr>
                <w:rFonts w:ascii="Calibri" w:hAnsi="Calibri" w:cs="Calibri"/>
                <w:color w:val="000000"/>
                <w:sz w:val="22"/>
              </w:rPr>
              <w:t>pesawat</w:t>
            </w:r>
          </w:p>
        </w:tc>
      </w:tr>
      <w:tr w:rsidR="00C64901" w14:paraId="67A2406D" w14:textId="7D472A3E" w:rsidTr="00C64901">
        <w:trPr>
          <w:trHeight w:val="246"/>
        </w:trPr>
        <w:tc>
          <w:tcPr>
            <w:tcW w:w="2045" w:type="dxa"/>
            <w:vAlign w:val="bottom"/>
          </w:tcPr>
          <w:p w14:paraId="553AD9BF" w14:textId="442511D4" w:rsidR="00C64901" w:rsidRDefault="00C64901" w:rsidP="00C64901">
            <w:pPr>
              <w:rPr>
                <w:lang w:val="en-US"/>
              </w:rPr>
            </w:pPr>
            <w:r>
              <w:rPr>
                <w:rFonts w:ascii="Calibri" w:hAnsi="Calibri" w:cs="Calibri"/>
                <w:color w:val="000000"/>
                <w:sz w:val="22"/>
              </w:rPr>
              <w:t>Menterapkan</w:t>
            </w:r>
          </w:p>
        </w:tc>
        <w:tc>
          <w:tcPr>
            <w:tcW w:w="1993" w:type="dxa"/>
            <w:vAlign w:val="bottom"/>
          </w:tcPr>
          <w:p w14:paraId="4DC05C50" w14:textId="26A3F786" w:rsidR="00C64901" w:rsidRDefault="00C64901" w:rsidP="00C64901">
            <w:pPr>
              <w:rPr>
                <w:lang w:val="en-US"/>
              </w:rPr>
            </w:pPr>
            <w:r>
              <w:rPr>
                <w:rFonts w:ascii="Calibri" w:hAnsi="Calibri" w:cs="Calibri"/>
                <w:color w:val="000000"/>
                <w:sz w:val="22"/>
              </w:rPr>
              <w:t>Menerapkan</w:t>
            </w:r>
          </w:p>
        </w:tc>
        <w:tc>
          <w:tcPr>
            <w:tcW w:w="1925" w:type="dxa"/>
            <w:vAlign w:val="bottom"/>
          </w:tcPr>
          <w:p w14:paraId="2E2C78F2" w14:textId="04C1BEC1" w:rsidR="00C64901" w:rsidRDefault="00C64901" w:rsidP="00C64901">
            <w:pPr>
              <w:rPr>
                <w:lang w:val="en-US"/>
              </w:rPr>
            </w:pPr>
            <w:r>
              <w:rPr>
                <w:rFonts w:ascii="Calibri" w:hAnsi="Calibri" w:cs="Calibri"/>
                <w:color w:val="000000"/>
                <w:sz w:val="22"/>
              </w:rPr>
              <w:t>untk</w:t>
            </w:r>
          </w:p>
        </w:tc>
        <w:tc>
          <w:tcPr>
            <w:tcW w:w="1925" w:type="dxa"/>
            <w:vAlign w:val="bottom"/>
          </w:tcPr>
          <w:p w14:paraId="7B28AF75" w14:textId="2D5D4DBF" w:rsidR="00C64901" w:rsidRDefault="00C64901" w:rsidP="00C64901">
            <w:pPr>
              <w:rPr>
                <w:lang w:val="en-US"/>
              </w:rPr>
            </w:pPr>
            <w:r>
              <w:rPr>
                <w:rFonts w:ascii="Calibri" w:hAnsi="Calibri" w:cs="Calibri"/>
                <w:color w:val="000000"/>
                <w:sz w:val="22"/>
              </w:rPr>
              <w:t>untuk</w:t>
            </w:r>
          </w:p>
        </w:tc>
      </w:tr>
      <w:tr w:rsidR="00C64901" w14:paraId="2C2BAB6C" w14:textId="5105FF14" w:rsidTr="00C64901">
        <w:trPr>
          <w:trHeight w:val="246"/>
        </w:trPr>
        <w:tc>
          <w:tcPr>
            <w:tcW w:w="2045" w:type="dxa"/>
            <w:vAlign w:val="bottom"/>
          </w:tcPr>
          <w:p w14:paraId="568E8DDB" w14:textId="062FC8BE" w:rsidR="00C64901" w:rsidRDefault="00C64901" w:rsidP="00C64901">
            <w:pPr>
              <w:rPr>
                <w:lang w:val="en-US"/>
              </w:rPr>
            </w:pPr>
            <w:r>
              <w:rPr>
                <w:rFonts w:ascii="Calibri" w:hAnsi="Calibri" w:cs="Calibri"/>
                <w:color w:val="000000"/>
                <w:sz w:val="22"/>
              </w:rPr>
              <w:t>Menterjemahkan</w:t>
            </w:r>
          </w:p>
        </w:tc>
        <w:tc>
          <w:tcPr>
            <w:tcW w:w="1993" w:type="dxa"/>
            <w:vAlign w:val="bottom"/>
          </w:tcPr>
          <w:p w14:paraId="35E4F8DB" w14:textId="70643D30" w:rsidR="00C64901" w:rsidRDefault="00C64901" w:rsidP="00C64901">
            <w:pPr>
              <w:rPr>
                <w:lang w:val="en-US"/>
              </w:rPr>
            </w:pPr>
            <w:r>
              <w:rPr>
                <w:rFonts w:ascii="Calibri" w:hAnsi="Calibri" w:cs="Calibri"/>
                <w:color w:val="000000"/>
                <w:sz w:val="22"/>
              </w:rPr>
              <w:t>Menerjemahkan</w:t>
            </w:r>
          </w:p>
        </w:tc>
        <w:tc>
          <w:tcPr>
            <w:tcW w:w="1925" w:type="dxa"/>
            <w:vAlign w:val="bottom"/>
          </w:tcPr>
          <w:p w14:paraId="6E17810C" w14:textId="1131AF89" w:rsidR="00C64901" w:rsidRDefault="00C64901" w:rsidP="00C64901">
            <w:pPr>
              <w:rPr>
                <w:lang w:val="en-US"/>
              </w:rPr>
            </w:pPr>
            <w:r>
              <w:rPr>
                <w:rFonts w:ascii="Calibri" w:hAnsi="Calibri" w:cs="Calibri"/>
                <w:color w:val="000000"/>
                <w:sz w:val="22"/>
              </w:rPr>
              <w:t>bokingnya</w:t>
            </w:r>
          </w:p>
        </w:tc>
        <w:tc>
          <w:tcPr>
            <w:tcW w:w="1925" w:type="dxa"/>
            <w:vAlign w:val="bottom"/>
          </w:tcPr>
          <w:p w14:paraId="16BEA0F3" w14:textId="23796010" w:rsidR="00C64901" w:rsidRDefault="00C64901" w:rsidP="00C64901">
            <w:pPr>
              <w:rPr>
                <w:lang w:val="en-US"/>
              </w:rPr>
            </w:pPr>
            <w:r>
              <w:rPr>
                <w:rFonts w:ascii="Calibri" w:hAnsi="Calibri" w:cs="Calibri"/>
                <w:color w:val="000000"/>
                <w:sz w:val="22"/>
              </w:rPr>
              <w:t>bookingnya</w:t>
            </w:r>
          </w:p>
        </w:tc>
      </w:tr>
      <w:tr w:rsidR="00C64901" w14:paraId="195D7BB6" w14:textId="42C70418" w:rsidTr="00C64901">
        <w:trPr>
          <w:trHeight w:val="246"/>
        </w:trPr>
        <w:tc>
          <w:tcPr>
            <w:tcW w:w="2045" w:type="dxa"/>
            <w:vAlign w:val="bottom"/>
          </w:tcPr>
          <w:p w14:paraId="225C1B1D" w14:textId="2ED24D20" w:rsidR="00C64901" w:rsidRDefault="00C64901" w:rsidP="00C64901">
            <w:pPr>
              <w:rPr>
                <w:lang w:val="en-US"/>
              </w:rPr>
            </w:pPr>
            <w:r>
              <w:rPr>
                <w:rFonts w:ascii="Calibri" w:hAnsi="Calibri" w:cs="Calibri"/>
                <w:color w:val="000000"/>
                <w:sz w:val="22"/>
              </w:rPr>
              <w:t>Melola</w:t>
            </w:r>
          </w:p>
        </w:tc>
        <w:tc>
          <w:tcPr>
            <w:tcW w:w="1993" w:type="dxa"/>
            <w:vAlign w:val="bottom"/>
          </w:tcPr>
          <w:p w14:paraId="4288E8F3" w14:textId="072B3659" w:rsidR="00C64901" w:rsidRDefault="00C64901" w:rsidP="00C64901">
            <w:pPr>
              <w:rPr>
                <w:lang w:val="en-US"/>
              </w:rPr>
            </w:pPr>
            <w:r>
              <w:rPr>
                <w:rFonts w:ascii="Calibri" w:hAnsi="Calibri" w:cs="Calibri"/>
                <w:color w:val="000000"/>
                <w:sz w:val="22"/>
              </w:rPr>
              <w:t>Mengelola</w:t>
            </w:r>
          </w:p>
        </w:tc>
        <w:tc>
          <w:tcPr>
            <w:tcW w:w="1925" w:type="dxa"/>
            <w:vAlign w:val="bottom"/>
          </w:tcPr>
          <w:p w14:paraId="67F4EDD3" w14:textId="44B84F12" w:rsidR="00C64901" w:rsidRDefault="00C64901" w:rsidP="00C64901">
            <w:pPr>
              <w:rPr>
                <w:lang w:val="en-US"/>
              </w:rPr>
            </w:pPr>
            <w:r>
              <w:rPr>
                <w:rFonts w:ascii="Calibri" w:hAnsi="Calibri" w:cs="Calibri"/>
                <w:color w:val="000000"/>
                <w:sz w:val="22"/>
              </w:rPr>
              <w:t>mrndapat</w:t>
            </w:r>
          </w:p>
        </w:tc>
        <w:tc>
          <w:tcPr>
            <w:tcW w:w="1925" w:type="dxa"/>
            <w:vAlign w:val="bottom"/>
          </w:tcPr>
          <w:p w14:paraId="3A54A114" w14:textId="365317C2" w:rsidR="00C64901" w:rsidRDefault="00C64901" w:rsidP="00C64901">
            <w:pPr>
              <w:rPr>
                <w:lang w:val="en-US"/>
              </w:rPr>
            </w:pPr>
            <w:r>
              <w:rPr>
                <w:rFonts w:ascii="Calibri" w:hAnsi="Calibri" w:cs="Calibri"/>
                <w:color w:val="000000"/>
                <w:sz w:val="22"/>
              </w:rPr>
              <w:t>mendapat</w:t>
            </w:r>
          </w:p>
        </w:tc>
      </w:tr>
      <w:tr w:rsidR="00C64901" w14:paraId="7CE9CBC7" w14:textId="0C59AD3D" w:rsidTr="00C64901">
        <w:trPr>
          <w:trHeight w:val="246"/>
        </w:trPr>
        <w:tc>
          <w:tcPr>
            <w:tcW w:w="2045" w:type="dxa"/>
            <w:vAlign w:val="bottom"/>
          </w:tcPr>
          <w:p w14:paraId="325FA8E5" w14:textId="21C86D20" w:rsidR="00C64901" w:rsidRDefault="00C64901" w:rsidP="00C64901">
            <w:pPr>
              <w:rPr>
                <w:lang w:val="en-US"/>
              </w:rPr>
            </w:pPr>
            <w:r>
              <w:rPr>
                <w:rFonts w:ascii="Calibri" w:hAnsi="Calibri" w:cs="Calibri"/>
                <w:color w:val="000000"/>
                <w:sz w:val="22"/>
              </w:rPr>
              <w:t>Mengenyampingkan</w:t>
            </w:r>
          </w:p>
        </w:tc>
        <w:tc>
          <w:tcPr>
            <w:tcW w:w="1993" w:type="dxa"/>
            <w:vAlign w:val="bottom"/>
          </w:tcPr>
          <w:p w14:paraId="1ADF2060" w14:textId="5D07F900" w:rsidR="00C64901" w:rsidRDefault="00C64901" w:rsidP="00C64901">
            <w:pPr>
              <w:rPr>
                <w:lang w:val="en-US"/>
              </w:rPr>
            </w:pPr>
            <w:r>
              <w:rPr>
                <w:rFonts w:ascii="Calibri" w:hAnsi="Calibri" w:cs="Calibri"/>
                <w:color w:val="000000"/>
                <w:sz w:val="22"/>
              </w:rPr>
              <w:t>Mengesampingkan</w:t>
            </w:r>
          </w:p>
        </w:tc>
        <w:tc>
          <w:tcPr>
            <w:tcW w:w="1925" w:type="dxa"/>
            <w:vAlign w:val="bottom"/>
          </w:tcPr>
          <w:p w14:paraId="6757C550" w14:textId="5B403856" w:rsidR="00C64901" w:rsidRDefault="00C64901" w:rsidP="00C64901">
            <w:pPr>
              <w:rPr>
                <w:lang w:val="en-US"/>
              </w:rPr>
            </w:pPr>
            <w:r>
              <w:rPr>
                <w:rFonts w:ascii="Calibri" w:hAnsi="Calibri" w:cs="Calibri"/>
                <w:color w:val="000000"/>
                <w:sz w:val="22"/>
              </w:rPr>
              <w:t>skitar</w:t>
            </w:r>
          </w:p>
        </w:tc>
        <w:tc>
          <w:tcPr>
            <w:tcW w:w="1925" w:type="dxa"/>
            <w:vAlign w:val="bottom"/>
          </w:tcPr>
          <w:p w14:paraId="2D398B32" w14:textId="1F5AB45A" w:rsidR="00C64901" w:rsidRDefault="00C64901" w:rsidP="00C64901">
            <w:pPr>
              <w:rPr>
                <w:lang w:val="en-US"/>
              </w:rPr>
            </w:pPr>
            <w:r>
              <w:rPr>
                <w:rFonts w:ascii="Calibri" w:hAnsi="Calibri" w:cs="Calibri"/>
                <w:color w:val="000000"/>
                <w:sz w:val="22"/>
              </w:rPr>
              <w:t>sekitar</w:t>
            </w:r>
          </w:p>
        </w:tc>
      </w:tr>
      <w:tr w:rsidR="00C64901" w14:paraId="10A3B55A" w14:textId="1A454A9E" w:rsidTr="00C64901">
        <w:trPr>
          <w:trHeight w:val="246"/>
        </w:trPr>
        <w:tc>
          <w:tcPr>
            <w:tcW w:w="2045" w:type="dxa"/>
            <w:vAlign w:val="bottom"/>
          </w:tcPr>
          <w:p w14:paraId="303B8762" w14:textId="0FB496C9" w:rsidR="00C64901" w:rsidRDefault="00C64901" w:rsidP="00C64901">
            <w:pPr>
              <w:rPr>
                <w:lang w:val="en-US"/>
              </w:rPr>
            </w:pPr>
            <w:r>
              <w:rPr>
                <w:rFonts w:ascii="Calibri" w:hAnsi="Calibri" w:cs="Calibri"/>
                <w:color w:val="000000"/>
                <w:sz w:val="22"/>
              </w:rPr>
              <w:t>Mengeritik</w:t>
            </w:r>
          </w:p>
        </w:tc>
        <w:tc>
          <w:tcPr>
            <w:tcW w:w="1993" w:type="dxa"/>
            <w:vAlign w:val="bottom"/>
          </w:tcPr>
          <w:p w14:paraId="76C57844" w14:textId="66030E13" w:rsidR="00C64901" w:rsidRDefault="00C64901" w:rsidP="00C64901">
            <w:pPr>
              <w:rPr>
                <w:lang w:val="en-US"/>
              </w:rPr>
            </w:pPr>
            <w:r>
              <w:rPr>
                <w:rFonts w:ascii="Calibri" w:hAnsi="Calibri" w:cs="Calibri"/>
                <w:color w:val="000000"/>
                <w:sz w:val="22"/>
              </w:rPr>
              <w:t>Mengkritik</w:t>
            </w:r>
          </w:p>
        </w:tc>
        <w:tc>
          <w:tcPr>
            <w:tcW w:w="1925" w:type="dxa"/>
            <w:vAlign w:val="bottom"/>
          </w:tcPr>
          <w:p w14:paraId="6F4C5215" w14:textId="388A2561" w:rsidR="00C64901" w:rsidRDefault="00C64901" w:rsidP="00C64901">
            <w:pPr>
              <w:rPr>
                <w:lang w:val="en-US"/>
              </w:rPr>
            </w:pPr>
            <w:r>
              <w:rPr>
                <w:rFonts w:ascii="Calibri" w:hAnsi="Calibri" w:cs="Calibri"/>
                <w:color w:val="000000"/>
                <w:sz w:val="22"/>
              </w:rPr>
              <w:t>sblm</w:t>
            </w:r>
          </w:p>
        </w:tc>
        <w:tc>
          <w:tcPr>
            <w:tcW w:w="1925" w:type="dxa"/>
            <w:vAlign w:val="bottom"/>
          </w:tcPr>
          <w:p w14:paraId="5DF5E2CB" w14:textId="02294D2F" w:rsidR="00C64901" w:rsidRDefault="00C64901" w:rsidP="00C64901">
            <w:pPr>
              <w:rPr>
                <w:lang w:val="en-US"/>
              </w:rPr>
            </w:pPr>
            <w:r>
              <w:rPr>
                <w:rFonts w:ascii="Calibri" w:hAnsi="Calibri" w:cs="Calibri"/>
                <w:color w:val="000000"/>
                <w:sz w:val="22"/>
              </w:rPr>
              <w:t>sebelum</w:t>
            </w:r>
          </w:p>
        </w:tc>
      </w:tr>
      <w:tr w:rsidR="00C64901" w14:paraId="154C7725" w14:textId="2850395F" w:rsidTr="00C64901">
        <w:trPr>
          <w:trHeight w:val="246"/>
        </w:trPr>
        <w:tc>
          <w:tcPr>
            <w:tcW w:w="2045" w:type="dxa"/>
            <w:vAlign w:val="bottom"/>
          </w:tcPr>
          <w:p w14:paraId="7370FFDB" w14:textId="1315AF64" w:rsidR="00C64901" w:rsidRDefault="00C64901" w:rsidP="00C64901">
            <w:pPr>
              <w:rPr>
                <w:lang w:val="en-US"/>
              </w:rPr>
            </w:pPr>
            <w:r>
              <w:rPr>
                <w:rFonts w:ascii="Calibri" w:hAnsi="Calibri" w:cs="Calibri"/>
                <w:color w:val="000000"/>
                <w:sz w:val="22"/>
              </w:rPr>
              <w:t>Mengobah</w:t>
            </w:r>
          </w:p>
        </w:tc>
        <w:tc>
          <w:tcPr>
            <w:tcW w:w="1993" w:type="dxa"/>
            <w:vAlign w:val="bottom"/>
          </w:tcPr>
          <w:p w14:paraId="51145D4F" w14:textId="233C1EAB" w:rsidR="00C64901" w:rsidRDefault="00C64901" w:rsidP="00C64901">
            <w:pPr>
              <w:rPr>
                <w:lang w:val="en-US"/>
              </w:rPr>
            </w:pPr>
            <w:r>
              <w:rPr>
                <w:rFonts w:ascii="Calibri" w:hAnsi="Calibri" w:cs="Calibri"/>
                <w:color w:val="000000"/>
                <w:sz w:val="22"/>
              </w:rPr>
              <w:t>Mengubah</w:t>
            </w:r>
          </w:p>
        </w:tc>
        <w:tc>
          <w:tcPr>
            <w:tcW w:w="1925" w:type="dxa"/>
            <w:vAlign w:val="bottom"/>
          </w:tcPr>
          <w:p w14:paraId="28B5BC97" w14:textId="0027CC2A" w:rsidR="00C64901" w:rsidRDefault="00C64901" w:rsidP="00C64901">
            <w:pPr>
              <w:rPr>
                <w:lang w:val="en-US"/>
              </w:rPr>
            </w:pPr>
            <w:r>
              <w:rPr>
                <w:rFonts w:ascii="Calibri" w:hAnsi="Calibri" w:cs="Calibri"/>
                <w:color w:val="000000"/>
                <w:sz w:val="22"/>
              </w:rPr>
              <w:t>klo</w:t>
            </w:r>
          </w:p>
        </w:tc>
        <w:tc>
          <w:tcPr>
            <w:tcW w:w="1925" w:type="dxa"/>
            <w:vAlign w:val="bottom"/>
          </w:tcPr>
          <w:p w14:paraId="5F10C6D8" w14:textId="7608C638" w:rsidR="00C64901" w:rsidRDefault="00C64901" w:rsidP="00C64901">
            <w:pPr>
              <w:rPr>
                <w:lang w:val="en-US"/>
              </w:rPr>
            </w:pPr>
            <w:r>
              <w:rPr>
                <w:rFonts w:ascii="Calibri" w:hAnsi="Calibri" w:cs="Calibri"/>
                <w:color w:val="000000"/>
                <w:sz w:val="22"/>
              </w:rPr>
              <w:t>kalau</w:t>
            </w:r>
          </w:p>
        </w:tc>
      </w:tr>
      <w:tr w:rsidR="00C64901" w14:paraId="3AD364CF" w14:textId="700ACD7B" w:rsidTr="00C64901">
        <w:trPr>
          <w:trHeight w:val="246"/>
        </w:trPr>
        <w:tc>
          <w:tcPr>
            <w:tcW w:w="2045" w:type="dxa"/>
            <w:vAlign w:val="bottom"/>
          </w:tcPr>
          <w:p w14:paraId="318378F2" w14:textId="1A05AE5D" w:rsidR="00C64901" w:rsidRDefault="00C64901" w:rsidP="00C64901">
            <w:pPr>
              <w:rPr>
                <w:lang w:val="en-US"/>
              </w:rPr>
            </w:pPr>
            <w:r>
              <w:rPr>
                <w:rFonts w:ascii="Calibri" w:hAnsi="Calibri" w:cs="Calibri"/>
                <w:color w:val="000000"/>
                <w:sz w:val="22"/>
              </w:rPr>
              <w:t>merubah</w:t>
            </w:r>
          </w:p>
        </w:tc>
        <w:tc>
          <w:tcPr>
            <w:tcW w:w="1993" w:type="dxa"/>
            <w:vAlign w:val="bottom"/>
          </w:tcPr>
          <w:p w14:paraId="1BC39FBA" w14:textId="5CD5AEFF" w:rsidR="00C64901" w:rsidRDefault="00C64901" w:rsidP="00C64901">
            <w:pPr>
              <w:rPr>
                <w:lang w:val="en-US"/>
              </w:rPr>
            </w:pPr>
            <w:r>
              <w:rPr>
                <w:rFonts w:ascii="Calibri" w:hAnsi="Calibri" w:cs="Calibri"/>
                <w:color w:val="000000"/>
                <w:sz w:val="22"/>
              </w:rPr>
              <w:t>Mengubah</w:t>
            </w:r>
          </w:p>
        </w:tc>
        <w:tc>
          <w:tcPr>
            <w:tcW w:w="1925" w:type="dxa"/>
            <w:vAlign w:val="bottom"/>
          </w:tcPr>
          <w:p w14:paraId="6979D2E7" w14:textId="7DCA75DC" w:rsidR="00C64901" w:rsidRDefault="00C64901" w:rsidP="00C64901">
            <w:pPr>
              <w:rPr>
                <w:lang w:val="en-US"/>
              </w:rPr>
            </w:pPr>
            <w:r>
              <w:rPr>
                <w:rFonts w:ascii="Calibri" w:hAnsi="Calibri" w:cs="Calibri"/>
                <w:color w:val="000000"/>
                <w:sz w:val="22"/>
              </w:rPr>
              <w:t>beress</w:t>
            </w:r>
          </w:p>
        </w:tc>
        <w:tc>
          <w:tcPr>
            <w:tcW w:w="1925" w:type="dxa"/>
            <w:vAlign w:val="bottom"/>
          </w:tcPr>
          <w:p w14:paraId="019CE56D" w14:textId="51735A68" w:rsidR="00C64901" w:rsidRDefault="00C64901" w:rsidP="00C64901">
            <w:pPr>
              <w:rPr>
                <w:lang w:val="en-US"/>
              </w:rPr>
            </w:pPr>
            <w:r>
              <w:rPr>
                <w:rFonts w:ascii="Calibri" w:hAnsi="Calibri" w:cs="Calibri"/>
                <w:color w:val="000000"/>
                <w:sz w:val="22"/>
              </w:rPr>
              <w:t>beres</w:t>
            </w:r>
          </w:p>
        </w:tc>
      </w:tr>
      <w:tr w:rsidR="00C64901" w14:paraId="1D2501C8" w14:textId="4267C085" w:rsidTr="00C64901">
        <w:trPr>
          <w:trHeight w:val="246"/>
        </w:trPr>
        <w:tc>
          <w:tcPr>
            <w:tcW w:w="2045" w:type="dxa"/>
            <w:vAlign w:val="bottom"/>
          </w:tcPr>
          <w:p w14:paraId="5ACF228D" w14:textId="0C83373D" w:rsidR="00C64901" w:rsidRDefault="00C64901" w:rsidP="00C64901">
            <w:pPr>
              <w:rPr>
                <w:lang w:val="en-US"/>
              </w:rPr>
            </w:pPr>
            <w:r>
              <w:rPr>
                <w:rFonts w:ascii="Calibri" w:hAnsi="Calibri" w:cs="Calibri"/>
                <w:color w:val="000000"/>
                <w:sz w:val="22"/>
              </w:rPr>
              <w:t>Mensukseskan</w:t>
            </w:r>
          </w:p>
        </w:tc>
        <w:tc>
          <w:tcPr>
            <w:tcW w:w="1993" w:type="dxa"/>
            <w:vAlign w:val="bottom"/>
          </w:tcPr>
          <w:p w14:paraId="576D74C1" w14:textId="6E71086C" w:rsidR="00C64901" w:rsidRDefault="00C64901" w:rsidP="00C64901">
            <w:pPr>
              <w:rPr>
                <w:lang w:val="en-US"/>
              </w:rPr>
            </w:pPr>
            <w:r>
              <w:rPr>
                <w:rFonts w:ascii="Calibri" w:hAnsi="Calibri" w:cs="Calibri"/>
                <w:color w:val="000000"/>
                <w:sz w:val="22"/>
              </w:rPr>
              <w:t>Menyukseskan</w:t>
            </w:r>
          </w:p>
        </w:tc>
        <w:tc>
          <w:tcPr>
            <w:tcW w:w="1925" w:type="dxa"/>
            <w:vAlign w:val="bottom"/>
          </w:tcPr>
          <w:p w14:paraId="21518BAE" w14:textId="73189E59" w:rsidR="00C64901" w:rsidRDefault="00C64901" w:rsidP="00C64901">
            <w:pPr>
              <w:rPr>
                <w:lang w:val="en-US"/>
              </w:rPr>
            </w:pPr>
            <w:r>
              <w:rPr>
                <w:rFonts w:ascii="Calibri" w:hAnsi="Calibri" w:cs="Calibri"/>
                <w:color w:val="000000"/>
                <w:sz w:val="22"/>
              </w:rPr>
              <w:t>bgtu</w:t>
            </w:r>
          </w:p>
        </w:tc>
        <w:tc>
          <w:tcPr>
            <w:tcW w:w="1925" w:type="dxa"/>
            <w:vAlign w:val="bottom"/>
          </w:tcPr>
          <w:p w14:paraId="50685220" w14:textId="498A8447" w:rsidR="00C64901" w:rsidRDefault="00C64901" w:rsidP="00C64901">
            <w:pPr>
              <w:rPr>
                <w:lang w:val="en-US"/>
              </w:rPr>
            </w:pPr>
            <w:r>
              <w:rPr>
                <w:rFonts w:ascii="Calibri" w:hAnsi="Calibri" w:cs="Calibri"/>
                <w:color w:val="000000"/>
                <w:sz w:val="22"/>
              </w:rPr>
              <w:t>begitu</w:t>
            </w:r>
          </w:p>
        </w:tc>
      </w:tr>
      <w:tr w:rsidR="00C64901" w14:paraId="1B940DD9" w14:textId="323419B3" w:rsidTr="00C64901">
        <w:trPr>
          <w:trHeight w:val="246"/>
        </w:trPr>
        <w:tc>
          <w:tcPr>
            <w:tcW w:w="2045" w:type="dxa"/>
            <w:vAlign w:val="bottom"/>
          </w:tcPr>
          <w:p w14:paraId="2FC21E30" w14:textId="6B7E53AD" w:rsidR="00C64901" w:rsidRDefault="00C64901" w:rsidP="00C64901">
            <w:pPr>
              <w:rPr>
                <w:lang w:val="en-US"/>
              </w:rPr>
            </w:pPr>
            <w:r>
              <w:rPr>
                <w:rFonts w:ascii="Calibri" w:hAnsi="Calibri" w:cs="Calibri"/>
                <w:color w:val="000000"/>
                <w:sz w:val="22"/>
              </w:rPr>
              <w:t>Musti</w:t>
            </w:r>
          </w:p>
        </w:tc>
        <w:tc>
          <w:tcPr>
            <w:tcW w:w="1993" w:type="dxa"/>
            <w:vAlign w:val="bottom"/>
          </w:tcPr>
          <w:p w14:paraId="450CEAAF" w14:textId="537E4EF6" w:rsidR="00C64901" w:rsidRDefault="00C64901" w:rsidP="00C64901">
            <w:pPr>
              <w:rPr>
                <w:lang w:val="en-US"/>
              </w:rPr>
            </w:pPr>
            <w:r>
              <w:rPr>
                <w:rFonts w:ascii="Calibri" w:hAnsi="Calibri" w:cs="Calibri"/>
                <w:color w:val="000000"/>
                <w:sz w:val="22"/>
              </w:rPr>
              <w:t>Mesti</w:t>
            </w:r>
          </w:p>
        </w:tc>
        <w:tc>
          <w:tcPr>
            <w:tcW w:w="1925" w:type="dxa"/>
            <w:vAlign w:val="bottom"/>
          </w:tcPr>
          <w:p w14:paraId="13CAAAA4" w14:textId="6C90C419" w:rsidR="00C64901" w:rsidRDefault="00C64901" w:rsidP="00C64901">
            <w:pPr>
              <w:rPr>
                <w:lang w:val="en-US"/>
              </w:rPr>
            </w:pPr>
            <w:r>
              <w:rPr>
                <w:rFonts w:ascii="Calibri" w:hAnsi="Calibri" w:cs="Calibri"/>
                <w:color w:val="000000"/>
                <w:sz w:val="22"/>
              </w:rPr>
              <w:t>tlfn</w:t>
            </w:r>
          </w:p>
        </w:tc>
        <w:tc>
          <w:tcPr>
            <w:tcW w:w="1925" w:type="dxa"/>
            <w:vAlign w:val="bottom"/>
          </w:tcPr>
          <w:p w14:paraId="61011B69" w14:textId="45C875FF" w:rsidR="00C64901" w:rsidRDefault="00C64901" w:rsidP="00C64901">
            <w:pPr>
              <w:rPr>
                <w:lang w:val="en-US"/>
              </w:rPr>
            </w:pPr>
            <w:r>
              <w:rPr>
                <w:rFonts w:ascii="Calibri" w:hAnsi="Calibri" w:cs="Calibri"/>
                <w:color w:val="000000"/>
                <w:sz w:val="22"/>
              </w:rPr>
              <w:t>telepon</w:t>
            </w:r>
          </w:p>
        </w:tc>
      </w:tr>
      <w:tr w:rsidR="00C64901" w14:paraId="620ED230" w14:textId="50D81A8E" w:rsidTr="00C64901">
        <w:trPr>
          <w:trHeight w:val="246"/>
        </w:trPr>
        <w:tc>
          <w:tcPr>
            <w:tcW w:w="2045" w:type="dxa"/>
            <w:vAlign w:val="bottom"/>
          </w:tcPr>
          <w:p w14:paraId="19E4023F" w14:textId="5F6E00A3" w:rsidR="00C64901" w:rsidRDefault="00C64901" w:rsidP="00C64901">
            <w:pPr>
              <w:rPr>
                <w:lang w:val="en-US"/>
              </w:rPr>
            </w:pPr>
            <w:r>
              <w:rPr>
                <w:rFonts w:ascii="Calibri" w:hAnsi="Calibri" w:cs="Calibri"/>
                <w:color w:val="000000"/>
                <w:sz w:val="22"/>
              </w:rPr>
              <w:t>Metoda</w:t>
            </w:r>
          </w:p>
        </w:tc>
        <w:tc>
          <w:tcPr>
            <w:tcW w:w="1993" w:type="dxa"/>
            <w:vAlign w:val="bottom"/>
          </w:tcPr>
          <w:p w14:paraId="5B36D824" w14:textId="255C006C" w:rsidR="00C64901" w:rsidRDefault="00C64901" w:rsidP="00C64901">
            <w:pPr>
              <w:rPr>
                <w:lang w:val="en-US"/>
              </w:rPr>
            </w:pPr>
            <w:r>
              <w:rPr>
                <w:rFonts w:ascii="Calibri" w:hAnsi="Calibri" w:cs="Calibri"/>
                <w:color w:val="000000"/>
                <w:sz w:val="22"/>
              </w:rPr>
              <w:t>Metode</w:t>
            </w:r>
          </w:p>
        </w:tc>
        <w:tc>
          <w:tcPr>
            <w:tcW w:w="1925" w:type="dxa"/>
            <w:vAlign w:val="bottom"/>
          </w:tcPr>
          <w:p w14:paraId="0D7F898A" w14:textId="22A5FFF4" w:rsidR="00C64901" w:rsidRDefault="00C64901" w:rsidP="00C64901">
            <w:pPr>
              <w:rPr>
                <w:lang w:val="en-US"/>
              </w:rPr>
            </w:pPr>
            <w:r>
              <w:rPr>
                <w:rFonts w:ascii="Calibri" w:hAnsi="Calibri" w:cs="Calibri"/>
                <w:color w:val="000000"/>
                <w:sz w:val="22"/>
              </w:rPr>
              <w:t>kta</w:t>
            </w:r>
          </w:p>
        </w:tc>
        <w:tc>
          <w:tcPr>
            <w:tcW w:w="1925" w:type="dxa"/>
            <w:vAlign w:val="bottom"/>
          </w:tcPr>
          <w:p w14:paraId="70CC1F56" w14:textId="52CBEBD9" w:rsidR="00C64901" w:rsidRDefault="00C64901" w:rsidP="00C64901">
            <w:pPr>
              <w:rPr>
                <w:lang w:val="en-US"/>
              </w:rPr>
            </w:pPr>
            <w:r>
              <w:rPr>
                <w:rFonts w:ascii="Calibri" w:hAnsi="Calibri" w:cs="Calibri"/>
                <w:color w:val="000000"/>
                <w:sz w:val="22"/>
              </w:rPr>
              <w:t>kata</w:t>
            </w:r>
          </w:p>
        </w:tc>
      </w:tr>
      <w:tr w:rsidR="00C64901" w14:paraId="37917013" w14:textId="6B0058D9" w:rsidTr="00C64901">
        <w:trPr>
          <w:trHeight w:val="246"/>
        </w:trPr>
        <w:tc>
          <w:tcPr>
            <w:tcW w:w="2045" w:type="dxa"/>
            <w:vAlign w:val="bottom"/>
          </w:tcPr>
          <w:p w14:paraId="6DA277F7" w14:textId="00F24056" w:rsidR="00C64901" w:rsidRDefault="00C64901" w:rsidP="00C64901">
            <w:pPr>
              <w:rPr>
                <w:lang w:val="en-US"/>
              </w:rPr>
            </w:pPr>
            <w:r>
              <w:rPr>
                <w:rFonts w:ascii="Calibri" w:hAnsi="Calibri" w:cs="Calibri"/>
                <w:color w:val="000000"/>
                <w:sz w:val="22"/>
              </w:rPr>
              <w:t>Motip</w:t>
            </w:r>
          </w:p>
        </w:tc>
        <w:tc>
          <w:tcPr>
            <w:tcW w:w="1993" w:type="dxa"/>
            <w:vAlign w:val="bottom"/>
          </w:tcPr>
          <w:p w14:paraId="0CE13A97" w14:textId="14382488" w:rsidR="00C64901" w:rsidRDefault="00C64901" w:rsidP="00C64901">
            <w:pPr>
              <w:rPr>
                <w:lang w:val="en-US"/>
              </w:rPr>
            </w:pPr>
            <w:r>
              <w:rPr>
                <w:rFonts w:ascii="Calibri" w:hAnsi="Calibri" w:cs="Calibri"/>
                <w:color w:val="000000"/>
                <w:sz w:val="22"/>
              </w:rPr>
              <w:t>Motif</w:t>
            </w:r>
          </w:p>
        </w:tc>
        <w:tc>
          <w:tcPr>
            <w:tcW w:w="1925" w:type="dxa"/>
            <w:vAlign w:val="bottom"/>
          </w:tcPr>
          <w:p w14:paraId="075D6729" w14:textId="1C32CA02" w:rsidR="00C64901" w:rsidRDefault="00C64901" w:rsidP="00C64901">
            <w:pPr>
              <w:rPr>
                <w:lang w:val="en-US"/>
              </w:rPr>
            </w:pPr>
            <w:r>
              <w:rPr>
                <w:rFonts w:ascii="Calibri" w:hAnsi="Calibri" w:cs="Calibri"/>
                <w:color w:val="000000"/>
                <w:sz w:val="22"/>
              </w:rPr>
              <w:t>tmn</w:t>
            </w:r>
          </w:p>
        </w:tc>
        <w:tc>
          <w:tcPr>
            <w:tcW w:w="1925" w:type="dxa"/>
            <w:vAlign w:val="bottom"/>
          </w:tcPr>
          <w:p w14:paraId="254B39C8" w14:textId="3A314420" w:rsidR="00C64901" w:rsidRDefault="00C64901" w:rsidP="00C64901">
            <w:pPr>
              <w:rPr>
                <w:lang w:val="en-US"/>
              </w:rPr>
            </w:pPr>
            <w:r>
              <w:rPr>
                <w:rFonts w:ascii="Calibri" w:hAnsi="Calibri" w:cs="Calibri"/>
                <w:color w:val="000000"/>
                <w:sz w:val="22"/>
              </w:rPr>
              <w:t>teman</w:t>
            </w:r>
          </w:p>
        </w:tc>
      </w:tr>
    </w:tbl>
    <w:p w14:paraId="6EB6F881" w14:textId="77777777" w:rsidR="00A36737" w:rsidRPr="00A36737" w:rsidRDefault="00A36737" w:rsidP="00A36737">
      <w:pPr>
        <w:rPr>
          <w:lang w:val="en-US"/>
        </w:rPr>
      </w:pPr>
    </w:p>
    <w:sectPr w:rsidR="00A36737" w:rsidRPr="00A36737" w:rsidSect="003235BC">
      <w:headerReference w:type="first" r:id="rId34"/>
      <w:footerReference w:type="first" r:id="rId35"/>
      <w:pgSz w:w="11909" w:h="16834" w:code="9"/>
      <w:pgMar w:top="1701" w:right="1701" w:bottom="1701" w:left="2268" w:header="720" w:footer="720" w:gutter="0"/>
      <w:pgNumType w:start="0"/>
      <w:cols w:space="720"/>
      <w:titlePg/>
      <w:docGrid w:linePitch="326"/>
      <w:sectPrChange w:id="876" w:author="fahmi abdillah" w:date="2022-07-14T00:44:00Z">
        <w:sectPr w:rsidR="00A36737" w:rsidRPr="00A36737" w:rsidSect="003235BC">
          <w:pgMar w:top="1701" w:right="1701" w:bottom="1701" w:left="2268" w:header="720" w:footer="720" w:gutter="0"/>
          <w:titlePg w:val="0"/>
          <w:docGrid w:linePitch="299"/>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2C161" w14:textId="77777777" w:rsidR="00D57C09" w:rsidRDefault="00D57C09" w:rsidP="00ED2B8D">
      <w:pPr>
        <w:spacing w:line="240" w:lineRule="auto"/>
      </w:pPr>
      <w:r>
        <w:separator/>
      </w:r>
    </w:p>
  </w:endnote>
  <w:endnote w:type="continuationSeparator" w:id="0">
    <w:p w14:paraId="0CD26076" w14:textId="77777777" w:rsidR="00D57C09" w:rsidRDefault="00D57C09" w:rsidP="00ED2B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43" w:author="fahmi abdillah" w:date="2022-07-14T00:14:00Z"/>
  <w:sdt>
    <w:sdtPr>
      <w:id w:val="1331721590"/>
      <w:docPartObj>
        <w:docPartGallery w:val="Page Numbers (Bottom of Page)"/>
        <w:docPartUnique/>
      </w:docPartObj>
    </w:sdtPr>
    <w:sdtEndPr>
      <w:rPr>
        <w:noProof/>
      </w:rPr>
    </w:sdtEndPr>
    <w:sdtContent>
      <w:customXmlInsRangeEnd w:id="43"/>
      <w:p w14:paraId="0DC731D9" w14:textId="21E6C82C" w:rsidR="00506AA9" w:rsidRDefault="00506AA9">
        <w:pPr>
          <w:pStyle w:val="Footer"/>
          <w:jc w:val="center"/>
          <w:rPr>
            <w:ins w:id="44" w:author="fahmi abdillah" w:date="2022-07-14T00:14:00Z"/>
          </w:rPr>
        </w:pPr>
        <w:ins w:id="45" w:author="fahmi abdillah" w:date="2022-07-14T00:14:00Z">
          <w:r>
            <w:fldChar w:fldCharType="begin"/>
          </w:r>
          <w:r>
            <w:instrText xml:space="preserve"> PAGE   \* MERGEFORMAT </w:instrText>
          </w:r>
          <w:r>
            <w:fldChar w:fldCharType="separate"/>
          </w:r>
          <w:r>
            <w:rPr>
              <w:noProof/>
            </w:rPr>
            <w:t>2</w:t>
          </w:r>
          <w:r>
            <w:rPr>
              <w:noProof/>
            </w:rPr>
            <w:fldChar w:fldCharType="end"/>
          </w:r>
        </w:ins>
      </w:p>
      <w:customXmlInsRangeStart w:id="46" w:author="fahmi abdillah" w:date="2022-07-14T00:14:00Z"/>
    </w:sdtContent>
  </w:sdt>
  <w:customXmlInsRangeEnd w:id="46"/>
  <w:p w14:paraId="0FBE8AE5" w14:textId="77777777" w:rsidR="00506AA9" w:rsidRDefault="00506A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FA8CF" w14:textId="62344FBA" w:rsidR="00506AA9" w:rsidRDefault="00506AA9">
    <w:pPr>
      <w:pStyle w:val="Footer"/>
    </w:pPr>
  </w:p>
  <w:p w14:paraId="6E3DFD7D" w14:textId="77777777" w:rsidR="00506AA9" w:rsidRDefault="00506AA9"/>
  <w:p w14:paraId="04EC4A22" w14:textId="77777777" w:rsidR="00506AA9" w:rsidRDefault="00506AA9"/>
  <w:p w14:paraId="7383D8D2" w14:textId="77777777" w:rsidR="00506AA9" w:rsidRDefault="00506AA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2" w:author="fahmi abdillah" w:date="2022-07-14T00:40:00Z"/>
  <w:sdt>
    <w:sdtPr>
      <w:id w:val="354462982"/>
      <w:docPartObj>
        <w:docPartGallery w:val="Page Numbers (Bottom of Page)"/>
        <w:docPartUnique/>
      </w:docPartObj>
    </w:sdtPr>
    <w:sdtEndPr>
      <w:rPr>
        <w:noProof/>
      </w:rPr>
    </w:sdtEndPr>
    <w:sdtContent>
      <w:customXmlInsRangeEnd w:id="72"/>
      <w:p w14:paraId="3719E2CA" w14:textId="5AE84F83" w:rsidR="00506AA9" w:rsidRDefault="00506AA9">
        <w:pPr>
          <w:pStyle w:val="Footer"/>
          <w:jc w:val="center"/>
          <w:rPr>
            <w:ins w:id="73" w:author="fahmi abdillah" w:date="2022-07-14T00:40:00Z"/>
          </w:rPr>
        </w:pPr>
        <w:ins w:id="74" w:author="fahmi abdillah" w:date="2022-07-14T00:40:00Z">
          <w:r>
            <w:fldChar w:fldCharType="begin"/>
          </w:r>
          <w:r>
            <w:instrText xml:space="preserve"> PAGE   \* MERGEFORMAT </w:instrText>
          </w:r>
          <w:r>
            <w:fldChar w:fldCharType="separate"/>
          </w:r>
          <w:r>
            <w:rPr>
              <w:noProof/>
            </w:rPr>
            <w:t>2</w:t>
          </w:r>
          <w:r>
            <w:rPr>
              <w:noProof/>
            </w:rPr>
            <w:fldChar w:fldCharType="end"/>
          </w:r>
        </w:ins>
      </w:p>
      <w:customXmlInsRangeStart w:id="75" w:author="fahmi abdillah" w:date="2022-07-14T00:40:00Z"/>
    </w:sdtContent>
  </w:sdt>
  <w:customXmlInsRangeEnd w:id="75"/>
  <w:p w14:paraId="2CB2FECD" w14:textId="77777777" w:rsidR="00506AA9" w:rsidRDefault="00506AA9">
    <w:pPr>
      <w:pStyle w:val="Footer"/>
    </w:pPr>
  </w:p>
  <w:p w14:paraId="10F4877B" w14:textId="77777777" w:rsidR="00506AA9" w:rsidRDefault="00506AA9"/>
  <w:p w14:paraId="77320F8C" w14:textId="77777777" w:rsidR="00506AA9" w:rsidRDefault="00506AA9"/>
  <w:p w14:paraId="29AE7118" w14:textId="77777777" w:rsidR="00506AA9" w:rsidRDefault="00506AA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23" w:author="fahmi abdillah" w:date="2022-07-14T00:40:00Z"/>
  <w:sdt>
    <w:sdtPr>
      <w:id w:val="393778406"/>
      <w:docPartObj>
        <w:docPartGallery w:val="Page Numbers (Bottom of Page)"/>
        <w:docPartUnique/>
      </w:docPartObj>
    </w:sdtPr>
    <w:sdtEndPr>
      <w:rPr>
        <w:noProof/>
      </w:rPr>
    </w:sdtEndPr>
    <w:sdtContent>
      <w:customXmlInsRangeEnd w:id="223"/>
      <w:p w14:paraId="68C891E5" w14:textId="77777777" w:rsidR="00506AA9" w:rsidRDefault="00506AA9">
        <w:pPr>
          <w:pStyle w:val="Footer"/>
          <w:jc w:val="center"/>
          <w:rPr>
            <w:ins w:id="224" w:author="fahmi abdillah" w:date="2022-07-14T00:40:00Z"/>
          </w:rPr>
        </w:pPr>
        <w:ins w:id="225" w:author="fahmi abdillah" w:date="2022-07-14T00:40:00Z">
          <w:r>
            <w:fldChar w:fldCharType="begin"/>
          </w:r>
          <w:r>
            <w:instrText xml:space="preserve"> PAGE   \* MERGEFORMAT </w:instrText>
          </w:r>
          <w:r>
            <w:fldChar w:fldCharType="separate"/>
          </w:r>
          <w:r>
            <w:rPr>
              <w:noProof/>
            </w:rPr>
            <w:t>2</w:t>
          </w:r>
          <w:r>
            <w:rPr>
              <w:noProof/>
            </w:rPr>
            <w:fldChar w:fldCharType="end"/>
          </w:r>
        </w:ins>
      </w:p>
      <w:customXmlInsRangeStart w:id="226" w:author="fahmi abdillah" w:date="2022-07-14T00:40:00Z"/>
    </w:sdtContent>
  </w:sdt>
  <w:customXmlInsRangeEnd w:id="226"/>
  <w:p w14:paraId="7191DCC0" w14:textId="77777777" w:rsidR="00506AA9" w:rsidRDefault="00506A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872" w:author="fahmi abdillah" w:date="2022-07-14T00:44:00Z"/>
  <w:sdt>
    <w:sdtPr>
      <w:id w:val="-681429150"/>
      <w:docPartObj>
        <w:docPartGallery w:val="Page Numbers (Bottom of Page)"/>
        <w:docPartUnique/>
      </w:docPartObj>
    </w:sdtPr>
    <w:sdtEndPr>
      <w:rPr>
        <w:noProof/>
      </w:rPr>
    </w:sdtEndPr>
    <w:sdtContent>
      <w:customXmlInsRangeEnd w:id="872"/>
      <w:p w14:paraId="1D74B711" w14:textId="0A171FC4" w:rsidR="00506AA9" w:rsidRDefault="00506AA9">
        <w:pPr>
          <w:pStyle w:val="Footer"/>
          <w:jc w:val="center"/>
          <w:rPr>
            <w:ins w:id="873" w:author="fahmi abdillah" w:date="2022-07-14T00:44:00Z"/>
          </w:rPr>
        </w:pPr>
        <w:ins w:id="874" w:author="fahmi abdillah" w:date="2022-07-14T00:44:00Z">
          <w:r>
            <w:fldChar w:fldCharType="begin"/>
          </w:r>
          <w:r>
            <w:instrText xml:space="preserve"> PAGE   \* MERGEFORMAT </w:instrText>
          </w:r>
          <w:r>
            <w:fldChar w:fldCharType="separate"/>
          </w:r>
          <w:r>
            <w:rPr>
              <w:noProof/>
            </w:rPr>
            <w:t>2</w:t>
          </w:r>
          <w:r>
            <w:rPr>
              <w:noProof/>
            </w:rPr>
            <w:fldChar w:fldCharType="end"/>
          </w:r>
        </w:ins>
      </w:p>
      <w:customXmlInsRangeStart w:id="875" w:author="fahmi abdillah" w:date="2022-07-14T00:44:00Z"/>
    </w:sdtContent>
  </w:sdt>
  <w:customXmlInsRangeEnd w:id="875"/>
  <w:p w14:paraId="064BC539" w14:textId="77777777" w:rsidR="00506AA9" w:rsidRDefault="00506A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FCEDF" w14:textId="77777777" w:rsidR="00D57C09" w:rsidRDefault="00D57C09" w:rsidP="00ED2B8D">
      <w:pPr>
        <w:spacing w:line="240" w:lineRule="auto"/>
      </w:pPr>
      <w:r>
        <w:separator/>
      </w:r>
    </w:p>
  </w:footnote>
  <w:footnote w:type="continuationSeparator" w:id="0">
    <w:p w14:paraId="0FFCF937" w14:textId="77777777" w:rsidR="00D57C09" w:rsidRDefault="00D57C09" w:rsidP="00ED2B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68" w:author="fahmi abdillah" w:date="2022-07-14T00:42:00Z"/>
  <w:sdt>
    <w:sdtPr>
      <w:id w:val="1865486036"/>
      <w:docPartObj>
        <w:docPartGallery w:val="Page Numbers (Top of Page)"/>
        <w:docPartUnique/>
      </w:docPartObj>
    </w:sdtPr>
    <w:sdtEndPr>
      <w:rPr>
        <w:noProof/>
      </w:rPr>
    </w:sdtEndPr>
    <w:sdtContent>
      <w:customXmlInsRangeEnd w:id="68"/>
      <w:p w14:paraId="75FE7B86" w14:textId="26C349B7" w:rsidR="00506AA9" w:rsidRDefault="00506AA9">
        <w:pPr>
          <w:pStyle w:val="Header"/>
          <w:jc w:val="right"/>
          <w:rPr>
            <w:ins w:id="69" w:author="fahmi abdillah" w:date="2022-07-14T00:42:00Z"/>
          </w:rPr>
        </w:pPr>
        <w:ins w:id="70" w:author="fahmi abdillah" w:date="2022-07-14T00:42:00Z">
          <w:r>
            <w:fldChar w:fldCharType="begin"/>
          </w:r>
          <w:r>
            <w:instrText xml:space="preserve"> PAGE   \* MERGEFORMAT </w:instrText>
          </w:r>
          <w:r>
            <w:fldChar w:fldCharType="separate"/>
          </w:r>
          <w:r>
            <w:rPr>
              <w:noProof/>
            </w:rPr>
            <w:t>2</w:t>
          </w:r>
          <w:r>
            <w:rPr>
              <w:noProof/>
            </w:rPr>
            <w:fldChar w:fldCharType="end"/>
          </w:r>
        </w:ins>
      </w:p>
      <w:customXmlInsRangeStart w:id="71" w:author="fahmi abdillah" w:date="2022-07-14T00:42:00Z"/>
    </w:sdtContent>
  </w:sdt>
  <w:customXmlInsRangeEnd w:id="71"/>
  <w:p w14:paraId="4B48293A" w14:textId="77777777" w:rsidR="00506AA9" w:rsidRDefault="00506AA9">
    <w:pPr>
      <w:pStyle w:val="Header"/>
    </w:pPr>
  </w:p>
  <w:p w14:paraId="49001D02" w14:textId="77777777" w:rsidR="00506AA9" w:rsidRDefault="00506AA9"/>
  <w:p w14:paraId="67D0FE54" w14:textId="77777777" w:rsidR="00506AA9" w:rsidRDefault="00506AA9"/>
  <w:p w14:paraId="17D808B1" w14:textId="77777777" w:rsidR="00506AA9" w:rsidRDefault="00506A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0775" w14:textId="77777777" w:rsidR="00506AA9" w:rsidRDefault="00506AA9">
    <w:pPr>
      <w:pStyle w:val="Header"/>
    </w:pPr>
  </w:p>
  <w:p w14:paraId="46056775" w14:textId="77777777" w:rsidR="00506AA9" w:rsidRDefault="00506AA9"/>
  <w:p w14:paraId="54FCB07E" w14:textId="77777777" w:rsidR="00506AA9" w:rsidRDefault="00506AA9"/>
  <w:p w14:paraId="616D3D7C" w14:textId="77777777" w:rsidR="00506AA9" w:rsidRDefault="00506AA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37C96" w14:textId="77777777" w:rsidR="00506AA9" w:rsidRDefault="00506A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EE269" w14:textId="77777777" w:rsidR="00506AA9" w:rsidRDefault="00506A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A60DBE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55B0"/>
    <w:multiLevelType w:val="hybridMultilevel"/>
    <w:tmpl w:val="2D9AF20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5747012"/>
    <w:multiLevelType w:val="hybridMultilevel"/>
    <w:tmpl w:val="E51C11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A601A9"/>
    <w:multiLevelType w:val="hybridMultilevel"/>
    <w:tmpl w:val="EEE088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871867"/>
    <w:multiLevelType w:val="hybridMultilevel"/>
    <w:tmpl w:val="947253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9D11C71"/>
    <w:multiLevelType w:val="hybridMultilevel"/>
    <w:tmpl w:val="E4B6AA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181EA0"/>
    <w:multiLevelType w:val="hybridMultilevel"/>
    <w:tmpl w:val="1A708D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B63981"/>
    <w:multiLevelType w:val="hybridMultilevel"/>
    <w:tmpl w:val="7260420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A0F60"/>
    <w:multiLevelType w:val="hybridMultilevel"/>
    <w:tmpl w:val="32068A3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2C4673B"/>
    <w:multiLevelType w:val="hybridMultilevel"/>
    <w:tmpl w:val="FA8433A2"/>
    <w:lvl w:ilvl="0" w:tplc="38090019">
      <w:start w:val="1"/>
      <w:numFmt w:val="lowerLetter"/>
      <w:lvlText w:val="%1."/>
      <w:lvlJc w:val="left"/>
      <w:pPr>
        <w:ind w:left="1140" w:hanging="360"/>
      </w:p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10" w15:restartNumberingAfterBreak="0">
    <w:nsid w:val="290C5C67"/>
    <w:multiLevelType w:val="hybridMultilevel"/>
    <w:tmpl w:val="621C326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2AF12150"/>
    <w:multiLevelType w:val="hybridMultilevel"/>
    <w:tmpl w:val="6360ED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D210BCF"/>
    <w:multiLevelType w:val="hybridMultilevel"/>
    <w:tmpl w:val="DBE8CC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E1475A4"/>
    <w:multiLevelType w:val="hybridMultilevel"/>
    <w:tmpl w:val="94F893B0"/>
    <w:lvl w:ilvl="0" w:tplc="87E870F2">
      <w:start w:val="2"/>
      <w:numFmt w:val="bullet"/>
      <w:lvlText w:val="-"/>
      <w:lvlJc w:val="left"/>
      <w:pPr>
        <w:ind w:left="936" w:hanging="360"/>
      </w:pPr>
      <w:rPr>
        <w:rFonts w:ascii="Times New Roman" w:eastAsia="Arial" w:hAnsi="Times New Roman" w:cs="Times New Roman" w:hint="default"/>
      </w:rPr>
    </w:lvl>
    <w:lvl w:ilvl="1" w:tplc="38090003" w:tentative="1">
      <w:start w:val="1"/>
      <w:numFmt w:val="bullet"/>
      <w:lvlText w:val="o"/>
      <w:lvlJc w:val="left"/>
      <w:pPr>
        <w:ind w:left="1656" w:hanging="360"/>
      </w:pPr>
      <w:rPr>
        <w:rFonts w:ascii="Courier New" w:hAnsi="Courier New" w:cs="Courier New" w:hint="default"/>
      </w:rPr>
    </w:lvl>
    <w:lvl w:ilvl="2" w:tplc="38090005" w:tentative="1">
      <w:start w:val="1"/>
      <w:numFmt w:val="bullet"/>
      <w:lvlText w:val=""/>
      <w:lvlJc w:val="left"/>
      <w:pPr>
        <w:ind w:left="2376" w:hanging="360"/>
      </w:pPr>
      <w:rPr>
        <w:rFonts w:ascii="Wingdings" w:hAnsi="Wingdings" w:hint="default"/>
      </w:rPr>
    </w:lvl>
    <w:lvl w:ilvl="3" w:tplc="38090001" w:tentative="1">
      <w:start w:val="1"/>
      <w:numFmt w:val="bullet"/>
      <w:lvlText w:val=""/>
      <w:lvlJc w:val="left"/>
      <w:pPr>
        <w:ind w:left="3096" w:hanging="360"/>
      </w:pPr>
      <w:rPr>
        <w:rFonts w:ascii="Symbol" w:hAnsi="Symbol" w:hint="default"/>
      </w:rPr>
    </w:lvl>
    <w:lvl w:ilvl="4" w:tplc="38090003" w:tentative="1">
      <w:start w:val="1"/>
      <w:numFmt w:val="bullet"/>
      <w:lvlText w:val="o"/>
      <w:lvlJc w:val="left"/>
      <w:pPr>
        <w:ind w:left="3816" w:hanging="360"/>
      </w:pPr>
      <w:rPr>
        <w:rFonts w:ascii="Courier New" w:hAnsi="Courier New" w:cs="Courier New" w:hint="default"/>
      </w:rPr>
    </w:lvl>
    <w:lvl w:ilvl="5" w:tplc="38090005" w:tentative="1">
      <w:start w:val="1"/>
      <w:numFmt w:val="bullet"/>
      <w:lvlText w:val=""/>
      <w:lvlJc w:val="left"/>
      <w:pPr>
        <w:ind w:left="4536" w:hanging="360"/>
      </w:pPr>
      <w:rPr>
        <w:rFonts w:ascii="Wingdings" w:hAnsi="Wingdings" w:hint="default"/>
      </w:rPr>
    </w:lvl>
    <w:lvl w:ilvl="6" w:tplc="38090001" w:tentative="1">
      <w:start w:val="1"/>
      <w:numFmt w:val="bullet"/>
      <w:lvlText w:val=""/>
      <w:lvlJc w:val="left"/>
      <w:pPr>
        <w:ind w:left="5256" w:hanging="360"/>
      </w:pPr>
      <w:rPr>
        <w:rFonts w:ascii="Symbol" w:hAnsi="Symbol" w:hint="default"/>
      </w:rPr>
    </w:lvl>
    <w:lvl w:ilvl="7" w:tplc="38090003" w:tentative="1">
      <w:start w:val="1"/>
      <w:numFmt w:val="bullet"/>
      <w:lvlText w:val="o"/>
      <w:lvlJc w:val="left"/>
      <w:pPr>
        <w:ind w:left="5976" w:hanging="360"/>
      </w:pPr>
      <w:rPr>
        <w:rFonts w:ascii="Courier New" w:hAnsi="Courier New" w:cs="Courier New" w:hint="default"/>
      </w:rPr>
    </w:lvl>
    <w:lvl w:ilvl="8" w:tplc="38090005" w:tentative="1">
      <w:start w:val="1"/>
      <w:numFmt w:val="bullet"/>
      <w:lvlText w:val=""/>
      <w:lvlJc w:val="left"/>
      <w:pPr>
        <w:ind w:left="6696" w:hanging="360"/>
      </w:pPr>
      <w:rPr>
        <w:rFonts w:ascii="Wingdings" w:hAnsi="Wingdings" w:hint="default"/>
      </w:rPr>
    </w:lvl>
  </w:abstractNum>
  <w:abstractNum w:abstractNumId="14" w15:restartNumberingAfterBreak="0">
    <w:nsid w:val="32BE5341"/>
    <w:multiLevelType w:val="hybridMultilevel"/>
    <w:tmpl w:val="84ECDFA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4C950A9"/>
    <w:multiLevelType w:val="hybridMultilevel"/>
    <w:tmpl w:val="83C819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8AD7791"/>
    <w:multiLevelType w:val="hybridMultilevel"/>
    <w:tmpl w:val="B254C3C4"/>
    <w:lvl w:ilvl="0" w:tplc="D658729A">
      <w:start w:val="1"/>
      <w:numFmt w:val="lowerLetter"/>
      <w:lvlText w:val="%1."/>
      <w:lvlJc w:val="left"/>
      <w:pPr>
        <w:ind w:left="720" w:hanging="360"/>
      </w:pPr>
      <w:rPr>
        <w:b w:val="0"/>
        <w:bCs w:val="0"/>
        <w:i w:val="0"/>
        <w:iCs w:val="0"/>
        <w:sz w:val="24"/>
        <w:szCs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327F5"/>
    <w:multiLevelType w:val="hybridMultilevel"/>
    <w:tmpl w:val="4CF23F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01739B"/>
    <w:multiLevelType w:val="hybridMultilevel"/>
    <w:tmpl w:val="45B225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072D7D"/>
    <w:multiLevelType w:val="hybridMultilevel"/>
    <w:tmpl w:val="AAC01B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E4778BA"/>
    <w:multiLevelType w:val="hybridMultilevel"/>
    <w:tmpl w:val="76C601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08E39D4"/>
    <w:multiLevelType w:val="hybridMultilevel"/>
    <w:tmpl w:val="6ECA94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24477B2"/>
    <w:multiLevelType w:val="hybridMultilevel"/>
    <w:tmpl w:val="EBF2448E"/>
    <w:lvl w:ilvl="0" w:tplc="38090019">
      <w:start w:val="1"/>
      <w:numFmt w:val="lowerLetter"/>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23" w15:restartNumberingAfterBreak="0">
    <w:nsid w:val="42E32F09"/>
    <w:multiLevelType w:val="hybridMultilevel"/>
    <w:tmpl w:val="EBF2448E"/>
    <w:lvl w:ilvl="0" w:tplc="38090019">
      <w:start w:val="1"/>
      <w:numFmt w:val="lowerLetter"/>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24" w15:restartNumberingAfterBreak="0">
    <w:nsid w:val="48674CDA"/>
    <w:multiLevelType w:val="hybridMultilevel"/>
    <w:tmpl w:val="3A066F3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5423E8"/>
    <w:multiLevelType w:val="hybridMultilevel"/>
    <w:tmpl w:val="610EDCF2"/>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6" w15:restartNumberingAfterBreak="0">
    <w:nsid w:val="4E6A0CFE"/>
    <w:multiLevelType w:val="hybridMultilevel"/>
    <w:tmpl w:val="1A964B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5B41E3C"/>
    <w:multiLevelType w:val="hybridMultilevel"/>
    <w:tmpl w:val="59BA88D6"/>
    <w:lvl w:ilvl="0" w:tplc="3809000F">
      <w:start w:val="1"/>
      <w:numFmt w:val="decimal"/>
      <w:lvlText w:val="%1."/>
      <w:lvlJc w:val="left"/>
      <w:pPr>
        <w:ind w:left="1860" w:hanging="360"/>
      </w:pPr>
    </w:lvl>
    <w:lvl w:ilvl="1" w:tplc="38090019" w:tentative="1">
      <w:start w:val="1"/>
      <w:numFmt w:val="lowerLetter"/>
      <w:lvlText w:val="%2."/>
      <w:lvlJc w:val="left"/>
      <w:pPr>
        <w:ind w:left="2580" w:hanging="360"/>
      </w:pPr>
    </w:lvl>
    <w:lvl w:ilvl="2" w:tplc="3809001B" w:tentative="1">
      <w:start w:val="1"/>
      <w:numFmt w:val="lowerRoman"/>
      <w:lvlText w:val="%3."/>
      <w:lvlJc w:val="right"/>
      <w:pPr>
        <w:ind w:left="3300" w:hanging="180"/>
      </w:pPr>
    </w:lvl>
    <w:lvl w:ilvl="3" w:tplc="3809000F" w:tentative="1">
      <w:start w:val="1"/>
      <w:numFmt w:val="decimal"/>
      <w:lvlText w:val="%4."/>
      <w:lvlJc w:val="left"/>
      <w:pPr>
        <w:ind w:left="4020" w:hanging="360"/>
      </w:pPr>
    </w:lvl>
    <w:lvl w:ilvl="4" w:tplc="38090019" w:tentative="1">
      <w:start w:val="1"/>
      <w:numFmt w:val="lowerLetter"/>
      <w:lvlText w:val="%5."/>
      <w:lvlJc w:val="left"/>
      <w:pPr>
        <w:ind w:left="4740" w:hanging="360"/>
      </w:pPr>
    </w:lvl>
    <w:lvl w:ilvl="5" w:tplc="3809001B" w:tentative="1">
      <w:start w:val="1"/>
      <w:numFmt w:val="lowerRoman"/>
      <w:lvlText w:val="%6."/>
      <w:lvlJc w:val="right"/>
      <w:pPr>
        <w:ind w:left="5460" w:hanging="180"/>
      </w:pPr>
    </w:lvl>
    <w:lvl w:ilvl="6" w:tplc="3809000F" w:tentative="1">
      <w:start w:val="1"/>
      <w:numFmt w:val="decimal"/>
      <w:lvlText w:val="%7."/>
      <w:lvlJc w:val="left"/>
      <w:pPr>
        <w:ind w:left="6180" w:hanging="360"/>
      </w:pPr>
    </w:lvl>
    <w:lvl w:ilvl="7" w:tplc="38090019" w:tentative="1">
      <w:start w:val="1"/>
      <w:numFmt w:val="lowerLetter"/>
      <w:lvlText w:val="%8."/>
      <w:lvlJc w:val="left"/>
      <w:pPr>
        <w:ind w:left="6900" w:hanging="360"/>
      </w:pPr>
    </w:lvl>
    <w:lvl w:ilvl="8" w:tplc="3809001B" w:tentative="1">
      <w:start w:val="1"/>
      <w:numFmt w:val="lowerRoman"/>
      <w:lvlText w:val="%9."/>
      <w:lvlJc w:val="right"/>
      <w:pPr>
        <w:ind w:left="7620" w:hanging="180"/>
      </w:pPr>
    </w:lvl>
  </w:abstractNum>
  <w:abstractNum w:abstractNumId="28" w15:restartNumberingAfterBreak="0">
    <w:nsid w:val="5B4A6EB6"/>
    <w:multiLevelType w:val="hybridMultilevel"/>
    <w:tmpl w:val="2572FF3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9" w15:restartNumberingAfterBreak="0">
    <w:nsid w:val="5B8256FB"/>
    <w:multiLevelType w:val="hybridMultilevel"/>
    <w:tmpl w:val="468CC7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AE660D"/>
    <w:multiLevelType w:val="hybridMultilevel"/>
    <w:tmpl w:val="83C819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E634B4D"/>
    <w:multiLevelType w:val="multilevel"/>
    <w:tmpl w:val="16F412AE"/>
    <w:lvl w:ilvl="0">
      <w:start w:val="1"/>
      <w:numFmt w:val="decimal"/>
      <w:pStyle w:val="Heading1"/>
      <w:lvlText w:val="BAB %1"/>
      <w:lvlJc w:val="center"/>
      <w:pPr>
        <w:ind w:left="360" w:hanging="72"/>
      </w:pPr>
      <w:rPr>
        <w:rFonts w:hint="default"/>
      </w:rPr>
    </w:lvl>
    <w:lvl w:ilvl="1">
      <w:start w:val="1"/>
      <w:numFmt w:val="decimal"/>
      <w:pStyle w:val="Heading2"/>
      <w:lvlText w:val="%1.%2"/>
      <w:lvlJc w:val="left"/>
      <w:pPr>
        <w:ind w:left="576" w:hanging="576"/>
      </w:pPr>
      <w:rPr>
        <w:rFonts w:hint="default"/>
        <w:i w:val="0"/>
        <w:iCs w:val="0"/>
      </w:rPr>
    </w:lvl>
    <w:lvl w:ilvl="2">
      <w:start w:val="1"/>
      <w:numFmt w:val="decimal"/>
      <w:pStyle w:val="Heading3"/>
      <w:lvlText w:val="%1.%2.%3"/>
      <w:lvlJc w:val="left"/>
      <w:pPr>
        <w:ind w:left="720" w:hanging="720"/>
      </w:pPr>
      <w:rPr>
        <w:rFonts w:hint="default"/>
        <w:i w:val="0"/>
        <w:iCs w:val="0"/>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32553FF"/>
    <w:multiLevelType w:val="hybridMultilevel"/>
    <w:tmpl w:val="B198A2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4AC5CD0"/>
    <w:multiLevelType w:val="hybridMultilevel"/>
    <w:tmpl w:val="9E827C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6FFD1D09"/>
    <w:multiLevelType w:val="hybridMultilevel"/>
    <w:tmpl w:val="259C543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3247DB0"/>
    <w:multiLevelType w:val="hybridMultilevel"/>
    <w:tmpl w:val="ACB887A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58128CD"/>
    <w:multiLevelType w:val="hybridMultilevel"/>
    <w:tmpl w:val="EEE088C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5F33BCC"/>
    <w:multiLevelType w:val="hybridMultilevel"/>
    <w:tmpl w:val="2572FF3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8" w15:restartNumberingAfterBreak="0">
    <w:nsid w:val="77A37A13"/>
    <w:multiLevelType w:val="hybridMultilevel"/>
    <w:tmpl w:val="ACB887A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7E96C35"/>
    <w:multiLevelType w:val="hybridMultilevel"/>
    <w:tmpl w:val="621C326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0" w15:restartNumberingAfterBreak="0">
    <w:nsid w:val="7A3212A9"/>
    <w:multiLevelType w:val="hybridMultilevel"/>
    <w:tmpl w:val="510473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20"/>
  </w:num>
  <w:num w:numId="3">
    <w:abstractNumId w:val="33"/>
  </w:num>
  <w:num w:numId="4">
    <w:abstractNumId w:val="18"/>
  </w:num>
  <w:num w:numId="5">
    <w:abstractNumId w:val="19"/>
  </w:num>
  <w:num w:numId="6">
    <w:abstractNumId w:val="25"/>
  </w:num>
  <w:num w:numId="7">
    <w:abstractNumId w:val="21"/>
  </w:num>
  <w:num w:numId="8">
    <w:abstractNumId w:val="17"/>
  </w:num>
  <w:num w:numId="9">
    <w:abstractNumId w:val="30"/>
  </w:num>
  <w:num w:numId="10">
    <w:abstractNumId w:val="31"/>
  </w:num>
  <w:num w:numId="11">
    <w:abstractNumId w:val="31"/>
  </w:num>
  <w:num w:numId="12">
    <w:abstractNumId w:val="5"/>
  </w:num>
  <w:num w:numId="13">
    <w:abstractNumId w:val="22"/>
  </w:num>
  <w:num w:numId="14">
    <w:abstractNumId w:val="27"/>
  </w:num>
  <w:num w:numId="15">
    <w:abstractNumId w:val="14"/>
  </w:num>
  <w:num w:numId="16">
    <w:abstractNumId w:val="29"/>
  </w:num>
  <w:num w:numId="17">
    <w:abstractNumId w:val="38"/>
  </w:num>
  <w:num w:numId="18">
    <w:abstractNumId w:val="35"/>
  </w:num>
  <w:num w:numId="19">
    <w:abstractNumId w:val="16"/>
  </w:num>
  <w:num w:numId="20">
    <w:abstractNumId w:val="23"/>
  </w:num>
  <w:num w:numId="21">
    <w:abstractNumId w:val="1"/>
  </w:num>
  <w:num w:numId="22">
    <w:abstractNumId w:val="10"/>
  </w:num>
  <w:num w:numId="23">
    <w:abstractNumId w:val="0"/>
  </w:num>
  <w:num w:numId="24">
    <w:abstractNumId w:val="9"/>
  </w:num>
  <w:num w:numId="25">
    <w:abstractNumId w:val="39"/>
  </w:num>
  <w:num w:numId="26">
    <w:abstractNumId w:val="28"/>
  </w:num>
  <w:num w:numId="27">
    <w:abstractNumId w:val="37"/>
  </w:num>
  <w:num w:numId="28">
    <w:abstractNumId w:val="11"/>
  </w:num>
  <w:num w:numId="29">
    <w:abstractNumId w:val="7"/>
  </w:num>
  <w:num w:numId="30">
    <w:abstractNumId w:val="8"/>
  </w:num>
  <w:num w:numId="31">
    <w:abstractNumId w:val="24"/>
  </w:num>
  <w:num w:numId="32">
    <w:abstractNumId w:val="2"/>
  </w:num>
  <w:num w:numId="33">
    <w:abstractNumId w:val="15"/>
  </w:num>
  <w:num w:numId="34">
    <w:abstractNumId w:val="6"/>
  </w:num>
  <w:num w:numId="35">
    <w:abstractNumId w:val="36"/>
  </w:num>
  <w:num w:numId="36">
    <w:abstractNumId w:val="32"/>
  </w:num>
  <w:num w:numId="37">
    <w:abstractNumId w:val="34"/>
  </w:num>
  <w:num w:numId="38">
    <w:abstractNumId w:val="40"/>
  </w:num>
  <w:num w:numId="39">
    <w:abstractNumId w:val="4"/>
  </w:num>
  <w:num w:numId="40">
    <w:abstractNumId w:val="3"/>
  </w:num>
  <w:num w:numId="41">
    <w:abstractNumId w:val="13"/>
  </w:num>
  <w:num w:numId="4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hmi abdillah">
    <w15:presenceInfo w15:providerId="Windows Live" w15:userId="3f15b1362644f9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5A8"/>
    <w:rsid w:val="000023E0"/>
    <w:rsid w:val="0000336E"/>
    <w:rsid w:val="000038A3"/>
    <w:rsid w:val="00006B63"/>
    <w:rsid w:val="00010936"/>
    <w:rsid w:val="00013717"/>
    <w:rsid w:val="000145CE"/>
    <w:rsid w:val="00014753"/>
    <w:rsid w:val="0001539E"/>
    <w:rsid w:val="00017095"/>
    <w:rsid w:val="000203DC"/>
    <w:rsid w:val="00020CA3"/>
    <w:rsid w:val="00035EFA"/>
    <w:rsid w:val="00037958"/>
    <w:rsid w:val="0004018D"/>
    <w:rsid w:val="00043189"/>
    <w:rsid w:val="00043D71"/>
    <w:rsid w:val="00044A65"/>
    <w:rsid w:val="000455EF"/>
    <w:rsid w:val="00046356"/>
    <w:rsid w:val="00047080"/>
    <w:rsid w:val="000556C2"/>
    <w:rsid w:val="00057907"/>
    <w:rsid w:val="00062B83"/>
    <w:rsid w:val="00063CA5"/>
    <w:rsid w:val="000645CF"/>
    <w:rsid w:val="00064744"/>
    <w:rsid w:val="00065DEF"/>
    <w:rsid w:val="000762CA"/>
    <w:rsid w:val="0008610B"/>
    <w:rsid w:val="00090F13"/>
    <w:rsid w:val="00095EA0"/>
    <w:rsid w:val="000A3F96"/>
    <w:rsid w:val="000A5783"/>
    <w:rsid w:val="000A69E7"/>
    <w:rsid w:val="000C1777"/>
    <w:rsid w:val="000D3173"/>
    <w:rsid w:val="000D454C"/>
    <w:rsid w:val="000D5868"/>
    <w:rsid w:val="000D61AD"/>
    <w:rsid w:val="000D7FAC"/>
    <w:rsid w:val="000E006E"/>
    <w:rsid w:val="000E14BF"/>
    <w:rsid w:val="000E39EB"/>
    <w:rsid w:val="000E608E"/>
    <w:rsid w:val="000E7A0D"/>
    <w:rsid w:val="000E7AD9"/>
    <w:rsid w:val="000F1A1A"/>
    <w:rsid w:val="000F2174"/>
    <w:rsid w:val="000F567C"/>
    <w:rsid w:val="0010426A"/>
    <w:rsid w:val="00104D53"/>
    <w:rsid w:val="00116216"/>
    <w:rsid w:val="001165D1"/>
    <w:rsid w:val="00126AA9"/>
    <w:rsid w:val="001274C0"/>
    <w:rsid w:val="00127827"/>
    <w:rsid w:val="0013153E"/>
    <w:rsid w:val="001434A0"/>
    <w:rsid w:val="0014693D"/>
    <w:rsid w:val="00152456"/>
    <w:rsid w:val="0015687A"/>
    <w:rsid w:val="00157468"/>
    <w:rsid w:val="00157E70"/>
    <w:rsid w:val="001704E0"/>
    <w:rsid w:val="001721EF"/>
    <w:rsid w:val="00173012"/>
    <w:rsid w:val="0017448C"/>
    <w:rsid w:val="0018072F"/>
    <w:rsid w:val="00180E3F"/>
    <w:rsid w:val="00195D80"/>
    <w:rsid w:val="00197412"/>
    <w:rsid w:val="001A2A1C"/>
    <w:rsid w:val="001B1CE5"/>
    <w:rsid w:val="001B7690"/>
    <w:rsid w:val="001C1847"/>
    <w:rsid w:val="001C59A5"/>
    <w:rsid w:val="001C6AD6"/>
    <w:rsid w:val="001D5391"/>
    <w:rsid w:val="001D61D5"/>
    <w:rsid w:val="001E2A46"/>
    <w:rsid w:val="001E60D4"/>
    <w:rsid w:val="001E7377"/>
    <w:rsid w:val="001E7EED"/>
    <w:rsid w:val="002037FE"/>
    <w:rsid w:val="00205CBA"/>
    <w:rsid w:val="0020611D"/>
    <w:rsid w:val="0021107C"/>
    <w:rsid w:val="00211E8F"/>
    <w:rsid w:val="00214266"/>
    <w:rsid w:val="0021455F"/>
    <w:rsid w:val="00225C26"/>
    <w:rsid w:val="00226034"/>
    <w:rsid w:val="00231E06"/>
    <w:rsid w:val="00236FE1"/>
    <w:rsid w:val="00245356"/>
    <w:rsid w:val="0024779D"/>
    <w:rsid w:val="00247A08"/>
    <w:rsid w:val="00251A8E"/>
    <w:rsid w:val="002566F0"/>
    <w:rsid w:val="00263EDA"/>
    <w:rsid w:val="00265399"/>
    <w:rsid w:val="00265426"/>
    <w:rsid w:val="00267AA0"/>
    <w:rsid w:val="00274B11"/>
    <w:rsid w:val="00277078"/>
    <w:rsid w:val="00281ED8"/>
    <w:rsid w:val="0028215B"/>
    <w:rsid w:val="00283E46"/>
    <w:rsid w:val="00287F77"/>
    <w:rsid w:val="002B3170"/>
    <w:rsid w:val="002C04E1"/>
    <w:rsid w:val="002C188F"/>
    <w:rsid w:val="002C2214"/>
    <w:rsid w:val="002C2982"/>
    <w:rsid w:val="002C5574"/>
    <w:rsid w:val="002D4577"/>
    <w:rsid w:val="002D6EBB"/>
    <w:rsid w:val="002D7967"/>
    <w:rsid w:val="002E4A8D"/>
    <w:rsid w:val="002E7028"/>
    <w:rsid w:val="002E75FE"/>
    <w:rsid w:val="002F331A"/>
    <w:rsid w:val="002F3F39"/>
    <w:rsid w:val="003047C7"/>
    <w:rsid w:val="0030714D"/>
    <w:rsid w:val="00310827"/>
    <w:rsid w:val="00311182"/>
    <w:rsid w:val="0031130F"/>
    <w:rsid w:val="00313182"/>
    <w:rsid w:val="0031320F"/>
    <w:rsid w:val="00317135"/>
    <w:rsid w:val="003235BC"/>
    <w:rsid w:val="00324581"/>
    <w:rsid w:val="003246E9"/>
    <w:rsid w:val="00336B6D"/>
    <w:rsid w:val="00337E8A"/>
    <w:rsid w:val="003416DA"/>
    <w:rsid w:val="0034776C"/>
    <w:rsid w:val="00350932"/>
    <w:rsid w:val="00363A7B"/>
    <w:rsid w:val="00371E08"/>
    <w:rsid w:val="00373804"/>
    <w:rsid w:val="00376998"/>
    <w:rsid w:val="003861BF"/>
    <w:rsid w:val="00391278"/>
    <w:rsid w:val="00391290"/>
    <w:rsid w:val="0039382D"/>
    <w:rsid w:val="003A1280"/>
    <w:rsid w:val="003A29D4"/>
    <w:rsid w:val="003A4EC0"/>
    <w:rsid w:val="003A677F"/>
    <w:rsid w:val="003B0240"/>
    <w:rsid w:val="003C1540"/>
    <w:rsid w:val="003C2A64"/>
    <w:rsid w:val="003C71D8"/>
    <w:rsid w:val="003D0F61"/>
    <w:rsid w:val="003D45E8"/>
    <w:rsid w:val="003D5524"/>
    <w:rsid w:val="003D6AFF"/>
    <w:rsid w:val="003E604B"/>
    <w:rsid w:val="003E6A28"/>
    <w:rsid w:val="003E7C1B"/>
    <w:rsid w:val="003F217A"/>
    <w:rsid w:val="00400B75"/>
    <w:rsid w:val="00402110"/>
    <w:rsid w:val="004025EC"/>
    <w:rsid w:val="00405256"/>
    <w:rsid w:val="0041612F"/>
    <w:rsid w:val="00417C1E"/>
    <w:rsid w:val="00422CF6"/>
    <w:rsid w:val="00423B6F"/>
    <w:rsid w:val="00427300"/>
    <w:rsid w:val="00431F4C"/>
    <w:rsid w:val="004326FD"/>
    <w:rsid w:val="00433D23"/>
    <w:rsid w:val="00441D83"/>
    <w:rsid w:val="00441E45"/>
    <w:rsid w:val="004433D9"/>
    <w:rsid w:val="0044418F"/>
    <w:rsid w:val="004446C0"/>
    <w:rsid w:val="00456039"/>
    <w:rsid w:val="004563D4"/>
    <w:rsid w:val="00467121"/>
    <w:rsid w:val="0047260D"/>
    <w:rsid w:val="004736AF"/>
    <w:rsid w:val="00475BA6"/>
    <w:rsid w:val="004802BC"/>
    <w:rsid w:val="00480F44"/>
    <w:rsid w:val="0048140F"/>
    <w:rsid w:val="00481507"/>
    <w:rsid w:val="00481B0E"/>
    <w:rsid w:val="0048239C"/>
    <w:rsid w:val="00482D2C"/>
    <w:rsid w:val="004835BC"/>
    <w:rsid w:val="00484DD4"/>
    <w:rsid w:val="00491052"/>
    <w:rsid w:val="0049272A"/>
    <w:rsid w:val="004937B9"/>
    <w:rsid w:val="00494C32"/>
    <w:rsid w:val="004B2602"/>
    <w:rsid w:val="004B58E0"/>
    <w:rsid w:val="004B6C66"/>
    <w:rsid w:val="004C158F"/>
    <w:rsid w:val="004C4BDC"/>
    <w:rsid w:val="004C4F23"/>
    <w:rsid w:val="004C6F5E"/>
    <w:rsid w:val="004D0089"/>
    <w:rsid w:val="004D0814"/>
    <w:rsid w:val="004D4A53"/>
    <w:rsid w:val="004D4C30"/>
    <w:rsid w:val="004D55A3"/>
    <w:rsid w:val="004D5684"/>
    <w:rsid w:val="004D5DDE"/>
    <w:rsid w:val="004E4552"/>
    <w:rsid w:val="004E63D6"/>
    <w:rsid w:val="004E7D30"/>
    <w:rsid w:val="004F4F9B"/>
    <w:rsid w:val="004F5A61"/>
    <w:rsid w:val="0050264E"/>
    <w:rsid w:val="00504702"/>
    <w:rsid w:val="00506AA9"/>
    <w:rsid w:val="005079C6"/>
    <w:rsid w:val="00507A0C"/>
    <w:rsid w:val="00516B10"/>
    <w:rsid w:val="00520E07"/>
    <w:rsid w:val="005329A6"/>
    <w:rsid w:val="00542F06"/>
    <w:rsid w:val="0055265C"/>
    <w:rsid w:val="00554F16"/>
    <w:rsid w:val="00555999"/>
    <w:rsid w:val="00565960"/>
    <w:rsid w:val="00567355"/>
    <w:rsid w:val="00567D74"/>
    <w:rsid w:val="0059494F"/>
    <w:rsid w:val="005A3F6D"/>
    <w:rsid w:val="005A4FCE"/>
    <w:rsid w:val="005B44A1"/>
    <w:rsid w:val="005B571F"/>
    <w:rsid w:val="005C2D6A"/>
    <w:rsid w:val="005C6C75"/>
    <w:rsid w:val="005D2D72"/>
    <w:rsid w:val="005F0D74"/>
    <w:rsid w:val="005F6E99"/>
    <w:rsid w:val="005F7D9F"/>
    <w:rsid w:val="00606C2A"/>
    <w:rsid w:val="00607D02"/>
    <w:rsid w:val="00610217"/>
    <w:rsid w:val="00611B61"/>
    <w:rsid w:val="00612996"/>
    <w:rsid w:val="00615799"/>
    <w:rsid w:val="0061699F"/>
    <w:rsid w:val="00617473"/>
    <w:rsid w:val="00621C99"/>
    <w:rsid w:val="0062230D"/>
    <w:rsid w:val="00624116"/>
    <w:rsid w:val="006253AC"/>
    <w:rsid w:val="00625C09"/>
    <w:rsid w:val="00627AD1"/>
    <w:rsid w:val="00627E2D"/>
    <w:rsid w:val="00627FF6"/>
    <w:rsid w:val="00635766"/>
    <w:rsid w:val="00637676"/>
    <w:rsid w:val="00641035"/>
    <w:rsid w:val="00644497"/>
    <w:rsid w:val="0064455A"/>
    <w:rsid w:val="00644D3F"/>
    <w:rsid w:val="00652125"/>
    <w:rsid w:val="00663843"/>
    <w:rsid w:val="00664FDB"/>
    <w:rsid w:val="00665FBB"/>
    <w:rsid w:val="00666747"/>
    <w:rsid w:val="00667A31"/>
    <w:rsid w:val="00681282"/>
    <w:rsid w:val="006861DC"/>
    <w:rsid w:val="006921DE"/>
    <w:rsid w:val="00692BEF"/>
    <w:rsid w:val="00697123"/>
    <w:rsid w:val="006A1BFB"/>
    <w:rsid w:val="006A5317"/>
    <w:rsid w:val="006A62F1"/>
    <w:rsid w:val="006A72BC"/>
    <w:rsid w:val="006B315F"/>
    <w:rsid w:val="006B62F1"/>
    <w:rsid w:val="006B664F"/>
    <w:rsid w:val="006C0A5B"/>
    <w:rsid w:val="006C6BBB"/>
    <w:rsid w:val="006C7F5B"/>
    <w:rsid w:val="006D5529"/>
    <w:rsid w:val="006E2607"/>
    <w:rsid w:val="006E2715"/>
    <w:rsid w:val="006E4FCF"/>
    <w:rsid w:val="006F27E4"/>
    <w:rsid w:val="006F3A86"/>
    <w:rsid w:val="006F5EDB"/>
    <w:rsid w:val="006F78C7"/>
    <w:rsid w:val="0070549F"/>
    <w:rsid w:val="00713782"/>
    <w:rsid w:val="00713EE5"/>
    <w:rsid w:val="00715E4A"/>
    <w:rsid w:val="007177D5"/>
    <w:rsid w:val="007225BC"/>
    <w:rsid w:val="00724F39"/>
    <w:rsid w:val="00734EB2"/>
    <w:rsid w:val="00744BE1"/>
    <w:rsid w:val="00747B5F"/>
    <w:rsid w:val="00753672"/>
    <w:rsid w:val="00755880"/>
    <w:rsid w:val="00756543"/>
    <w:rsid w:val="0076091E"/>
    <w:rsid w:val="00766693"/>
    <w:rsid w:val="00766AA2"/>
    <w:rsid w:val="00767BD1"/>
    <w:rsid w:val="00767D71"/>
    <w:rsid w:val="0077059C"/>
    <w:rsid w:val="00782DE4"/>
    <w:rsid w:val="007839DE"/>
    <w:rsid w:val="00786B1E"/>
    <w:rsid w:val="00787305"/>
    <w:rsid w:val="0079053E"/>
    <w:rsid w:val="00790AB1"/>
    <w:rsid w:val="00790C43"/>
    <w:rsid w:val="00791751"/>
    <w:rsid w:val="00791863"/>
    <w:rsid w:val="00794D8D"/>
    <w:rsid w:val="007958C3"/>
    <w:rsid w:val="007A07B4"/>
    <w:rsid w:val="007A1C60"/>
    <w:rsid w:val="007A4053"/>
    <w:rsid w:val="007A5E6E"/>
    <w:rsid w:val="007B043A"/>
    <w:rsid w:val="007B203F"/>
    <w:rsid w:val="007B310B"/>
    <w:rsid w:val="007B54F7"/>
    <w:rsid w:val="007B7D89"/>
    <w:rsid w:val="007C046D"/>
    <w:rsid w:val="007C4495"/>
    <w:rsid w:val="007C5D8B"/>
    <w:rsid w:val="007D2128"/>
    <w:rsid w:val="007D3363"/>
    <w:rsid w:val="007D35FB"/>
    <w:rsid w:val="007E2F09"/>
    <w:rsid w:val="007F2186"/>
    <w:rsid w:val="007F47C5"/>
    <w:rsid w:val="007F4957"/>
    <w:rsid w:val="00801F2A"/>
    <w:rsid w:val="008110BF"/>
    <w:rsid w:val="00814390"/>
    <w:rsid w:val="00816DAF"/>
    <w:rsid w:val="00817A46"/>
    <w:rsid w:val="00817EF7"/>
    <w:rsid w:val="008206CD"/>
    <w:rsid w:val="0082132E"/>
    <w:rsid w:val="00824BE8"/>
    <w:rsid w:val="00825F92"/>
    <w:rsid w:val="00826D56"/>
    <w:rsid w:val="008311FF"/>
    <w:rsid w:val="00831E52"/>
    <w:rsid w:val="008345AF"/>
    <w:rsid w:val="008357CA"/>
    <w:rsid w:val="00842010"/>
    <w:rsid w:val="008520DA"/>
    <w:rsid w:val="0085223F"/>
    <w:rsid w:val="00855F68"/>
    <w:rsid w:val="008561A6"/>
    <w:rsid w:val="00861B82"/>
    <w:rsid w:val="00864449"/>
    <w:rsid w:val="0086560C"/>
    <w:rsid w:val="00865EE1"/>
    <w:rsid w:val="00874A4C"/>
    <w:rsid w:val="00875EA9"/>
    <w:rsid w:val="00876E69"/>
    <w:rsid w:val="00887EC4"/>
    <w:rsid w:val="008903B0"/>
    <w:rsid w:val="008A2BC1"/>
    <w:rsid w:val="008A7275"/>
    <w:rsid w:val="008B248C"/>
    <w:rsid w:val="008C0B8F"/>
    <w:rsid w:val="008C129D"/>
    <w:rsid w:val="008D4445"/>
    <w:rsid w:val="008D525C"/>
    <w:rsid w:val="008D5A1E"/>
    <w:rsid w:val="008D68B1"/>
    <w:rsid w:val="008D73B2"/>
    <w:rsid w:val="008E1A39"/>
    <w:rsid w:val="008E1EF8"/>
    <w:rsid w:val="008E2913"/>
    <w:rsid w:val="008E64F0"/>
    <w:rsid w:val="008F5082"/>
    <w:rsid w:val="008F5FB1"/>
    <w:rsid w:val="00901313"/>
    <w:rsid w:val="00904781"/>
    <w:rsid w:val="00914589"/>
    <w:rsid w:val="00914D21"/>
    <w:rsid w:val="009215A1"/>
    <w:rsid w:val="00921FBD"/>
    <w:rsid w:val="009233BD"/>
    <w:rsid w:val="00925CEC"/>
    <w:rsid w:val="0092624B"/>
    <w:rsid w:val="00927F4A"/>
    <w:rsid w:val="0093220E"/>
    <w:rsid w:val="00932239"/>
    <w:rsid w:val="009325A3"/>
    <w:rsid w:val="009325BC"/>
    <w:rsid w:val="009331F2"/>
    <w:rsid w:val="009354C2"/>
    <w:rsid w:val="00941B0B"/>
    <w:rsid w:val="0094310F"/>
    <w:rsid w:val="00943AF0"/>
    <w:rsid w:val="00951DFB"/>
    <w:rsid w:val="009526C4"/>
    <w:rsid w:val="00954FE3"/>
    <w:rsid w:val="00966145"/>
    <w:rsid w:val="00981B5D"/>
    <w:rsid w:val="00981DA5"/>
    <w:rsid w:val="009820B7"/>
    <w:rsid w:val="0099063E"/>
    <w:rsid w:val="00996F4D"/>
    <w:rsid w:val="009A28D0"/>
    <w:rsid w:val="009A458F"/>
    <w:rsid w:val="009B06BD"/>
    <w:rsid w:val="009B2399"/>
    <w:rsid w:val="009B36C5"/>
    <w:rsid w:val="009C03D1"/>
    <w:rsid w:val="009C1A80"/>
    <w:rsid w:val="009C38F6"/>
    <w:rsid w:val="009C4A5B"/>
    <w:rsid w:val="009C5834"/>
    <w:rsid w:val="009C693E"/>
    <w:rsid w:val="009D228A"/>
    <w:rsid w:val="009D3BD0"/>
    <w:rsid w:val="009D665B"/>
    <w:rsid w:val="009D75AF"/>
    <w:rsid w:val="009E7696"/>
    <w:rsid w:val="009E7C2A"/>
    <w:rsid w:val="009F58DF"/>
    <w:rsid w:val="009F6335"/>
    <w:rsid w:val="00A057EA"/>
    <w:rsid w:val="00A0631B"/>
    <w:rsid w:val="00A11883"/>
    <w:rsid w:val="00A150B2"/>
    <w:rsid w:val="00A227B4"/>
    <w:rsid w:val="00A25EC9"/>
    <w:rsid w:val="00A2606A"/>
    <w:rsid w:val="00A3127B"/>
    <w:rsid w:val="00A3521C"/>
    <w:rsid w:val="00A35399"/>
    <w:rsid w:val="00A36737"/>
    <w:rsid w:val="00A40A2D"/>
    <w:rsid w:val="00A40B52"/>
    <w:rsid w:val="00A421C8"/>
    <w:rsid w:val="00A43585"/>
    <w:rsid w:val="00A4369C"/>
    <w:rsid w:val="00A44B62"/>
    <w:rsid w:val="00A472A2"/>
    <w:rsid w:val="00A50A86"/>
    <w:rsid w:val="00A5331A"/>
    <w:rsid w:val="00A55AF0"/>
    <w:rsid w:val="00A5622A"/>
    <w:rsid w:val="00A56992"/>
    <w:rsid w:val="00A57790"/>
    <w:rsid w:val="00A61B51"/>
    <w:rsid w:val="00A61F98"/>
    <w:rsid w:val="00A62568"/>
    <w:rsid w:val="00A651B7"/>
    <w:rsid w:val="00A6582D"/>
    <w:rsid w:val="00A677EC"/>
    <w:rsid w:val="00A7191B"/>
    <w:rsid w:val="00A72FBA"/>
    <w:rsid w:val="00A73A83"/>
    <w:rsid w:val="00A74A5A"/>
    <w:rsid w:val="00A74CC8"/>
    <w:rsid w:val="00A74FFE"/>
    <w:rsid w:val="00A75732"/>
    <w:rsid w:val="00A8284F"/>
    <w:rsid w:val="00A855C9"/>
    <w:rsid w:val="00A86A9E"/>
    <w:rsid w:val="00A97291"/>
    <w:rsid w:val="00A973B1"/>
    <w:rsid w:val="00A975D5"/>
    <w:rsid w:val="00AA30ED"/>
    <w:rsid w:val="00AA3112"/>
    <w:rsid w:val="00AA3164"/>
    <w:rsid w:val="00AA64B8"/>
    <w:rsid w:val="00AB4260"/>
    <w:rsid w:val="00AB74F5"/>
    <w:rsid w:val="00AC0999"/>
    <w:rsid w:val="00AC0D7C"/>
    <w:rsid w:val="00AC416A"/>
    <w:rsid w:val="00AC4E93"/>
    <w:rsid w:val="00AC7402"/>
    <w:rsid w:val="00AC7D57"/>
    <w:rsid w:val="00AD37D2"/>
    <w:rsid w:val="00AD3DCD"/>
    <w:rsid w:val="00AD5452"/>
    <w:rsid w:val="00AD621C"/>
    <w:rsid w:val="00AD785E"/>
    <w:rsid w:val="00AE2199"/>
    <w:rsid w:val="00AF0F83"/>
    <w:rsid w:val="00AF335C"/>
    <w:rsid w:val="00AF3702"/>
    <w:rsid w:val="00AF564C"/>
    <w:rsid w:val="00AF6D11"/>
    <w:rsid w:val="00B01686"/>
    <w:rsid w:val="00B01C14"/>
    <w:rsid w:val="00B026FA"/>
    <w:rsid w:val="00B033F5"/>
    <w:rsid w:val="00B03968"/>
    <w:rsid w:val="00B052B2"/>
    <w:rsid w:val="00B06CBC"/>
    <w:rsid w:val="00B073C2"/>
    <w:rsid w:val="00B10455"/>
    <w:rsid w:val="00B11418"/>
    <w:rsid w:val="00B11C6E"/>
    <w:rsid w:val="00B129D5"/>
    <w:rsid w:val="00B129FA"/>
    <w:rsid w:val="00B15A81"/>
    <w:rsid w:val="00B226F9"/>
    <w:rsid w:val="00B232B0"/>
    <w:rsid w:val="00B3276F"/>
    <w:rsid w:val="00B32BE7"/>
    <w:rsid w:val="00B33DEE"/>
    <w:rsid w:val="00B37667"/>
    <w:rsid w:val="00B37D0F"/>
    <w:rsid w:val="00B42DC4"/>
    <w:rsid w:val="00B43505"/>
    <w:rsid w:val="00B60AAA"/>
    <w:rsid w:val="00B63CD3"/>
    <w:rsid w:val="00B64BD7"/>
    <w:rsid w:val="00B65BB5"/>
    <w:rsid w:val="00B66490"/>
    <w:rsid w:val="00B675D7"/>
    <w:rsid w:val="00B712D7"/>
    <w:rsid w:val="00B80634"/>
    <w:rsid w:val="00B82042"/>
    <w:rsid w:val="00B826A9"/>
    <w:rsid w:val="00B839B8"/>
    <w:rsid w:val="00B84A58"/>
    <w:rsid w:val="00B86252"/>
    <w:rsid w:val="00B873F2"/>
    <w:rsid w:val="00B9003B"/>
    <w:rsid w:val="00B9025D"/>
    <w:rsid w:val="00B936CB"/>
    <w:rsid w:val="00B96870"/>
    <w:rsid w:val="00BA4DC1"/>
    <w:rsid w:val="00BB1464"/>
    <w:rsid w:val="00BB16CC"/>
    <w:rsid w:val="00BB44B4"/>
    <w:rsid w:val="00BB6CF6"/>
    <w:rsid w:val="00BC3A4C"/>
    <w:rsid w:val="00BC7BD7"/>
    <w:rsid w:val="00BE1C8E"/>
    <w:rsid w:val="00BE265E"/>
    <w:rsid w:val="00BE4282"/>
    <w:rsid w:val="00BE42CA"/>
    <w:rsid w:val="00BF0E6A"/>
    <w:rsid w:val="00BF1572"/>
    <w:rsid w:val="00BF1B6F"/>
    <w:rsid w:val="00BF21CD"/>
    <w:rsid w:val="00BF2E4B"/>
    <w:rsid w:val="00BF5984"/>
    <w:rsid w:val="00BF5A0A"/>
    <w:rsid w:val="00BF6832"/>
    <w:rsid w:val="00BF6C42"/>
    <w:rsid w:val="00BF6FC2"/>
    <w:rsid w:val="00C0020C"/>
    <w:rsid w:val="00C05126"/>
    <w:rsid w:val="00C0616A"/>
    <w:rsid w:val="00C06F14"/>
    <w:rsid w:val="00C12F5A"/>
    <w:rsid w:val="00C13422"/>
    <w:rsid w:val="00C16C88"/>
    <w:rsid w:val="00C2182C"/>
    <w:rsid w:val="00C23995"/>
    <w:rsid w:val="00C26FB2"/>
    <w:rsid w:val="00C405A2"/>
    <w:rsid w:val="00C44C52"/>
    <w:rsid w:val="00C64429"/>
    <w:rsid w:val="00C64901"/>
    <w:rsid w:val="00C70E99"/>
    <w:rsid w:val="00C73B8B"/>
    <w:rsid w:val="00C76F3B"/>
    <w:rsid w:val="00C8504F"/>
    <w:rsid w:val="00C8535D"/>
    <w:rsid w:val="00C96F91"/>
    <w:rsid w:val="00CA1942"/>
    <w:rsid w:val="00CA2C1D"/>
    <w:rsid w:val="00CA5247"/>
    <w:rsid w:val="00CA55C9"/>
    <w:rsid w:val="00CB1BED"/>
    <w:rsid w:val="00CB65A1"/>
    <w:rsid w:val="00CB7E6B"/>
    <w:rsid w:val="00CC686C"/>
    <w:rsid w:val="00CD2E74"/>
    <w:rsid w:val="00CD3977"/>
    <w:rsid w:val="00CD43F1"/>
    <w:rsid w:val="00CD4F36"/>
    <w:rsid w:val="00CD56EC"/>
    <w:rsid w:val="00CE1CA4"/>
    <w:rsid w:val="00CE21FB"/>
    <w:rsid w:val="00CE2616"/>
    <w:rsid w:val="00CE2AAE"/>
    <w:rsid w:val="00CE38B0"/>
    <w:rsid w:val="00CE3F28"/>
    <w:rsid w:val="00CE40D1"/>
    <w:rsid w:val="00CE5DD1"/>
    <w:rsid w:val="00CE7349"/>
    <w:rsid w:val="00CF1F09"/>
    <w:rsid w:val="00CF3C3F"/>
    <w:rsid w:val="00CF48EC"/>
    <w:rsid w:val="00CF5B1C"/>
    <w:rsid w:val="00D021EE"/>
    <w:rsid w:val="00D065C7"/>
    <w:rsid w:val="00D14E8A"/>
    <w:rsid w:val="00D17AFD"/>
    <w:rsid w:val="00D200FC"/>
    <w:rsid w:val="00D203D8"/>
    <w:rsid w:val="00D23AF1"/>
    <w:rsid w:val="00D338AD"/>
    <w:rsid w:val="00D37E55"/>
    <w:rsid w:val="00D43B6D"/>
    <w:rsid w:val="00D4606E"/>
    <w:rsid w:val="00D470CE"/>
    <w:rsid w:val="00D53A6F"/>
    <w:rsid w:val="00D53BE0"/>
    <w:rsid w:val="00D555B6"/>
    <w:rsid w:val="00D55F12"/>
    <w:rsid w:val="00D57C09"/>
    <w:rsid w:val="00D60066"/>
    <w:rsid w:val="00D65D4F"/>
    <w:rsid w:val="00D7440B"/>
    <w:rsid w:val="00D759B7"/>
    <w:rsid w:val="00D76688"/>
    <w:rsid w:val="00D777A3"/>
    <w:rsid w:val="00D80D39"/>
    <w:rsid w:val="00D8173F"/>
    <w:rsid w:val="00D81968"/>
    <w:rsid w:val="00D95814"/>
    <w:rsid w:val="00D96716"/>
    <w:rsid w:val="00D975D5"/>
    <w:rsid w:val="00DA4148"/>
    <w:rsid w:val="00DA51B2"/>
    <w:rsid w:val="00DA6A07"/>
    <w:rsid w:val="00DB08B4"/>
    <w:rsid w:val="00DB7340"/>
    <w:rsid w:val="00DC18E7"/>
    <w:rsid w:val="00DC4420"/>
    <w:rsid w:val="00DC75DD"/>
    <w:rsid w:val="00DD63CB"/>
    <w:rsid w:val="00DE0BD5"/>
    <w:rsid w:val="00DE1D31"/>
    <w:rsid w:val="00DE46EF"/>
    <w:rsid w:val="00DE6834"/>
    <w:rsid w:val="00DE6C1F"/>
    <w:rsid w:val="00DF001B"/>
    <w:rsid w:val="00DF4E7C"/>
    <w:rsid w:val="00DF508B"/>
    <w:rsid w:val="00E00C45"/>
    <w:rsid w:val="00E01AA7"/>
    <w:rsid w:val="00E16198"/>
    <w:rsid w:val="00E256C8"/>
    <w:rsid w:val="00E25BB6"/>
    <w:rsid w:val="00E37717"/>
    <w:rsid w:val="00E37A8C"/>
    <w:rsid w:val="00E403A8"/>
    <w:rsid w:val="00E42212"/>
    <w:rsid w:val="00E42234"/>
    <w:rsid w:val="00E4437C"/>
    <w:rsid w:val="00E5000A"/>
    <w:rsid w:val="00E504F1"/>
    <w:rsid w:val="00E54BCF"/>
    <w:rsid w:val="00E554ED"/>
    <w:rsid w:val="00E55C72"/>
    <w:rsid w:val="00E60A07"/>
    <w:rsid w:val="00E625DE"/>
    <w:rsid w:val="00E62E82"/>
    <w:rsid w:val="00E66624"/>
    <w:rsid w:val="00E705AD"/>
    <w:rsid w:val="00E81FF0"/>
    <w:rsid w:val="00E83B78"/>
    <w:rsid w:val="00E84413"/>
    <w:rsid w:val="00E91CFC"/>
    <w:rsid w:val="00E95D52"/>
    <w:rsid w:val="00EA0F7F"/>
    <w:rsid w:val="00EA5548"/>
    <w:rsid w:val="00EB0277"/>
    <w:rsid w:val="00EB04B5"/>
    <w:rsid w:val="00EB1348"/>
    <w:rsid w:val="00EB39B9"/>
    <w:rsid w:val="00EC1A26"/>
    <w:rsid w:val="00EC1EAD"/>
    <w:rsid w:val="00EC3AE2"/>
    <w:rsid w:val="00EC47D2"/>
    <w:rsid w:val="00EC56AC"/>
    <w:rsid w:val="00ED2B8D"/>
    <w:rsid w:val="00ED400F"/>
    <w:rsid w:val="00EE3573"/>
    <w:rsid w:val="00EE5E58"/>
    <w:rsid w:val="00EF394F"/>
    <w:rsid w:val="00EF5AE9"/>
    <w:rsid w:val="00EF5F46"/>
    <w:rsid w:val="00EF6FC2"/>
    <w:rsid w:val="00EF79FC"/>
    <w:rsid w:val="00F02039"/>
    <w:rsid w:val="00F02F31"/>
    <w:rsid w:val="00F05176"/>
    <w:rsid w:val="00F06885"/>
    <w:rsid w:val="00F14B90"/>
    <w:rsid w:val="00F23E93"/>
    <w:rsid w:val="00F31F20"/>
    <w:rsid w:val="00F32712"/>
    <w:rsid w:val="00F352A0"/>
    <w:rsid w:val="00F43A39"/>
    <w:rsid w:val="00F44437"/>
    <w:rsid w:val="00F46897"/>
    <w:rsid w:val="00F475B0"/>
    <w:rsid w:val="00F516A8"/>
    <w:rsid w:val="00F53FCD"/>
    <w:rsid w:val="00F5768D"/>
    <w:rsid w:val="00F579F3"/>
    <w:rsid w:val="00F6096F"/>
    <w:rsid w:val="00F632FD"/>
    <w:rsid w:val="00F641F1"/>
    <w:rsid w:val="00F74151"/>
    <w:rsid w:val="00F75181"/>
    <w:rsid w:val="00F80561"/>
    <w:rsid w:val="00F80FC8"/>
    <w:rsid w:val="00F8385B"/>
    <w:rsid w:val="00F85F25"/>
    <w:rsid w:val="00F87540"/>
    <w:rsid w:val="00F92836"/>
    <w:rsid w:val="00F95974"/>
    <w:rsid w:val="00FA2177"/>
    <w:rsid w:val="00FA5650"/>
    <w:rsid w:val="00FB0360"/>
    <w:rsid w:val="00FB4361"/>
    <w:rsid w:val="00FB4612"/>
    <w:rsid w:val="00FC2508"/>
    <w:rsid w:val="00FC65A8"/>
    <w:rsid w:val="00FD1413"/>
    <w:rsid w:val="00FE343E"/>
    <w:rsid w:val="00FE5853"/>
    <w:rsid w:val="00FF2EF5"/>
    <w:rsid w:val="00FF440A"/>
    <w:rsid w:val="00FF79A7"/>
    <w:rsid w:val="00FF7E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74A01"/>
  <w15:docId w15:val="{278CBF61-8C4B-4D26-A422-DA59BFBF8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FC2"/>
    <w:rPr>
      <w:rFonts w:ascii="Times New Roman" w:hAnsi="Times New Roman"/>
      <w:sz w:val="24"/>
    </w:rPr>
  </w:style>
  <w:style w:type="paragraph" w:styleId="Heading1">
    <w:name w:val="heading 1"/>
    <w:basedOn w:val="Normal"/>
    <w:next w:val="Normal"/>
    <w:uiPriority w:val="9"/>
    <w:qFormat/>
    <w:rsid w:val="00EB39B9"/>
    <w:pPr>
      <w:keepNext/>
      <w:keepLines/>
      <w:numPr>
        <w:numId w:val="11"/>
      </w:numPr>
      <w:spacing w:before="400" w:after="120"/>
      <w:jc w:val="center"/>
      <w:outlineLvl w:val="0"/>
    </w:pPr>
    <w:rPr>
      <w:b/>
      <w:sz w:val="28"/>
      <w:szCs w:val="40"/>
    </w:rPr>
  </w:style>
  <w:style w:type="paragraph" w:styleId="Heading2">
    <w:name w:val="heading 2"/>
    <w:basedOn w:val="Normal"/>
    <w:next w:val="Normal"/>
    <w:uiPriority w:val="9"/>
    <w:unhideWhenUsed/>
    <w:qFormat/>
    <w:rsid w:val="006F3A86"/>
    <w:pPr>
      <w:keepNext/>
      <w:keepLines/>
      <w:numPr>
        <w:ilvl w:val="1"/>
        <w:numId w:val="11"/>
      </w:numPr>
      <w:spacing w:before="360" w:after="120"/>
      <w:outlineLvl w:val="1"/>
    </w:pPr>
    <w:rPr>
      <w:b/>
      <w:sz w:val="28"/>
      <w:szCs w:val="32"/>
    </w:rPr>
  </w:style>
  <w:style w:type="paragraph" w:styleId="Heading3">
    <w:name w:val="heading 3"/>
    <w:basedOn w:val="Normal"/>
    <w:next w:val="Normal"/>
    <w:link w:val="Heading3Char"/>
    <w:uiPriority w:val="9"/>
    <w:unhideWhenUsed/>
    <w:qFormat/>
    <w:rsid w:val="00F92836"/>
    <w:pPr>
      <w:keepNext/>
      <w:keepLines/>
      <w:numPr>
        <w:ilvl w:val="2"/>
        <w:numId w:val="11"/>
      </w:numPr>
      <w:spacing w:before="320" w:after="80" w:line="360" w:lineRule="auto"/>
      <w:jc w:val="both"/>
      <w:outlineLvl w:val="2"/>
    </w:pPr>
    <w:rPr>
      <w:b/>
      <w:szCs w:val="28"/>
    </w:rPr>
  </w:style>
  <w:style w:type="paragraph" w:styleId="Heading4">
    <w:name w:val="heading 4"/>
    <w:basedOn w:val="Normal"/>
    <w:next w:val="Normal"/>
    <w:uiPriority w:val="9"/>
    <w:unhideWhenUsed/>
    <w:qFormat/>
    <w:rsid w:val="00A55AF0"/>
    <w:pPr>
      <w:keepNext/>
      <w:keepLines/>
      <w:numPr>
        <w:ilvl w:val="3"/>
        <w:numId w:val="11"/>
      </w:numPr>
      <w:spacing w:before="280" w:after="80"/>
      <w:outlineLvl w:val="3"/>
    </w:pPr>
    <w:rPr>
      <w:b/>
      <w:szCs w:val="24"/>
    </w:rPr>
  </w:style>
  <w:style w:type="paragraph" w:styleId="Heading5">
    <w:name w:val="heading 5"/>
    <w:basedOn w:val="Normal"/>
    <w:next w:val="Normal"/>
    <w:uiPriority w:val="9"/>
    <w:semiHidden/>
    <w:unhideWhenUsed/>
    <w:qFormat/>
    <w:pPr>
      <w:keepNext/>
      <w:keepLines/>
      <w:numPr>
        <w:ilvl w:val="4"/>
        <w:numId w:val="11"/>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66490"/>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6490"/>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490"/>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D2B8D"/>
    <w:pPr>
      <w:tabs>
        <w:tab w:val="center" w:pos="4513"/>
        <w:tab w:val="right" w:pos="9026"/>
      </w:tabs>
      <w:spacing w:line="240" w:lineRule="auto"/>
    </w:pPr>
  </w:style>
  <w:style w:type="character" w:customStyle="1" w:styleId="HeaderChar">
    <w:name w:val="Header Char"/>
    <w:basedOn w:val="DefaultParagraphFont"/>
    <w:link w:val="Header"/>
    <w:uiPriority w:val="99"/>
    <w:rsid w:val="00ED2B8D"/>
  </w:style>
  <w:style w:type="paragraph" w:styleId="Footer">
    <w:name w:val="footer"/>
    <w:basedOn w:val="Normal"/>
    <w:link w:val="FooterChar"/>
    <w:uiPriority w:val="99"/>
    <w:unhideWhenUsed/>
    <w:rsid w:val="00ED2B8D"/>
    <w:pPr>
      <w:tabs>
        <w:tab w:val="center" w:pos="4513"/>
        <w:tab w:val="right" w:pos="9026"/>
      </w:tabs>
      <w:spacing w:line="240" w:lineRule="auto"/>
    </w:pPr>
  </w:style>
  <w:style w:type="character" w:customStyle="1" w:styleId="FooterChar">
    <w:name w:val="Footer Char"/>
    <w:basedOn w:val="DefaultParagraphFont"/>
    <w:link w:val="Footer"/>
    <w:uiPriority w:val="99"/>
    <w:rsid w:val="00ED2B8D"/>
  </w:style>
  <w:style w:type="paragraph" w:styleId="NormalWeb">
    <w:name w:val="Normal (Web)"/>
    <w:basedOn w:val="Normal"/>
    <w:uiPriority w:val="99"/>
    <w:semiHidden/>
    <w:unhideWhenUsed/>
    <w:rsid w:val="00FD1413"/>
    <w:pPr>
      <w:spacing w:before="100" w:beforeAutospacing="1" w:after="100" w:afterAutospacing="1" w:line="240" w:lineRule="auto"/>
    </w:pPr>
    <w:rPr>
      <w:rFonts w:eastAsia="Times New Roman" w:cs="Times New Roman"/>
      <w:szCs w:val="24"/>
      <w:lang w:val="en-ID"/>
    </w:rPr>
  </w:style>
  <w:style w:type="character" w:styleId="Hyperlink">
    <w:name w:val="Hyperlink"/>
    <w:basedOn w:val="DefaultParagraphFont"/>
    <w:uiPriority w:val="99"/>
    <w:unhideWhenUsed/>
    <w:rsid w:val="00FD1413"/>
    <w:rPr>
      <w:color w:val="0000FF"/>
      <w:u w:val="single"/>
    </w:rPr>
  </w:style>
  <w:style w:type="character" w:styleId="UnresolvedMention">
    <w:name w:val="Unresolved Mention"/>
    <w:basedOn w:val="DefaultParagraphFont"/>
    <w:uiPriority w:val="99"/>
    <w:semiHidden/>
    <w:unhideWhenUsed/>
    <w:rsid w:val="00CA5247"/>
    <w:rPr>
      <w:color w:val="605E5C"/>
      <w:shd w:val="clear" w:color="auto" w:fill="E1DFDD"/>
    </w:rPr>
  </w:style>
  <w:style w:type="character" w:customStyle="1" w:styleId="apple-tab-span">
    <w:name w:val="apple-tab-span"/>
    <w:basedOn w:val="DefaultParagraphFont"/>
    <w:rsid w:val="006A1BFB"/>
  </w:style>
  <w:style w:type="paragraph" w:styleId="ListParagraph">
    <w:name w:val="List Paragraph"/>
    <w:basedOn w:val="Normal"/>
    <w:uiPriority w:val="34"/>
    <w:qFormat/>
    <w:rsid w:val="00A74A5A"/>
    <w:pPr>
      <w:ind w:left="720"/>
      <w:contextualSpacing/>
    </w:pPr>
  </w:style>
  <w:style w:type="table" w:styleId="TableGrid">
    <w:name w:val="Table Grid"/>
    <w:basedOn w:val="TableNormal"/>
    <w:uiPriority w:val="39"/>
    <w:qFormat/>
    <w:rsid w:val="00F3271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D68B1"/>
    <w:rPr>
      <w:sz w:val="16"/>
      <w:szCs w:val="16"/>
    </w:rPr>
  </w:style>
  <w:style w:type="paragraph" w:styleId="CommentText">
    <w:name w:val="annotation text"/>
    <w:basedOn w:val="Normal"/>
    <w:link w:val="CommentTextChar"/>
    <w:uiPriority w:val="99"/>
    <w:semiHidden/>
    <w:unhideWhenUsed/>
    <w:rsid w:val="008D68B1"/>
    <w:pPr>
      <w:spacing w:line="240" w:lineRule="auto"/>
    </w:pPr>
    <w:rPr>
      <w:sz w:val="20"/>
      <w:szCs w:val="20"/>
    </w:rPr>
  </w:style>
  <w:style w:type="character" w:customStyle="1" w:styleId="CommentTextChar">
    <w:name w:val="Comment Text Char"/>
    <w:basedOn w:val="DefaultParagraphFont"/>
    <w:link w:val="CommentText"/>
    <w:uiPriority w:val="99"/>
    <w:semiHidden/>
    <w:rsid w:val="008D68B1"/>
    <w:rPr>
      <w:sz w:val="20"/>
      <w:szCs w:val="20"/>
    </w:rPr>
  </w:style>
  <w:style w:type="paragraph" w:styleId="CommentSubject">
    <w:name w:val="annotation subject"/>
    <w:basedOn w:val="CommentText"/>
    <w:next w:val="CommentText"/>
    <w:link w:val="CommentSubjectChar"/>
    <w:uiPriority w:val="99"/>
    <w:semiHidden/>
    <w:unhideWhenUsed/>
    <w:rsid w:val="008D68B1"/>
    <w:rPr>
      <w:b/>
      <w:bCs/>
    </w:rPr>
  </w:style>
  <w:style w:type="character" w:customStyle="1" w:styleId="CommentSubjectChar">
    <w:name w:val="Comment Subject Char"/>
    <w:basedOn w:val="CommentTextChar"/>
    <w:link w:val="CommentSubject"/>
    <w:uiPriority w:val="99"/>
    <w:semiHidden/>
    <w:rsid w:val="008D68B1"/>
    <w:rPr>
      <w:b/>
      <w:bCs/>
      <w:sz w:val="20"/>
      <w:szCs w:val="20"/>
    </w:rPr>
  </w:style>
  <w:style w:type="paragraph" w:styleId="BalloonText">
    <w:name w:val="Balloon Text"/>
    <w:basedOn w:val="Normal"/>
    <w:link w:val="BalloonTextChar"/>
    <w:uiPriority w:val="99"/>
    <w:semiHidden/>
    <w:unhideWhenUsed/>
    <w:rsid w:val="008D68B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68B1"/>
    <w:rPr>
      <w:rFonts w:ascii="Segoe UI" w:hAnsi="Segoe UI" w:cs="Segoe UI"/>
      <w:sz w:val="18"/>
      <w:szCs w:val="18"/>
    </w:rPr>
  </w:style>
  <w:style w:type="character" w:customStyle="1" w:styleId="Heading7Char">
    <w:name w:val="Heading 7 Char"/>
    <w:basedOn w:val="DefaultParagraphFont"/>
    <w:link w:val="Heading7"/>
    <w:uiPriority w:val="9"/>
    <w:semiHidden/>
    <w:rsid w:val="00B6649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66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49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C4BDC"/>
    <w:pPr>
      <w:numPr>
        <w:numId w:val="0"/>
      </w:num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C4BDC"/>
    <w:pPr>
      <w:spacing w:after="100"/>
      <w:jc w:val="center"/>
    </w:pPr>
    <w:rPr>
      <w:b/>
    </w:rPr>
  </w:style>
  <w:style w:type="paragraph" w:styleId="TOC2">
    <w:name w:val="toc 2"/>
    <w:basedOn w:val="Normal"/>
    <w:next w:val="Normal"/>
    <w:autoRedefine/>
    <w:uiPriority w:val="39"/>
    <w:unhideWhenUsed/>
    <w:rsid w:val="004C4BDC"/>
    <w:pPr>
      <w:spacing w:after="100"/>
      <w:ind w:left="220"/>
    </w:pPr>
  </w:style>
  <w:style w:type="paragraph" w:styleId="TOC3">
    <w:name w:val="toc 3"/>
    <w:basedOn w:val="Normal"/>
    <w:next w:val="Normal"/>
    <w:autoRedefine/>
    <w:uiPriority w:val="39"/>
    <w:unhideWhenUsed/>
    <w:rsid w:val="00DB7340"/>
    <w:pPr>
      <w:spacing w:after="100"/>
      <w:ind w:left="440"/>
    </w:pPr>
  </w:style>
  <w:style w:type="paragraph" w:styleId="Caption">
    <w:name w:val="caption"/>
    <w:basedOn w:val="Normal"/>
    <w:next w:val="Normal"/>
    <w:uiPriority w:val="35"/>
    <w:unhideWhenUsed/>
    <w:qFormat/>
    <w:rsid w:val="00CF1F09"/>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E1D31"/>
    <w:rPr>
      <w:color w:val="800080" w:themeColor="followedHyperlink"/>
      <w:u w:val="single"/>
    </w:rPr>
  </w:style>
  <w:style w:type="paragraph" w:styleId="TableofFigures">
    <w:name w:val="table of figures"/>
    <w:basedOn w:val="Normal"/>
    <w:next w:val="Normal"/>
    <w:uiPriority w:val="99"/>
    <w:unhideWhenUsed/>
    <w:rsid w:val="00713782"/>
    <w:rPr>
      <w:b/>
    </w:rPr>
  </w:style>
  <w:style w:type="character" w:styleId="PlaceholderText">
    <w:name w:val="Placeholder Text"/>
    <w:basedOn w:val="DefaultParagraphFont"/>
    <w:uiPriority w:val="99"/>
    <w:semiHidden/>
    <w:rsid w:val="00267AA0"/>
    <w:rPr>
      <w:color w:val="808080"/>
    </w:rPr>
  </w:style>
  <w:style w:type="paragraph" w:styleId="ListBullet">
    <w:name w:val="List Bullet"/>
    <w:basedOn w:val="Normal"/>
    <w:uiPriority w:val="99"/>
    <w:unhideWhenUsed/>
    <w:rsid w:val="00DA51B2"/>
    <w:pPr>
      <w:numPr>
        <w:numId w:val="23"/>
      </w:numPr>
      <w:contextualSpacing/>
    </w:pPr>
  </w:style>
  <w:style w:type="character" w:customStyle="1" w:styleId="Heading3Char">
    <w:name w:val="Heading 3 Char"/>
    <w:basedOn w:val="DefaultParagraphFont"/>
    <w:link w:val="Heading3"/>
    <w:uiPriority w:val="9"/>
    <w:rsid w:val="00F92836"/>
    <w:rPr>
      <w:rFonts w:ascii="Times New Roman" w:hAnsi="Times New Roman"/>
      <w:b/>
      <w:sz w:val="24"/>
      <w:szCs w:val="28"/>
    </w:rPr>
  </w:style>
  <w:style w:type="paragraph" w:customStyle="1" w:styleId="HeaderBab">
    <w:name w:val="Header Bab"/>
    <w:basedOn w:val="NoSpacing"/>
    <w:link w:val="HeaderBabChar"/>
    <w:qFormat/>
    <w:rsid w:val="00DE6C1F"/>
    <w:pPr>
      <w:spacing w:line="360" w:lineRule="auto"/>
      <w:jc w:val="center"/>
    </w:pPr>
    <w:rPr>
      <w:rFonts w:eastAsiaTheme="minorHAnsi" w:cs="Times New Roman"/>
      <w:b/>
      <w:szCs w:val="24"/>
      <w:lang w:val="id-ID" w:eastAsia="id-ID"/>
    </w:rPr>
  </w:style>
  <w:style w:type="character" w:customStyle="1" w:styleId="HeaderBabChar">
    <w:name w:val="Header Bab Char"/>
    <w:basedOn w:val="DefaultParagraphFont"/>
    <w:link w:val="HeaderBab"/>
    <w:rsid w:val="00DE6C1F"/>
    <w:rPr>
      <w:rFonts w:ascii="Times New Roman" w:eastAsiaTheme="minorHAnsi" w:hAnsi="Times New Roman" w:cs="Times New Roman"/>
      <w:b/>
      <w:sz w:val="24"/>
      <w:szCs w:val="24"/>
      <w:lang w:val="id-ID" w:eastAsia="id-ID"/>
    </w:rPr>
  </w:style>
  <w:style w:type="paragraph" w:styleId="NoSpacing">
    <w:name w:val="No Spacing"/>
    <w:link w:val="NoSpacingChar"/>
    <w:uiPriority w:val="1"/>
    <w:qFormat/>
    <w:rsid w:val="00DE6C1F"/>
    <w:pPr>
      <w:spacing w:line="240" w:lineRule="auto"/>
    </w:pPr>
    <w:rPr>
      <w:rFonts w:ascii="Times New Roman" w:hAnsi="Times New Roman"/>
      <w:sz w:val="24"/>
    </w:rPr>
  </w:style>
  <w:style w:type="character" w:customStyle="1" w:styleId="NoSpacingChar">
    <w:name w:val="No Spacing Char"/>
    <w:basedOn w:val="DefaultParagraphFont"/>
    <w:link w:val="NoSpacing"/>
    <w:uiPriority w:val="1"/>
    <w:rsid w:val="009B36C5"/>
    <w:rPr>
      <w:rFonts w:ascii="Times New Roman" w:hAnsi="Times New Roman"/>
      <w:sz w:val="24"/>
    </w:rPr>
  </w:style>
  <w:style w:type="character" w:customStyle="1" w:styleId="hljs-string">
    <w:name w:val="hljs-string"/>
    <w:basedOn w:val="DefaultParagraphFont"/>
    <w:rsid w:val="004326FD"/>
  </w:style>
  <w:style w:type="character" w:customStyle="1" w:styleId="hljs-keyword">
    <w:name w:val="hljs-keyword"/>
    <w:basedOn w:val="DefaultParagraphFont"/>
    <w:rsid w:val="004326FD"/>
  </w:style>
  <w:style w:type="character" w:customStyle="1" w:styleId="hljs-builtin">
    <w:name w:val="hljs-built_in"/>
    <w:basedOn w:val="DefaultParagraphFont"/>
    <w:rsid w:val="00432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57198">
      <w:bodyDiv w:val="1"/>
      <w:marLeft w:val="0"/>
      <w:marRight w:val="0"/>
      <w:marTop w:val="0"/>
      <w:marBottom w:val="0"/>
      <w:divBdr>
        <w:top w:val="none" w:sz="0" w:space="0" w:color="auto"/>
        <w:left w:val="none" w:sz="0" w:space="0" w:color="auto"/>
        <w:bottom w:val="none" w:sz="0" w:space="0" w:color="auto"/>
        <w:right w:val="none" w:sz="0" w:space="0" w:color="auto"/>
      </w:divBdr>
    </w:div>
    <w:div w:id="199049682">
      <w:bodyDiv w:val="1"/>
      <w:marLeft w:val="0"/>
      <w:marRight w:val="0"/>
      <w:marTop w:val="0"/>
      <w:marBottom w:val="0"/>
      <w:divBdr>
        <w:top w:val="none" w:sz="0" w:space="0" w:color="auto"/>
        <w:left w:val="none" w:sz="0" w:space="0" w:color="auto"/>
        <w:bottom w:val="none" w:sz="0" w:space="0" w:color="auto"/>
        <w:right w:val="none" w:sz="0" w:space="0" w:color="auto"/>
      </w:divBdr>
    </w:div>
    <w:div w:id="416904043">
      <w:bodyDiv w:val="1"/>
      <w:marLeft w:val="0"/>
      <w:marRight w:val="0"/>
      <w:marTop w:val="0"/>
      <w:marBottom w:val="0"/>
      <w:divBdr>
        <w:top w:val="none" w:sz="0" w:space="0" w:color="auto"/>
        <w:left w:val="none" w:sz="0" w:space="0" w:color="auto"/>
        <w:bottom w:val="none" w:sz="0" w:space="0" w:color="auto"/>
        <w:right w:val="none" w:sz="0" w:space="0" w:color="auto"/>
      </w:divBdr>
    </w:div>
    <w:div w:id="467629170">
      <w:bodyDiv w:val="1"/>
      <w:marLeft w:val="0"/>
      <w:marRight w:val="0"/>
      <w:marTop w:val="0"/>
      <w:marBottom w:val="0"/>
      <w:divBdr>
        <w:top w:val="none" w:sz="0" w:space="0" w:color="auto"/>
        <w:left w:val="none" w:sz="0" w:space="0" w:color="auto"/>
        <w:bottom w:val="none" w:sz="0" w:space="0" w:color="auto"/>
        <w:right w:val="none" w:sz="0" w:space="0" w:color="auto"/>
      </w:divBdr>
    </w:div>
    <w:div w:id="531234925">
      <w:bodyDiv w:val="1"/>
      <w:marLeft w:val="0"/>
      <w:marRight w:val="0"/>
      <w:marTop w:val="0"/>
      <w:marBottom w:val="0"/>
      <w:divBdr>
        <w:top w:val="none" w:sz="0" w:space="0" w:color="auto"/>
        <w:left w:val="none" w:sz="0" w:space="0" w:color="auto"/>
        <w:bottom w:val="none" w:sz="0" w:space="0" w:color="auto"/>
        <w:right w:val="none" w:sz="0" w:space="0" w:color="auto"/>
      </w:divBdr>
    </w:div>
    <w:div w:id="547111279">
      <w:bodyDiv w:val="1"/>
      <w:marLeft w:val="0"/>
      <w:marRight w:val="0"/>
      <w:marTop w:val="0"/>
      <w:marBottom w:val="0"/>
      <w:divBdr>
        <w:top w:val="none" w:sz="0" w:space="0" w:color="auto"/>
        <w:left w:val="none" w:sz="0" w:space="0" w:color="auto"/>
        <w:bottom w:val="none" w:sz="0" w:space="0" w:color="auto"/>
        <w:right w:val="none" w:sz="0" w:space="0" w:color="auto"/>
      </w:divBdr>
    </w:div>
    <w:div w:id="622032224">
      <w:bodyDiv w:val="1"/>
      <w:marLeft w:val="0"/>
      <w:marRight w:val="0"/>
      <w:marTop w:val="0"/>
      <w:marBottom w:val="0"/>
      <w:divBdr>
        <w:top w:val="none" w:sz="0" w:space="0" w:color="auto"/>
        <w:left w:val="none" w:sz="0" w:space="0" w:color="auto"/>
        <w:bottom w:val="none" w:sz="0" w:space="0" w:color="auto"/>
        <w:right w:val="none" w:sz="0" w:space="0" w:color="auto"/>
      </w:divBdr>
    </w:div>
    <w:div w:id="659037243">
      <w:bodyDiv w:val="1"/>
      <w:marLeft w:val="0"/>
      <w:marRight w:val="0"/>
      <w:marTop w:val="0"/>
      <w:marBottom w:val="0"/>
      <w:divBdr>
        <w:top w:val="none" w:sz="0" w:space="0" w:color="auto"/>
        <w:left w:val="none" w:sz="0" w:space="0" w:color="auto"/>
        <w:bottom w:val="none" w:sz="0" w:space="0" w:color="auto"/>
        <w:right w:val="none" w:sz="0" w:space="0" w:color="auto"/>
      </w:divBdr>
    </w:div>
    <w:div w:id="740639281">
      <w:bodyDiv w:val="1"/>
      <w:marLeft w:val="0"/>
      <w:marRight w:val="0"/>
      <w:marTop w:val="0"/>
      <w:marBottom w:val="0"/>
      <w:divBdr>
        <w:top w:val="none" w:sz="0" w:space="0" w:color="auto"/>
        <w:left w:val="none" w:sz="0" w:space="0" w:color="auto"/>
        <w:bottom w:val="none" w:sz="0" w:space="0" w:color="auto"/>
        <w:right w:val="none" w:sz="0" w:space="0" w:color="auto"/>
      </w:divBdr>
    </w:div>
    <w:div w:id="794328706">
      <w:bodyDiv w:val="1"/>
      <w:marLeft w:val="0"/>
      <w:marRight w:val="0"/>
      <w:marTop w:val="0"/>
      <w:marBottom w:val="0"/>
      <w:divBdr>
        <w:top w:val="none" w:sz="0" w:space="0" w:color="auto"/>
        <w:left w:val="none" w:sz="0" w:space="0" w:color="auto"/>
        <w:bottom w:val="none" w:sz="0" w:space="0" w:color="auto"/>
        <w:right w:val="none" w:sz="0" w:space="0" w:color="auto"/>
      </w:divBdr>
    </w:div>
    <w:div w:id="840391848">
      <w:bodyDiv w:val="1"/>
      <w:marLeft w:val="0"/>
      <w:marRight w:val="0"/>
      <w:marTop w:val="0"/>
      <w:marBottom w:val="0"/>
      <w:divBdr>
        <w:top w:val="none" w:sz="0" w:space="0" w:color="auto"/>
        <w:left w:val="none" w:sz="0" w:space="0" w:color="auto"/>
        <w:bottom w:val="none" w:sz="0" w:space="0" w:color="auto"/>
        <w:right w:val="none" w:sz="0" w:space="0" w:color="auto"/>
      </w:divBdr>
    </w:div>
    <w:div w:id="840899996">
      <w:bodyDiv w:val="1"/>
      <w:marLeft w:val="0"/>
      <w:marRight w:val="0"/>
      <w:marTop w:val="0"/>
      <w:marBottom w:val="0"/>
      <w:divBdr>
        <w:top w:val="none" w:sz="0" w:space="0" w:color="auto"/>
        <w:left w:val="none" w:sz="0" w:space="0" w:color="auto"/>
        <w:bottom w:val="none" w:sz="0" w:space="0" w:color="auto"/>
        <w:right w:val="none" w:sz="0" w:space="0" w:color="auto"/>
      </w:divBdr>
    </w:div>
    <w:div w:id="957376711">
      <w:bodyDiv w:val="1"/>
      <w:marLeft w:val="0"/>
      <w:marRight w:val="0"/>
      <w:marTop w:val="0"/>
      <w:marBottom w:val="0"/>
      <w:divBdr>
        <w:top w:val="none" w:sz="0" w:space="0" w:color="auto"/>
        <w:left w:val="none" w:sz="0" w:space="0" w:color="auto"/>
        <w:bottom w:val="none" w:sz="0" w:space="0" w:color="auto"/>
        <w:right w:val="none" w:sz="0" w:space="0" w:color="auto"/>
      </w:divBdr>
    </w:div>
    <w:div w:id="962539227">
      <w:bodyDiv w:val="1"/>
      <w:marLeft w:val="0"/>
      <w:marRight w:val="0"/>
      <w:marTop w:val="0"/>
      <w:marBottom w:val="0"/>
      <w:divBdr>
        <w:top w:val="none" w:sz="0" w:space="0" w:color="auto"/>
        <w:left w:val="none" w:sz="0" w:space="0" w:color="auto"/>
        <w:bottom w:val="none" w:sz="0" w:space="0" w:color="auto"/>
        <w:right w:val="none" w:sz="0" w:space="0" w:color="auto"/>
      </w:divBdr>
    </w:div>
    <w:div w:id="970210357">
      <w:bodyDiv w:val="1"/>
      <w:marLeft w:val="0"/>
      <w:marRight w:val="0"/>
      <w:marTop w:val="0"/>
      <w:marBottom w:val="0"/>
      <w:divBdr>
        <w:top w:val="none" w:sz="0" w:space="0" w:color="auto"/>
        <w:left w:val="none" w:sz="0" w:space="0" w:color="auto"/>
        <w:bottom w:val="none" w:sz="0" w:space="0" w:color="auto"/>
        <w:right w:val="none" w:sz="0" w:space="0" w:color="auto"/>
      </w:divBdr>
    </w:div>
    <w:div w:id="1046493625">
      <w:bodyDiv w:val="1"/>
      <w:marLeft w:val="0"/>
      <w:marRight w:val="0"/>
      <w:marTop w:val="0"/>
      <w:marBottom w:val="0"/>
      <w:divBdr>
        <w:top w:val="none" w:sz="0" w:space="0" w:color="auto"/>
        <w:left w:val="none" w:sz="0" w:space="0" w:color="auto"/>
        <w:bottom w:val="none" w:sz="0" w:space="0" w:color="auto"/>
        <w:right w:val="none" w:sz="0" w:space="0" w:color="auto"/>
      </w:divBdr>
    </w:div>
    <w:div w:id="1067070513">
      <w:bodyDiv w:val="1"/>
      <w:marLeft w:val="0"/>
      <w:marRight w:val="0"/>
      <w:marTop w:val="0"/>
      <w:marBottom w:val="0"/>
      <w:divBdr>
        <w:top w:val="none" w:sz="0" w:space="0" w:color="auto"/>
        <w:left w:val="none" w:sz="0" w:space="0" w:color="auto"/>
        <w:bottom w:val="none" w:sz="0" w:space="0" w:color="auto"/>
        <w:right w:val="none" w:sz="0" w:space="0" w:color="auto"/>
      </w:divBdr>
    </w:div>
    <w:div w:id="1130052761">
      <w:bodyDiv w:val="1"/>
      <w:marLeft w:val="0"/>
      <w:marRight w:val="0"/>
      <w:marTop w:val="0"/>
      <w:marBottom w:val="0"/>
      <w:divBdr>
        <w:top w:val="none" w:sz="0" w:space="0" w:color="auto"/>
        <w:left w:val="none" w:sz="0" w:space="0" w:color="auto"/>
        <w:bottom w:val="none" w:sz="0" w:space="0" w:color="auto"/>
        <w:right w:val="none" w:sz="0" w:space="0" w:color="auto"/>
      </w:divBdr>
    </w:div>
    <w:div w:id="1241132928">
      <w:bodyDiv w:val="1"/>
      <w:marLeft w:val="0"/>
      <w:marRight w:val="0"/>
      <w:marTop w:val="0"/>
      <w:marBottom w:val="0"/>
      <w:divBdr>
        <w:top w:val="none" w:sz="0" w:space="0" w:color="auto"/>
        <w:left w:val="none" w:sz="0" w:space="0" w:color="auto"/>
        <w:bottom w:val="none" w:sz="0" w:space="0" w:color="auto"/>
        <w:right w:val="none" w:sz="0" w:space="0" w:color="auto"/>
      </w:divBdr>
    </w:div>
    <w:div w:id="1273056271">
      <w:bodyDiv w:val="1"/>
      <w:marLeft w:val="0"/>
      <w:marRight w:val="0"/>
      <w:marTop w:val="0"/>
      <w:marBottom w:val="0"/>
      <w:divBdr>
        <w:top w:val="none" w:sz="0" w:space="0" w:color="auto"/>
        <w:left w:val="none" w:sz="0" w:space="0" w:color="auto"/>
        <w:bottom w:val="none" w:sz="0" w:space="0" w:color="auto"/>
        <w:right w:val="none" w:sz="0" w:space="0" w:color="auto"/>
      </w:divBdr>
    </w:div>
    <w:div w:id="1356299463">
      <w:bodyDiv w:val="1"/>
      <w:marLeft w:val="0"/>
      <w:marRight w:val="0"/>
      <w:marTop w:val="0"/>
      <w:marBottom w:val="0"/>
      <w:divBdr>
        <w:top w:val="none" w:sz="0" w:space="0" w:color="auto"/>
        <w:left w:val="none" w:sz="0" w:space="0" w:color="auto"/>
        <w:bottom w:val="none" w:sz="0" w:space="0" w:color="auto"/>
        <w:right w:val="none" w:sz="0" w:space="0" w:color="auto"/>
      </w:divBdr>
    </w:div>
    <w:div w:id="1459836512">
      <w:bodyDiv w:val="1"/>
      <w:marLeft w:val="0"/>
      <w:marRight w:val="0"/>
      <w:marTop w:val="0"/>
      <w:marBottom w:val="0"/>
      <w:divBdr>
        <w:top w:val="none" w:sz="0" w:space="0" w:color="auto"/>
        <w:left w:val="none" w:sz="0" w:space="0" w:color="auto"/>
        <w:bottom w:val="none" w:sz="0" w:space="0" w:color="auto"/>
        <w:right w:val="none" w:sz="0" w:space="0" w:color="auto"/>
      </w:divBdr>
    </w:div>
    <w:div w:id="1489437488">
      <w:bodyDiv w:val="1"/>
      <w:marLeft w:val="0"/>
      <w:marRight w:val="0"/>
      <w:marTop w:val="0"/>
      <w:marBottom w:val="0"/>
      <w:divBdr>
        <w:top w:val="none" w:sz="0" w:space="0" w:color="auto"/>
        <w:left w:val="none" w:sz="0" w:space="0" w:color="auto"/>
        <w:bottom w:val="none" w:sz="0" w:space="0" w:color="auto"/>
        <w:right w:val="none" w:sz="0" w:space="0" w:color="auto"/>
      </w:divBdr>
    </w:div>
    <w:div w:id="1539128055">
      <w:bodyDiv w:val="1"/>
      <w:marLeft w:val="0"/>
      <w:marRight w:val="0"/>
      <w:marTop w:val="0"/>
      <w:marBottom w:val="0"/>
      <w:divBdr>
        <w:top w:val="none" w:sz="0" w:space="0" w:color="auto"/>
        <w:left w:val="none" w:sz="0" w:space="0" w:color="auto"/>
        <w:bottom w:val="none" w:sz="0" w:space="0" w:color="auto"/>
        <w:right w:val="none" w:sz="0" w:space="0" w:color="auto"/>
      </w:divBdr>
    </w:div>
    <w:div w:id="1558319493">
      <w:bodyDiv w:val="1"/>
      <w:marLeft w:val="0"/>
      <w:marRight w:val="0"/>
      <w:marTop w:val="0"/>
      <w:marBottom w:val="0"/>
      <w:divBdr>
        <w:top w:val="none" w:sz="0" w:space="0" w:color="auto"/>
        <w:left w:val="none" w:sz="0" w:space="0" w:color="auto"/>
        <w:bottom w:val="none" w:sz="0" w:space="0" w:color="auto"/>
        <w:right w:val="none" w:sz="0" w:space="0" w:color="auto"/>
      </w:divBdr>
    </w:div>
    <w:div w:id="1591694672">
      <w:bodyDiv w:val="1"/>
      <w:marLeft w:val="0"/>
      <w:marRight w:val="0"/>
      <w:marTop w:val="0"/>
      <w:marBottom w:val="0"/>
      <w:divBdr>
        <w:top w:val="none" w:sz="0" w:space="0" w:color="auto"/>
        <w:left w:val="none" w:sz="0" w:space="0" w:color="auto"/>
        <w:bottom w:val="none" w:sz="0" w:space="0" w:color="auto"/>
        <w:right w:val="none" w:sz="0" w:space="0" w:color="auto"/>
      </w:divBdr>
    </w:div>
    <w:div w:id="1598171867">
      <w:bodyDiv w:val="1"/>
      <w:marLeft w:val="0"/>
      <w:marRight w:val="0"/>
      <w:marTop w:val="0"/>
      <w:marBottom w:val="0"/>
      <w:divBdr>
        <w:top w:val="none" w:sz="0" w:space="0" w:color="auto"/>
        <w:left w:val="none" w:sz="0" w:space="0" w:color="auto"/>
        <w:bottom w:val="none" w:sz="0" w:space="0" w:color="auto"/>
        <w:right w:val="none" w:sz="0" w:space="0" w:color="auto"/>
      </w:divBdr>
    </w:div>
    <w:div w:id="1668484184">
      <w:bodyDiv w:val="1"/>
      <w:marLeft w:val="0"/>
      <w:marRight w:val="0"/>
      <w:marTop w:val="0"/>
      <w:marBottom w:val="0"/>
      <w:divBdr>
        <w:top w:val="none" w:sz="0" w:space="0" w:color="auto"/>
        <w:left w:val="none" w:sz="0" w:space="0" w:color="auto"/>
        <w:bottom w:val="none" w:sz="0" w:space="0" w:color="auto"/>
        <w:right w:val="none" w:sz="0" w:space="0" w:color="auto"/>
      </w:divBdr>
    </w:div>
    <w:div w:id="1814717335">
      <w:bodyDiv w:val="1"/>
      <w:marLeft w:val="0"/>
      <w:marRight w:val="0"/>
      <w:marTop w:val="0"/>
      <w:marBottom w:val="0"/>
      <w:divBdr>
        <w:top w:val="none" w:sz="0" w:space="0" w:color="auto"/>
        <w:left w:val="none" w:sz="0" w:space="0" w:color="auto"/>
        <w:bottom w:val="none" w:sz="0" w:space="0" w:color="auto"/>
        <w:right w:val="none" w:sz="0" w:space="0" w:color="auto"/>
      </w:divBdr>
    </w:div>
    <w:div w:id="1843079709">
      <w:bodyDiv w:val="1"/>
      <w:marLeft w:val="0"/>
      <w:marRight w:val="0"/>
      <w:marTop w:val="0"/>
      <w:marBottom w:val="0"/>
      <w:divBdr>
        <w:top w:val="none" w:sz="0" w:space="0" w:color="auto"/>
        <w:left w:val="none" w:sz="0" w:space="0" w:color="auto"/>
        <w:bottom w:val="none" w:sz="0" w:space="0" w:color="auto"/>
        <w:right w:val="none" w:sz="0" w:space="0" w:color="auto"/>
      </w:divBdr>
    </w:div>
    <w:div w:id="1972973738">
      <w:bodyDiv w:val="1"/>
      <w:marLeft w:val="0"/>
      <w:marRight w:val="0"/>
      <w:marTop w:val="0"/>
      <w:marBottom w:val="0"/>
      <w:divBdr>
        <w:top w:val="none" w:sz="0" w:space="0" w:color="auto"/>
        <w:left w:val="none" w:sz="0" w:space="0" w:color="auto"/>
        <w:bottom w:val="none" w:sz="0" w:space="0" w:color="auto"/>
        <w:right w:val="none" w:sz="0" w:space="0" w:color="auto"/>
      </w:divBdr>
    </w:div>
    <w:div w:id="2003655448">
      <w:bodyDiv w:val="1"/>
      <w:marLeft w:val="0"/>
      <w:marRight w:val="0"/>
      <w:marTop w:val="0"/>
      <w:marBottom w:val="0"/>
      <w:divBdr>
        <w:top w:val="none" w:sz="0" w:space="0" w:color="auto"/>
        <w:left w:val="none" w:sz="0" w:space="0" w:color="auto"/>
        <w:bottom w:val="none" w:sz="0" w:space="0" w:color="auto"/>
        <w:right w:val="none" w:sz="0" w:space="0" w:color="auto"/>
      </w:divBdr>
    </w:div>
    <w:div w:id="2099205959">
      <w:bodyDiv w:val="1"/>
      <w:marLeft w:val="0"/>
      <w:marRight w:val="0"/>
      <w:marTop w:val="0"/>
      <w:marBottom w:val="0"/>
      <w:divBdr>
        <w:top w:val="none" w:sz="0" w:space="0" w:color="auto"/>
        <w:left w:val="none" w:sz="0" w:space="0" w:color="auto"/>
        <w:bottom w:val="none" w:sz="0" w:space="0" w:color="auto"/>
        <w:right w:val="none" w:sz="0" w:space="0" w:color="auto"/>
      </w:divBdr>
    </w:div>
    <w:div w:id="2101019603">
      <w:bodyDiv w:val="1"/>
      <w:marLeft w:val="0"/>
      <w:marRight w:val="0"/>
      <w:marTop w:val="0"/>
      <w:marBottom w:val="0"/>
      <w:divBdr>
        <w:top w:val="none" w:sz="0" w:space="0" w:color="auto"/>
        <w:left w:val="none" w:sz="0" w:space="0" w:color="auto"/>
        <w:bottom w:val="none" w:sz="0" w:space="0" w:color="auto"/>
        <w:right w:val="none" w:sz="0" w:space="0" w:color="auto"/>
      </w:divBdr>
    </w:div>
    <w:div w:id="2115860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scikit-learn.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sastrawi/sastrawi"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5C25B-B1DF-4828-BFB6-D39552586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23726</TotalTime>
  <Pages>75</Pages>
  <Words>20578</Words>
  <Characters>117299</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fahmi abdillah</dc:creator>
  <cp:lastModifiedBy>fahmi abdillah</cp:lastModifiedBy>
  <cp:revision>172</cp:revision>
  <cp:lastPrinted>2022-10-06T07:12:00Z</cp:lastPrinted>
  <dcterms:created xsi:type="dcterms:W3CDTF">2023-03-25T08:52:00Z</dcterms:created>
  <dcterms:modified xsi:type="dcterms:W3CDTF">2023-10-20T02:52:00Z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06c4f355-ebcf-36af-bdf6-11d6beadb65a</vt:lpwstr>
  </property>
  <property fmtid="{D5CDD505-2E9C-101B-9397-08002B2CF9AE}" pid="24" name="Mendeley Citation Style_1">
    <vt:lpwstr>http://www.zotero.org/styles/apa</vt:lpwstr>
  </property>
</Properties>
</file>